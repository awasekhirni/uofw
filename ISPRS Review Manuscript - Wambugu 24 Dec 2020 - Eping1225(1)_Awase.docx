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4.JPG" ContentType="image/jpe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54CA1" w14:textId="77777777" w:rsidR="00E35113" w:rsidRPr="00135CC7" w:rsidRDefault="00E35113" w:rsidP="00863201">
      <w:pPr>
        <w:pStyle w:val="MDPI13authornames"/>
        <w:spacing w:after="0"/>
        <w:jc w:val="center"/>
        <w:rPr>
          <w:rFonts w:ascii="Times New Roman" w:eastAsiaTheme="minorEastAsia" w:hAnsi="Times New Roman"/>
          <w:bCs/>
          <w:iCs/>
          <w:color w:val="auto"/>
          <w:kern w:val="2"/>
          <w:sz w:val="24"/>
          <w:szCs w:val="24"/>
          <w:lang w:eastAsia="zh-CN" w:bidi="ar-SA"/>
        </w:rPr>
      </w:pPr>
      <w:r w:rsidRPr="00135CC7">
        <w:rPr>
          <w:rFonts w:ascii="Times New Roman" w:eastAsia="SimSun" w:hAnsi="Times New Roman"/>
          <w:bCs/>
          <w:iCs/>
          <w:color w:val="auto"/>
          <w:kern w:val="2"/>
          <w:sz w:val="24"/>
          <w:szCs w:val="24"/>
          <w:lang w:eastAsia="zh-CN" w:bidi="ar-SA"/>
        </w:rPr>
        <w:t xml:space="preserve">Handling data insufficiency in </w:t>
      </w:r>
      <w:r w:rsidR="009A0677" w:rsidRPr="00135CC7">
        <w:rPr>
          <w:rFonts w:ascii="Times New Roman" w:eastAsia="SimSun" w:hAnsi="Times New Roman"/>
          <w:bCs/>
          <w:iCs/>
          <w:color w:val="auto"/>
          <w:kern w:val="2"/>
          <w:sz w:val="24"/>
          <w:szCs w:val="24"/>
          <w:lang w:eastAsia="zh-CN" w:bidi="ar-SA"/>
        </w:rPr>
        <w:t xml:space="preserve">semantic segmentation of </w:t>
      </w:r>
      <w:bookmarkStart w:id="0" w:name="OLE_LINK1"/>
      <w:bookmarkStart w:id="1" w:name="OLE_LINK2"/>
      <w:r w:rsidR="00C757F4" w:rsidRPr="00135CC7">
        <w:rPr>
          <w:rFonts w:ascii="Times New Roman" w:eastAsia="SimSun" w:hAnsi="Times New Roman"/>
          <w:bCs/>
          <w:iCs/>
          <w:color w:val="auto"/>
          <w:kern w:val="2"/>
          <w:sz w:val="24"/>
          <w:szCs w:val="24"/>
          <w:lang w:eastAsia="zh-CN" w:bidi="ar-SA"/>
        </w:rPr>
        <w:t>hyperspectral</w:t>
      </w:r>
      <w:r w:rsidR="0077223E" w:rsidRPr="00135CC7">
        <w:rPr>
          <w:rFonts w:ascii="Times New Roman" w:eastAsia="SimSun" w:hAnsi="Times New Roman"/>
          <w:bCs/>
          <w:iCs/>
          <w:color w:val="auto"/>
          <w:kern w:val="2"/>
          <w:sz w:val="24"/>
          <w:szCs w:val="24"/>
          <w:lang w:eastAsia="zh-CN" w:bidi="ar-SA"/>
        </w:rPr>
        <w:t xml:space="preserve"> </w:t>
      </w:r>
      <w:r w:rsidRPr="00135CC7">
        <w:rPr>
          <w:rFonts w:ascii="Times New Roman" w:eastAsia="SimSun" w:hAnsi="Times New Roman"/>
          <w:bCs/>
          <w:iCs/>
          <w:color w:val="auto"/>
          <w:kern w:val="2"/>
          <w:sz w:val="24"/>
          <w:szCs w:val="24"/>
          <w:lang w:eastAsia="zh-CN" w:bidi="ar-SA"/>
        </w:rPr>
        <w:t>image</w:t>
      </w:r>
      <w:r w:rsidR="00207AB4" w:rsidRPr="00135CC7">
        <w:rPr>
          <w:rFonts w:ascii="Times New Roman" w:eastAsia="SimSun" w:hAnsi="Times New Roman"/>
          <w:bCs/>
          <w:iCs/>
          <w:color w:val="auto"/>
          <w:kern w:val="2"/>
          <w:sz w:val="24"/>
          <w:szCs w:val="24"/>
          <w:lang w:eastAsia="zh-CN" w:bidi="ar-SA"/>
        </w:rPr>
        <w:t>s</w:t>
      </w:r>
      <w:r w:rsidRPr="00135CC7">
        <w:rPr>
          <w:rFonts w:ascii="Times New Roman" w:eastAsia="SimSun" w:hAnsi="Times New Roman"/>
          <w:bCs/>
          <w:iCs/>
          <w:color w:val="auto"/>
          <w:kern w:val="2"/>
          <w:sz w:val="24"/>
          <w:szCs w:val="24"/>
          <w:lang w:eastAsia="zh-CN" w:bidi="ar-SA"/>
        </w:rPr>
        <w:t xml:space="preserve"> </w:t>
      </w:r>
      <w:bookmarkEnd w:id="0"/>
      <w:bookmarkEnd w:id="1"/>
      <w:r w:rsidR="000C58F9" w:rsidRPr="00135CC7">
        <w:rPr>
          <w:rFonts w:ascii="Times New Roman" w:eastAsia="SimSun" w:hAnsi="Times New Roman"/>
          <w:bCs/>
          <w:iCs/>
          <w:color w:val="auto"/>
          <w:kern w:val="2"/>
          <w:sz w:val="24"/>
          <w:szCs w:val="24"/>
          <w:lang w:eastAsia="zh-CN" w:bidi="ar-SA"/>
        </w:rPr>
        <w:t xml:space="preserve">using </w:t>
      </w:r>
      <w:r w:rsidR="00EE501B" w:rsidRPr="00135CC7">
        <w:rPr>
          <w:rFonts w:ascii="Times New Roman" w:eastAsia="SimSun" w:hAnsi="Times New Roman"/>
          <w:bCs/>
          <w:iCs/>
          <w:color w:val="auto"/>
          <w:kern w:val="2"/>
          <w:sz w:val="24"/>
          <w:szCs w:val="24"/>
          <w:lang w:eastAsia="zh-CN" w:bidi="ar-SA"/>
        </w:rPr>
        <w:t>deep</w:t>
      </w:r>
      <w:r w:rsidR="000C58F9" w:rsidRPr="00135CC7">
        <w:rPr>
          <w:rFonts w:ascii="Times New Roman" w:eastAsia="SimSun" w:hAnsi="Times New Roman"/>
          <w:bCs/>
          <w:iCs/>
          <w:color w:val="auto"/>
          <w:kern w:val="2"/>
          <w:sz w:val="24"/>
          <w:szCs w:val="24"/>
          <w:lang w:eastAsia="zh-CN" w:bidi="ar-SA"/>
        </w:rPr>
        <w:t xml:space="preserve"> neural networks</w:t>
      </w:r>
      <w:r w:rsidRPr="00135CC7">
        <w:rPr>
          <w:rFonts w:ascii="Times New Roman" w:eastAsia="SimSun" w:hAnsi="Times New Roman"/>
          <w:bCs/>
          <w:iCs/>
          <w:color w:val="auto"/>
          <w:kern w:val="2"/>
          <w:sz w:val="24"/>
          <w:szCs w:val="24"/>
          <w:lang w:eastAsia="zh-CN" w:bidi="ar-SA"/>
        </w:rPr>
        <w:t>: A review</w:t>
      </w:r>
    </w:p>
    <w:p w14:paraId="332975A9" w14:textId="77777777" w:rsidR="00835DFB" w:rsidRPr="008F601D" w:rsidRDefault="00835DFB" w:rsidP="00835DFB">
      <w:pPr>
        <w:rPr>
          <w:rFonts w:eastAsiaTheme="minorEastAsia"/>
        </w:rPr>
      </w:pPr>
    </w:p>
    <w:p w14:paraId="58939E93" w14:textId="77777777" w:rsidR="00E35113" w:rsidRPr="00135CC7" w:rsidRDefault="00E35113" w:rsidP="00E32FD4">
      <w:pPr>
        <w:pStyle w:val="MDPI13authornames"/>
        <w:spacing w:after="0"/>
        <w:jc w:val="both"/>
        <w:rPr>
          <w:rFonts w:ascii="Times New Roman" w:eastAsia="Cambria" w:hAnsi="Times New Roman"/>
          <w:b w:val="0"/>
          <w:color w:val="auto"/>
          <w:kern w:val="2"/>
          <w:sz w:val="21"/>
          <w:szCs w:val="21"/>
          <w:lang w:eastAsia="zh-CN" w:bidi="ar-SA"/>
        </w:rPr>
      </w:pPr>
      <w:proofErr w:type="spellStart"/>
      <w:r w:rsidRPr="00135CC7">
        <w:rPr>
          <w:rFonts w:ascii="Times New Roman" w:eastAsia="Cambria" w:hAnsi="Times New Roman"/>
          <w:b w:val="0"/>
          <w:color w:val="auto"/>
          <w:kern w:val="2"/>
          <w:sz w:val="21"/>
          <w:szCs w:val="21"/>
          <w:lang w:eastAsia="zh-CN" w:bidi="ar-SA"/>
        </w:rPr>
        <w:t>Naftaly</w:t>
      </w:r>
      <w:proofErr w:type="spellEnd"/>
      <w:r w:rsidRPr="00135CC7">
        <w:rPr>
          <w:rFonts w:ascii="Times New Roman" w:eastAsia="Cambria" w:hAnsi="Times New Roman"/>
          <w:b w:val="0"/>
          <w:color w:val="auto"/>
          <w:kern w:val="2"/>
          <w:sz w:val="21"/>
          <w:szCs w:val="21"/>
          <w:lang w:eastAsia="zh-CN" w:bidi="ar-SA"/>
        </w:rPr>
        <w:t xml:space="preserve"> </w:t>
      </w:r>
      <w:proofErr w:type="spellStart"/>
      <w:r w:rsidRPr="00135CC7">
        <w:rPr>
          <w:rFonts w:ascii="Times New Roman" w:eastAsia="Cambria" w:hAnsi="Times New Roman"/>
          <w:b w:val="0"/>
          <w:color w:val="auto"/>
          <w:kern w:val="2"/>
          <w:sz w:val="21"/>
          <w:szCs w:val="21"/>
          <w:lang w:eastAsia="zh-CN" w:bidi="ar-SA"/>
        </w:rPr>
        <w:t>Wambugu</w:t>
      </w:r>
      <w:r w:rsidRPr="00135CC7">
        <w:rPr>
          <w:rFonts w:ascii="Times New Roman" w:eastAsia="Cambria" w:hAnsi="Times New Roman"/>
          <w:color w:val="auto"/>
          <w:szCs w:val="21"/>
          <w:vertAlign w:val="superscript"/>
        </w:rPr>
        <w:t>a</w:t>
      </w:r>
      <w:proofErr w:type="spellEnd"/>
      <w:r w:rsidRPr="00135CC7">
        <w:rPr>
          <w:rFonts w:ascii="Times New Roman" w:eastAsia="Cambria" w:hAnsi="Times New Roman"/>
          <w:b w:val="0"/>
          <w:color w:val="auto"/>
          <w:kern w:val="2"/>
          <w:sz w:val="21"/>
          <w:szCs w:val="21"/>
          <w:lang w:eastAsia="zh-CN" w:bidi="ar-SA"/>
        </w:rPr>
        <w:t xml:space="preserve">, </w:t>
      </w:r>
      <w:proofErr w:type="spellStart"/>
      <w:r w:rsidRPr="00135CC7">
        <w:rPr>
          <w:rFonts w:ascii="Times New Roman" w:eastAsia="Cambria" w:hAnsi="Times New Roman"/>
          <w:b w:val="0"/>
          <w:color w:val="auto"/>
          <w:kern w:val="2"/>
          <w:sz w:val="21"/>
          <w:szCs w:val="21"/>
          <w:lang w:eastAsia="zh-CN" w:bidi="ar-SA"/>
        </w:rPr>
        <w:t>Zhenlong</w:t>
      </w:r>
      <w:proofErr w:type="spellEnd"/>
      <w:r w:rsidRPr="00135CC7">
        <w:rPr>
          <w:rFonts w:ascii="Times New Roman" w:eastAsia="Cambria" w:hAnsi="Times New Roman"/>
          <w:b w:val="0"/>
          <w:color w:val="auto"/>
          <w:kern w:val="2"/>
          <w:sz w:val="21"/>
          <w:szCs w:val="21"/>
          <w:lang w:eastAsia="zh-CN" w:bidi="ar-SA"/>
        </w:rPr>
        <w:t xml:space="preserve"> </w:t>
      </w:r>
      <w:proofErr w:type="spellStart"/>
      <w:r w:rsidRPr="00135CC7">
        <w:rPr>
          <w:rFonts w:ascii="Times New Roman" w:eastAsia="Cambria" w:hAnsi="Times New Roman"/>
          <w:b w:val="0"/>
          <w:color w:val="auto"/>
          <w:kern w:val="2"/>
          <w:sz w:val="21"/>
          <w:szCs w:val="21"/>
          <w:lang w:eastAsia="zh-CN" w:bidi="ar-SA"/>
        </w:rPr>
        <w:t>Xiao</w:t>
      </w:r>
      <w:r w:rsidRPr="00135CC7">
        <w:rPr>
          <w:rFonts w:ascii="Times New Roman" w:eastAsia="Cambria" w:hAnsi="Times New Roman"/>
          <w:color w:val="auto"/>
          <w:szCs w:val="21"/>
          <w:vertAlign w:val="superscript"/>
        </w:rPr>
        <w:t>a</w:t>
      </w:r>
      <w:proofErr w:type="spellEnd"/>
      <w:r w:rsidRPr="00135CC7">
        <w:rPr>
          <w:rFonts w:ascii="Times New Roman" w:eastAsia="Cambria" w:hAnsi="Times New Roman"/>
          <w:b w:val="0"/>
          <w:color w:val="auto"/>
          <w:kern w:val="2"/>
          <w:sz w:val="21"/>
          <w:szCs w:val="21"/>
          <w:lang w:eastAsia="zh-CN" w:bidi="ar-SA"/>
        </w:rPr>
        <w:t xml:space="preserve">, </w:t>
      </w:r>
      <w:proofErr w:type="spellStart"/>
      <w:r w:rsidRPr="00135CC7">
        <w:rPr>
          <w:rFonts w:ascii="Times New Roman" w:eastAsia="Cambria" w:hAnsi="Times New Roman"/>
          <w:b w:val="0"/>
          <w:color w:val="auto"/>
          <w:kern w:val="2"/>
          <w:sz w:val="21"/>
          <w:szCs w:val="21"/>
          <w:lang w:eastAsia="zh-CN" w:bidi="ar-SA"/>
        </w:rPr>
        <w:t>Yiping</w:t>
      </w:r>
      <w:proofErr w:type="spellEnd"/>
      <w:r w:rsidRPr="00135CC7">
        <w:rPr>
          <w:rFonts w:ascii="Times New Roman" w:eastAsia="Cambria" w:hAnsi="Times New Roman"/>
          <w:b w:val="0"/>
          <w:color w:val="auto"/>
          <w:kern w:val="2"/>
          <w:sz w:val="21"/>
          <w:szCs w:val="21"/>
          <w:lang w:eastAsia="zh-CN" w:bidi="ar-SA"/>
        </w:rPr>
        <w:t xml:space="preserve"> Chen</w:t>
      </w:r>
      <w:r w:rsidRPr="00135CC7">
        <w:rPr>
          <w:rFonts w:ascii="Times New Roman" w:eastAsia="Cambria" w:hAnsi="Times New Roman"/>
          <w:color w:val="auto"/>
          <w:szCs w:val="21"/>
          <w:vertAlign w:val="superscript"/>
        </w:rPr>
        <w:t>a</w:t>
      </w:r>
      <w:r w:rsidR="00207AB4" w:rsidRPr="00135CC7">
        <w:rPr>
          <w:rFonts w:ascii="Times New Roman" w:eastAsia="Cambria" w:hAnsi="Times New Roman"/>
          <w:b w:val="0"/>
          <w:color w:val="auto"/>
          <w:kern w:val="2"/>
          <w:sz w:val="21"/>
          <w:szCs w:val="21"/>
          <w:lang w:eastAsia="zh-CN" w:bidi="ar-SA"/>
        </w:rPr>
        <w:t>*</w:t>
      </w:r>
      <w:r w:rsidRPr="00135CC7">
        <w:rPr>
          <w:rFonts w:ascii="Times New Roman" w:eastAsia="Cambria" w:hAnsi="Times New Roman"/>
          <w:b w:val="0"/>
          <w:color w:val="auto"/>
          <w:kern w:val="2"/>
          <w:sz w:val="21"/>
          <w:szCs w:val="21"/>
          <w:lang w:eastAsia="zh-CN" w:bidi="ar-SA"/>
        </w:rPr>
        <w:t xml:space="preserve">, </w:t>
      </w:r>
      <w:proofErr w:type="spellStart"/>
      <w:r w:rsidRPr="00135CC7">
        <w:rPr>
          <w:rFonts w:ascii="Times New Roman" w:eastAsia="Cambria" w:hAnsi="Times New Roman"/>
          <w:b w:val="0"/>
          <w:color w:val="auto"/>
          <w:kern w:val="2"/>
          <w:sz w:val="21"/>
          <w:szCs w:val="21"/>
          <w:lang w:eastAsia="zh-CN" w:bidi="ar-SA"/>
        </w:rPr>
        <w:t>Xiaoxue</w:t>
      </w:r>
      <w:proofErr w:type="spellEnd"/>
      <w:r w:rsidRPr="00135CC7">
        <w:rPr>
          <w:rFonts w:ascii="Times New Roman" w:eastAsia="Cambria" w:hAnsi="Times New Roman"/>
          <w:b w:val="0"/>
          <w:color w:val="auto"/>
          <w:kern w:val="2"/>
          <w:sz w:val="21"/>
          <w:szCs w:val="21"/>
          <w:lang w:eastAsia="zh-CN" w:bidi="ar-SA"/>
        </w:rPr>
        <w:t xml:space="preserve"> </w:t>
      </w:r>
      <w:proofErr w:type="spellStart"/>
      <w:r w:rsidRPr="00135CC7">
        <w:rPr>
          <w:rFonts w:ascii="Times New Roman" w:eastAsia="Cambria" w:hAnsi="Times New Roman"/>
          <w:b w:val="0"/>
          <w:color w:val="auto"/>
          <w:kern w:val="2"/>
          <w:sz w:val="21"/>
          <w:szCs w:val="21"/>
          <w:lang w:eastAsia="zh-CN" w:bidi="ar-SA"/>
        </w:rPr>
        <w:t>Liu</w:t>
      </w:r>
      <w:r w:rsidRPr="00135CC7">
        <w:rPr>
          <w:rFonts w:ascii="Times New Roman" w:eastAsia="Cambria" w:hAnsi="Times New Roman"/>
          <w:color w:val="auto"/>
          <w:szCs w:val="21"/>
          <w:vertAlign w:val="superscript"/>
        </w:rPr>
        <w:t>a</w:t>
      </w:r>
      <w:proofErr w:type="spellEnd"/>
      <w:r w:rsidRPr="00135CC7">
        <w:rPr>
          <w:rFonts w:ascii="Times New Roman" w:eastAsia="Cambria" w:hAnsi="Times New Roman"/>
          <w:b w:val="0"/>
          <w:color w:val="auto"/>
          <w:kern w:val="2"/>
          <w:sz w:val="21"/>
          <w:szCs w:val="21"/>
          <w:lang w:eastAsia="zh-CN" w:bidi="ar-SA"/>
        </w:rPr>
        <w:t xml:space="preserve">, Cheng </w:t>
      </w:r>
      <w:proofErr w:type="spellStart"/>
      <w:r w:rsidRPr="00135CC7">
        <w:rPr>
          <w:rFonts w:ascii="Times New Roman" w:eastAsia="Cambria" w:hAnsi="Times New Roman"/>
          <w:b w:val="0"/>
          <w:color w:val="auto"/>
          <w:kern w:val="2"/>
          <w:sz w:val="21"/>
          <w:szCs w:val="21"/>
          <w:lang w:eastAsia="zh-CN" w:bidi="ar-SA"/>
        </w:rPr>
        <w:t>Wang</w:t>
      </w:r>
      <w:r w:rsidRPr="00135CC7">
        <w:rPr>
          <w:rFonts w:ascii="Times New Roman" w:eastAsia="Cambria" w:hAnsi="Times New Roman"/>
          <w:color w:val="auto"/>
          <w:szCs w:val="21"/>
          <w:vertAlign w:val="superscript"/>
        </w:rPr>
        <w:t>a</w:t>
      </w:r>
      <w:proofErr w:type="spellEnd"/>
      <w:r w:rsidRPr="00135CC7">
        <w:rPr>
          <w:rFonts w:ascii="Times New Roman" w:eastAsia="Cambria" w:hAnsi="Times New Roman"/>
          <w:b w:val="0"/>
          <w:color w:val="auto"/>
          <w:kern w:val="2"/>
          <w:sz w:val="21"/>
          <w:szCs w:val="21"/>
          <w:lang w:eastAsia="zh-CN" w:bidi="ar-SA"/>
        </w:rPr>
        <w:t>, Jonathan Li</w:t>
      </w:r>
      <w:r w:rsidRPr="00135CC7">
        <w:rPr>
          <w:rFonts w:ascii="Times New Roman" w:eastAsia="Cambria" w:hAnsi="Times New Roman"/>
          <w:color w:val="auto"/>
          <w:szCs w:val="21"/>
          <w:vertAlign w:val="superscript"/>
        </w:rPr>
        <w:t>a, c</w:t>
      </w:r>
      <w:r w:rsidRPr="00135CC7">
        <w:rPr>
          <w:rFonts w:ascii="Times New Roman" w:eastAsia="Cambria" w:hAnsi="Times New Roman"/>
          <w:b w:val="0"/>
          <w:color w:val="auto"/>
          <w:kern w:val="2"/>
          <w:sz w:val="21"/>
          <w:szCs w:val="21"/>
          <w:lang w:eastAsia="zh-CN" w:bidi="ar-SA"/>
        </w:rPr>
        <w:t xml:space="preserve"> *</w:t>
      </w:r>
    </w:p>
    <w:p w14:paraId="32374080" w14:textId="77777777" w:rsidR="000310C3" w:rsidRPr="008F601D" w:rsidRDefault="00CA3ECB" w:rsidP="005453C1">
      <w:pPr>
        <w:jc w:val="center"/>
        <w:rPr>
          <w:rFonts w:ascii="Times New Roman" w:hAnsi="Times New Roman"/>
          <w:i/>
          <w:iCs/>
          <w:sz w:val="18"/>
          <w:szCs w:val="18"/>
        </w:rPr>
      </w:pPr>
      <w:r w:rsidRPr="008F601D">
        <w:rPr>
          <w:rFonts w:ascii="Times New Roman" w:hAnsi="Times New Roman" w:hint="eastAsia"/>
          <w:i/>
          <w:iCs/>
          <w:sz w:val="18"/>
          <w:szCs w:val="18"/>
          <w:vertAlign w:val="superscript"/>
        </w:rPr>
        <w:t>a</w:t>
      </w:r>
      <w:r w:rsidRPr="008F601D">
        <w:rPr>
          <w:rFonts w:ascii="Times New Roman" w:hAnsi="Times New Roman" w:hint="eastAsia"/>
          <w:i/>
          <w:iCs/>
          <w:sz w:val="18"/>
          <w:szCs w:val="18"/>
        </w:rPr>
        <w:t xml:space="preserve"> Fujian Key Laboratory of Sensing and Computing for Smart Cities, School of Informati</w:t>
      </w:r>
      <w:r w:rsidRPr="008F601D">
        <w:rPr>
          <w:rFonts w:ascii="Times New Roman" w:hAnsi="Times New Roman"/>
          <w:i/>
          <w:iCs/>
          <w:sz w:val="18"/>
          <w:szCs w:val="18"/>
        </w:rPr>
        <w:t>cs</w:t>
      </w:r>
      <w:r w:rsidRPr="008F601D">
        <w:rPr>
          <w:rFonts w:ascii="Times New Roman" w:hAnsi="Times New Roman" w:hint="eastAsia"/>
          <w:i/>
          <w:iCs/>
          <w:sz w:val="18"/>
          <w:szCs w:val="18"/>
        </w:rPr>
        <w:t>, Xiamen University, Xiamen, FJ 361005, China</w:t>
      </w:r>
    </w:p>
    <w:p w14:paraId="0CB232D7" w14:textId="77777777" w:rsidR="000310C3" w:rsidRPr="008F601D" w:rsidRDefault="00D23165" w:rsidP="005453C1">
      <w:pPr>
        <w:jc w:val="center"/>
        <w:rPr>
          <w:rFonts w:ascii="Times New Roman" w:hAnsi="Times New Roman"/>
          <w:i/>
          <w:iCs/>
          <w:sz w:val="18"/>
          <w:szCs w:val="18"/>
          <w:vertAlign w:val="superscript"/>
        </w:rPr>
      </w:pPr>
      <w:bookmarkStart w:id="2" w:name="OLE_LINK19"/>
      <w:bookmarkStart w:id="3" w:name="OLE_LINK20"/>
      <w:r w:rsidRPr="00011EEF">
        <w:rPr>
          <w:rFonts w:ascii="Times New Roman" w:hAnsi="Times New Roman"/>
          <w:i/>
          <w:iCs/>
          <w:sz w:val="18"/>
          <w:szCs w:val="18"/>
          <w:vertAlign w:val="superscript"/>
        </w:rPr>
        <w:t>c</w:t>
      </w:r>
      <w:r w:rsidRPr="00011EEF">
        <w:rPr>
          <w:rFonts w:ascii="Times New Roman" w:hAnsi="Times New Roman" w:hint="eastAsia"/>
          <w:i/>
          <w:iCs/>
          <w:sz w:val="18"/>
          <w:szCs w:val="18"/>
        </w:rPr>
        <w:t xml:space="preserve"> </w:t>
      </w:r>
      <w:r w:rsidR="00CA3ECB" w:rsidRPr="00011EEF">
        <w:rPr>
          <w:rFonts w:ascii="Times New Roman" w:hAnsi="Times New Roman" w:hint="eastAsia"/>
          <w:i/>
          <w:iCs/>
          <w:sz w:val="18"/>
          <w:szCs w:val="18"/>
        </w:rPr>
        <w:t xml:space="preserve">Department of Geography </w:t>
      </w:r>
      <w:r w:rsidR="00CA3ECB" w:rsidRPr="00011EEF">
        <w:rPr>
          <w:rFonts w:ascii="Times New Roman" w:hAnsi="Times New Roman"/>
          <w:i/>
          <w:iCs/>
          <w:sz w:val="18"/>
          <w:szCs w:val="18"/>
        </w:rPr>
        <w:t>&amp;</w:t>
      </w:r>
      <w:r w:rsidR="00CA3ECB" w:rsidRPr="00011EEF">
        <w:rPr>
          <w:rFonts w:ascii="Times New Roman" w:hAnsi="Times New Roman" w:hint="eastAsia"/>
          <w:i/>
          <w:iCs/>
          <w:sz w:val="18"/>
          <w:szCs w:val="18"/>
        </w:rPr>
        <w:t xml:space="preserve"> Environmental Management and </w:t>
      </w:r>
      <w:r w:rsidRPr="00011EEF">
        <w:rPr>
          <w:rFonts w:ascii="Times New Roman" w:hAnsi="Times New Roman"/>
          <w:i/>
          <w:iCs/>
          <w:sz w:val="18"/>
          <w:szCs w:val="18"/>
        </w:rPr>
        <w:t xml:space="preserve">Department of </w:t>
      </w:r>
      <w:r w:rsidR="00CA3ECB" w:rsidRPr="00011EEF">
        <w:rPr>
          <w:rFonts w:ascii="Times New Roman" w:hAnsi="Times New Roman" w:hint="eastAsia"/>
          <w:i/>
          <w:iCs/>
          <w:sz w:val="18"/>
          <w:szCs w:val="18"/>
        </w:rPr>
        <w:t xml:space="preserve">Systems Design Engineering, University of Waterloo, Waterloo, </w:t>
      </w:r>
      <w:r w:rsidRPr="008F601D">
        <w:rPr>
          <w:rFonts w:ascii="Times New Roman" w:hAnsi="Times New Roman"/>
          <w:i/>
          <w:iCs/>
          <w:sz w:val="18"/>
          <w:szCs w:val="18"/>
        </w:rPr>
        <w:t>Ontario</w:t>
      </w:r>
      <w:r w:rsidR="00CA3ECB" w:rsidRPr="008F601D">
        <w:rPr>
          <w:rFonts w:ascii="Times New Roman" w:hAnsi="Times New Roman"/>
          <w:i/>
          <w:iCs/>
          <w:sz w:val="18"/>
          <w:szCs w:val="18"/>
        </w:rPr>
        <w:t xml:space="preserve"> N2L 3G1, Canada</w:t>
      </w:r>
      <w:bookmarkEnd w:id="2"/>
      <w:bookmarkEnd w:id="3"/>
    </w:p>
    <w:p w14:paraId="2B550865" w14:textId="510A3EFE" w:rsidR="00C428B9" w:rsidRPr="008F601D" w:rsidRDefault="00465673" w:rsidP="00E32FD4">
      <w:pPr>
        <w:rPr>
          <w:rFonts w:ascii="Times New Roman" w:eastAsiaTheme="minorEastAsia" w:hAnsi="Times New Roman"/>
          <w:b/>
          <w:bCs/>
          <w:szCs w:val="21"/>
        </w:rPr>
      </w:pPr>
      <w:r w:rsidRPr="008F601D">
        <w:rPr>
          <w:noProof/>
          <w:lang w:eastAsia="en-US"/>
        </w:rPr>
        <mc:AlternateContent>
          <mc:Choice Requires="wps">
            <w:drawing>
              <wp:anchor distT="0" distB="0" distL="114300" distR="114300" simplePos="0" relativeHeight="251656192" behindDoc="0" locked="0" layoutInCell="1" allowOverlap="1" wp14:anchorId="0EC01569" wp14:editId="373395E5">
                <wp:simplePos x="0" y="0"/>
                <wp:positionH relativeFrom="column">
                  <wp:posOffset>35560</wp:posOffset>
                </wp:positionH>
                <wp:positionV relativeFrom="paragraph">
                  <wp:posOffset>88900</wp:posOffset>
                </wp:positionV>
                <wp:extent cx="5231130" cy="635"/>
                <wp:effectExtent l="0" t="0" r="7620" b="18415"/>
                <wp:wrapNone/>
                <wp:docPr id="18" name="直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11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75696" id="直线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7pt" to="414.7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"/>
            </w:pict>
          </mc:Fallback>
        </mc:AlternateContent>
      </w:r>
    </w:p>
    <w:p w14:paraId="782FDD8F" w14:textId="77777777" w:rsidR="00CA3ECB" w:rsidRPr="008F601D" w:rsidRDefault="00CA3ECB" w:rsidP="00E32FD4">
      <w:pPr>
        <w:rPr>
          <w:rFonts w:ascii="Times New Roman" w:eastAsiaTheme="minorEastAsia" w:hAnsi="Times New Roman"/>
          <w:b/>
          <w:bCs/>
          <w:szCs w:val="21"/>
        </w:rPr>
      </w:pPr>
      <w:r w:rsidRPr="008F601D">
        <w:rPr>
          <w:rFonts w:ascii="Times New Roman" w:hAnsi="Times New Roman" w:hint="eastAsia"/>
          <w:b/>
          <w:bCs/>
          <w:szCs w:val="21"/>
        </w:rPr>
        <w:t>Abstract</w:t>
      </w:r>
    </w:p>
    <w:p w14:paraId="5F53B31B" w14:textId="7C701076" w:rsidR="00692942" w:rsidRPr="008F601D" w:rsidRDefault="00692942" w:rsidP="00E32FD4">
      <w:pPr>
        <w:rPr>
          <w:rFonts w:ascii="Times New Roman" w:eastAsiaTheme="minorEastAsia" w:hAnsi="Times New Roman"/>
          <w:b/>
          <w:bCs/>
          <w:szCs w:val="21"/>
        </w:rPr>
      </w:pPr>
    </w:p>
    <w:p w14:paraId="290AEBE6" w14:textId="6B65535E" w:rsidR="000B3D1C" w:rsidRPr="00135CC7" w:rsidRDefault="00E35113" w:rsidP="00E32FD4">
      <w:pPr>
        <w:rPr>
          <w:rFonts w:ascii="Times New Roman" w:hAnsi="Times New Roman"/>
          <w:sz w:val="24"/>
        </w:rPr>
      </w:pPr>
      <w:del w:id="4" w:author="Windows User" w:date="2020-12-26T16:29:00Z">
        <w:r w:rsidRPr="00135CC7" w:rsidDel="00524C4B">
          <w:rPr>
            <w:rFonts w:ascii="Times New Roman" w:hAnsi="Times New Roman"/>
            <w:sz w:val="24"/>
          </w:rPr>
          <w:delText>Advances in sensor technologies over the years have enhanced spatial, temporal, spectral, and radiometric resolutions thus greatly improving the size</w:delText>
        </w:r>
        <w:r w:rsidR="0063546D" w:rsidRPr="00135CC7" w:rsidDel="00524C4B">
          <w:rPr>
            <w:rFonts w:ascii="Times New Roman" w:eastAsiaTheme="minorEastAsia" w:hAnsi="Times New Roman"/>
            <w:sz w:val="24"/>
          </w:rPr>
          <w:delText>, resolution</w:delText>
        </w:r>
        <w:r w:rsidRPr="00135CC7" w:rsidDel="00524C4B">
          <w:rPr>
            <w:rFonts w:ascii="Times New Roman" w:hAnsi="Times New Roman"/>
            <w:sz w:val="24"/>
          </w:rPr>
          <w:delText xml:space="preserve"> and quality of imagery.</w:delText>
        </w:r>
      </w:del>
      <w:ins w:id="5" w:author="Windows User" w:date="2020-12-26T16:29:00Z">
        <w:r w:rsidR="00524C4B">
          <w:rPr>
            <w:rFonts w:ascii="Times New Roman" w:hAnsi="Times New Roman"/>
            <w:sz w:val="24"/>
          </w:rPr>
          <w:t>Over the years, advancements in sensor technology have improved spatial,</w:t>
        </w:r>
      </w:ins>
      <w:ins w:id="6" w:author="Windows User" w:date="2020-12-26T16:30:00Z">
        <w:r w:rsidR="00524C4B">
          <w:rPr>
            <w:rFonts w:ascii="Times New Roman" w:hAnsi="Times New Roman"/>
            <w:sz w:val="24"/>
          </w:rPr>
          <w:t xml:space="preserve"> </w:t>
        </w:r>
      </w:ins>
      <w:ins w:id="7" w:author="Windows User" w:date="2020-12-26T16:29:00Z">
        <w:r w:rsidR="00524C4B">
          <w:rPr>
            <w:rFonts w:ascii="Times New Roman" w:hAnsi="Times New Roman"/>
            <w:sz w:val="24"/>
          </w:rPr>
          <w:t>temporal,</w:t>
        </w:r>
      </w:ins>
      <w:ins w:id="8" w:author="Windows User" w:date="2020-12-26T16:30:00Z">
        <w:r w:rsidR="00524C4B">
          <w:rPr>
            <w:rFonts w:ascii="Times New Roman" w:hAnsi="Times New Roman"/>
            <w:sz w:val="24"/>
          </w:rPr>
          <w:t xml:space="preserve"> </w:t>
        </w:r>
      </w:ins>
      <w:ins w:id="9" w:author="Windows User" w:date="2020-12-26T16:29:00Z">
        <w:r w:rsidR="00524C4B">
          <w:rPr>
            <w:rFonts w:ascii="Times New Roman" w:hAnsi="Times New Roman"/>
            <w:sz w:val="24"/>
          </w:rPr>
          <w:t>spectral and radiometric resolutions, there by dramatically enhancing image scale, resolution and eff</w:t>
        </w:r>
      </w:ins>
      <w:ins w:id="10" w:author="Windows User" w:date="2020-12-26T16:30:00Z">
        <w:r w:rsidR="00524C4B">
          <w:rPr>
            <w:rFonts w:ascii="Times New Roman" w:hAnsi="Times New Roman"/>
            <w:sz w:val="24"/>
          </w:rPr>
          <w:t>iciency.</w:t>
        </w:r>
      </w:ins>
      <w:r w:rsidRPr="00135CC7">
        <w:rPr>
          <w:rFonts w:ascii="Times New Roman" w:hAnsi="Times New Roman"/>
          <w:sz w:val="24"/>
        </w:rPr>
        <w:t xml:space="preserve"> </w:t>
      </w:r>
      <w:del w:id="11" w:author="Windows User" w:date="2020-12-26T16:31:00Z">
        <w:r w:rsidRPr="00135CC7" w:rsidDel="00524C4B">
          <w:rPr>
            <w:rFonts w:ascii="Times New Roman" w:hAnsi="Times New Roman"/>
            <w:sz w:val="24"/>
          </w:rPr>
          <w:delText>These vast developments have inspired improvement in various</w:delText>
        </w:r>
        <w:r w:rsidR="009D1A50" w:rsidRPr="00135CC7" w:rsidDel="00524C4B">
          <w:rPr>
            <w:rFonts w:ascii="Times New Roman" w:hAnsi="Times New Roman"/>
            <w:sz w:val="24"/>
          </w:rPr>
          <w:delText xml:space="preserve"> hyperspectral</w:delText>
        </w:r>
        <w:r w:rsidRPr="00135CC7" w:rsidDel="00524C4B">
          <w:rPr>
            <w:rFonts w:ascii="Times New Roman" w:hAnsi="Times New Roman"/>
            <w:sz w:val="24"/>
          </w:rPr>
          <w:delText xml:space="preserve"> </w:delText>
        </w:r>
        <w:r w:rsidR="008F368C" w:rsidRPr="00135CC7" w:rsidDel="00524C4B">
          <w:rPr>
            <w:rFonts w:ascii="Times New Roman" w:hAnsi="Times New Roman"/>
            <w:sz w:val="24"/>
          </w:rPr>
          <w:delText>image classification</w:delText>
        </w:r>
        <w:r w:rsidR="009D1A50" w:rsidRPr="00135CC7" w:rsidDel="00524C4B">
          <w:rPr>
            <w:rFonts w:ascii="Times New Roman" w:hAnsi="Times New Roman"/>
            <w:sz w:val="24"/>
          </w:rPr>
          <w:delText xml:space="preserve"> applications such as land cover mapping, vegetation classification, and urban monitoring and understanding</w:delText>
        </w:r>
        <w:r w:rsidR="008F368C" w:rsidRPr="00135CC7" w:rsidDel="00524C4B">
          <w:rPr>
            <w:rFonts w:ascii="Times New Roman" w:hAnsi="Times New Roman"/>
            <w:sz w:val="24"/>
          </w:rPr>
          <w:delText xml:space="preserve"> which are all essential for better utilization of Earth </w:delText>
        </w:r>
      </w:del>
      <w:ins w:id="12" w:author="EPING" w:date="2020-12-25T08:36:00Z">
        <w:del w:id="13" w:author="Windows User" w:date="2020-12-26T16:31:00Z">
          <w:r w:rsidR="005F1C42" w:rsidDel="00524C4B">
            <w:rPr>
              <w:rFonts w:ascii="Times New Roman" w:hAnsi="Times New Roman" w:hint="eastAsia"/>
              <w:sz w:val="24"/>
            </w:rPr>
            <w:delText>e</w:delText>
          </w:r>
          <w:r w:rsidR="005F1C42" w:rsidRPr="00135CC7" w:rsidDel="00524C4B">
            <w:rPr>
              <w:rFonts w:ascii="Times New Roman" w:hAnsi="Times New Roman"/>
              <w:sz w:val="24"/>
            </w:rPr>
            <w:delText xml:space="preserve">arth </w:delText>
          </w:r>
        </w:del>
      </w:ins>
      <w:del w:id="14" w:author="Windows User" w:date="2020-12-26T16:31:00Z">
        <w:r w:rsidR="008F368C" w:rsidRPr="00135CC7" w:rsidDel="00524C4B">
          <w:rPr>
            <w:rFonts w:ascii="Times New Roman" w:hAnsi="Times New Roman"/>
            <w:sz w:val="24"/>
          </w:rPr>
          <w:delText>resources</w:delText>
        </w:r>
        <w:r w:rsidR="009D1A50" w:rsidRPr="00135CC7" w:rsidDel="00524C4B">
          <w:rPr>
            <w:rFonts w:ascii="Times New Roman" w:hAnsi="Times New Roman"/>
            <w:sz w:val="24"/>
          </w:rPr>
          <w:delText>.</w:delText>
        </w:r>
      </w:del>
      <w:ins w:id="15" w:author="Windows User" w:date="2020-12-26T16:31:00Z">
        <w:r w:rsidR="00524C4B">
          <w:rPr>
            <w:rFonts w:ascii="Times New Roman" w:hAnsi="Times New Roman"/>
            <w:sz w:val="24"/>
          </w:rPr>
          <w:t>These comprehensive advances have inspired improvements in various applications for hyperspectral image classification, such as land cover mapping, classification of vegetation, urban monitoring and understanding, all of which are important for better earth resource utilization.</w:t>
        </w:r>
      </w:ins>
      <w:ins w:id="16" w:author="Windows User" w:date="2020-12-26T16:32:00Z">
        <w:r w:rsidR="00524C4B">
          <w:rPr>
            <w:rFonts w:ascii="Times New Roman" w:hAnsi="Times New Roman"/>
            <w:sz w:val="24"/>
          </w:rPr>
          <w:t xml:space="preserve"> Processing these images, on the other hand, requires superior algorithms with higher precision, lower computational </w:t>
        </w:r>
      </w:ins>
      <w:ins w:id="17" w:author="Windows User" w:date="2020-12-26T16:33:00Z">
        <w:r w:rsidR="00524C4B">
          <w:rPr>
            <w:rFonts w:ascii="Times New Roman" w:hAnsi="Times New Roman"/>
            <w:sz w:val="24"/>
          </w:rPr>
          <w:t>requirements</w:t>
        </w:r>
      </w:ins>
      <w:ins w:id="18" w:author="Windows User" w:date="2020-12-26T16:32:00Z">
        <w:r w:rsidR="00524C4B">
          <w:rPr>
            <w:rFonts w:ascii="Times New Roman" w:hAnsi="Times New Roman"/>
            <w:sz w:val="24"/>
          </w:rPr>
          <w:t>, and robustness.</w:t>
        </w:r>
      </w:ins>
      <w:r w:rsidRPr="00135CC7">
        <w:rPr>
          <w:rFonts w:ascii="Times New Roman" w:hAnsi="Times New Roman"/>
          <w:sz w:val="24"/>
        </w:rPr>
        <w:t xml:space="preserve"> </w:t>
      </w:r>
      <w:del w:id="19" w:author="EPING" w:date="2020-12-25T08:38:00Z">
        <w:r w:rsidR="009D1A50" w:rsidRPr="00135CC7" w:rsidDel="00F37682">
          <w:rPr>
            <w:rFonts w:ascii="Times New Roman" w:hAnsi="Times New Roman"/>
            <w:sz w:val="24"/>
          </w:rPr>
          <w:delText>Conversely</w:delText>
        </w:r>
      </w:del>
      <w:del w:id="20" w:author="EPING" w:date="2020-12-25T08:53:00Z">
        <w:r w:rsidRPr="00135CC7" w:rsidDel="00BC6492">
          <w:rPr>
            <w:rFonts w:ascii="Times New Roman" w:hAnsi="Times New Roman"/>
            <w:sz w:val="24"/>
          </w:rPr>
          <w:delText xml:space="preserve">, </w:delText>
        </w:r>
      </w:del>
      <w:del w:id="21" w:author="EPING" w:date="2020-12-25T08:57:00Z">
        <w:r w:rsidRPr="00135CC7" w:rsidDel="00313EC0">
          <w:rPr>
            <w:rFonts w:ascii="Times New Roman" w:hAnsi="Times New Roman"/>
            <w:sz w:val="24"/>
          </w:rPr>
          <w:delText>processing</w:delText>
        </w:r>
      </w:del>
      <w:ins w:id="22" w:author="EPING" w:date="2020-12-25T08:57:00Z">
        <w:del w:id="23" w:author="Windows User" w:date="2020-12-26T16:33:00Z">
          <w:r w:rsidR="00313EC0" w:rsidDel="00524C4B">
            <w:rPr>
              <w:rFonts w:ascii="Times New Roman" w:hAnsi="Times New Roman"/>
              <w:sz w:val="24"/>
            </w:rPr>
            <w:delText>Conversely,</w:delText>
          </w:r>
          <w:r w:rsidR="00313EC0" w:rsidRPr="00135CC7" w:rsidDel="00524C4B">
            <w:rPr>
              <w:rFonts w:ascii="Times New Roman" w:hAnsi="Times New Roman"/>
              <w:sz w:val="24"/>
            </w:rPr>
            <w:delText xml:space="preserve"> processing</w:delText>
          </w:r>
        </w:del>
      </w:ins>
      <w:del w:id="24" w:author="Windows User" w:date="2020-12-26T16:33:00Z">
        <w:r w:rsidRPr="00135CC7" w:rsidDel="00524C4B">
          <w:rPr>
            <w:rFonts w:ascii="Times New Roman" w:hAnsi="Times New Roman"/>
            <w:sz w:val="24"/>
          </w:rPr>
          <w:delText xml:space="preserve"> these images </w:delText>
        </w:r>
        <w:r w:rsidR="007937F0" w:rsidRPr="00135CC7" w:rsidDel="00524C4B">
          <w:rPr>
            <w:rFonts w:ascii="Times New Roman" w:eastAsiaTheme="minorEastAsia" w:hAnsi="Times New Roman"/>
            <w:sz w:val="24"/>
          </w:rPr>
          <w:delText>require</w:delText>
        </w:r>
        <w:r w:rsidRPr="00135CC7" w:rsidDel="00524C4B">
          <w:rPr>
            <w:rFonts w:ascii="Times New Roman" w:hAnsi="Times New Roman"/>
            <w:sz w:val="24"/>
          </w:rPr>
          <w:delText xml:space="preserve"> superior algorithms with greater accuracy, less computational needs, and robustness.</w:delText>
        </w:r>
        <w:r w:rsidR="004E0A32" w:rsidRPr="00135CC7" w:rsidDel="00524C4B">
          <w:rPr>
            <w:rFonts w:ascii="Times New Roman" w:hAnsi="Times New Roman"/>
            <w:sz w:val="24"/>
          </w:rPr>
          <w:delText xml:space="preserve"> </w:delText>
        </w:r>
      </w:del>
      <w:r w:rsidRPr="00135CC7">
        <w:rPr>
          <w:rFonts w:ascii="Times New Roman" w:hAnsi="Times New Roman"/>
          <w:sz w:val="24"/>
        </w:rPr>
        <w:t xml:space="preserve">Deep learning has revolutionized image-processing tasks and </w:t>
      </w:r>
      <w:r w:rsidR="00A92A19" w:rsidRPr="00135CC7">
        <w:rPr>
          <w:rFonts w:ascii="Times New Roman" w:hAnsi="Times New Roman"/>
          <w:sz w:val="24"/>
        </w:rPr>
        <w:t>other new tasks</w:t>
      </w:r>
      <w:r w:rsidR="000F04BB" w:rsidRPr="00135CC7">
        <w:rPr>
          <w:rFonts w:ascii="Times New Roman" w:eastAsiaTheme="minorEastAsia" w:hAnsi="Times New Roman"/>
          <w:sz w:val="24"/>
        </w:rPr>
        <w:t xml:space="preserve">. </w:t>
      </w:r>
      <w:bookmarkStart w:id="25" w:name="OLE_LINK7"/>
      <w:r w:rsidR="000F04BB" w:rsidRPr="00135CC7">
        <w:rPr>
          <w:rFonts w:ascii="Times New Roman" w:eastAsiaTheme="minorEastAsia" w:hAnsi="Times New Roman"/>
          <w:sz w:val="24"/>
        </w:rPr>
        <w:t>N</w:t>
      </w:r>
      <w:r w:rsidR="000F04BB" w:rsidRPr="00135CC7">
        <w:rPr>
          <w:rFonts w:ascii="Times New Roman" w:hAnsi="Times New Roman"/>
          <w:sz w:val="24"/>
        </w:rPr>
        <w:t xml:space="preserve">ew </w:t>
      </w:r>
      <w:r w:rsidRPr="00135CC7">
        <w:rPr>
          <w:rFonts w:ascii="Times New Roman" w:hAnsi="Times New Roman"/>
          <w:sz w:val="24"/>
        </w:rPr>
        <w:t xml:space="preserve">deep convolution neural network (DCNN) models with </w:t>
      </w:r>
      <w:del w:id="26" w:author="EPING" w:date="2020-12-25T08:37:00Z">
        <w:r w:rsidRPr="00135CC7" w:rsidDel="002768FE">
          <w:rPr>
            <w:rFonts w:ascii="Times New Roman" w:hAnsi="Times New Roman"/>
            <w:sz w:val="24"/>
          </w:rPr>
          <w:delText>superior  image</w:delText>
        </w:r>
      </w:del>
      <w:ins w:id="27" w:author="EPING" w:date="2020-12-25T08:37:00Z">
        <w:r w:rsidR="002768FE" w:rsidRPr="00135CC7">
          <w:rPr>
            <w:rFonts w:ascii="Times New Roman" w:hAnsi="Times New Roman"/>
            <w:sz w:val="24"/>
          </w:rPr>
          <w:t>superior image</w:t>
        </w:r>
      </w:ins>
      <w:r w:rsidRPr="00135CC7">
        <w:rPr>
          <w:rFonts w:ascii="Times New Roman" w:hAnsi="Times New Roman"/>
          <w:sz w:val="24"/>
        </w:rPr>
        <w:t xml:space="preserve"> processing tasks </w:t>
      </w:r>
      <w:r w:rsidR="00EE7CE9" w:rsidRPr="00135CC7">
        <w:rPr>
          <w:rFonts w:ascii="Times New Roman" w:hAnsi="Times New Roman"/>
          <w:sz w:val="24"/>
        </w:rPr>
        <w:t xml:space="preserve">capabilities </w:t>
      </w:r>
      <w:r w:rsidRPr="00135CC7">
        <w:rPr>
          <w:rFonts w:ascii="Times New Roman" w:hAnsi="Times New Roman"/>
          <w:sz w:val="24"/>
        </w:rPr>
        <w:t>are being proposed.</w:t>
      </w:r>
      <w:r w:rsidR="004E0A32" w:rsidRPr="00135CC7">
        <w:rPr>
          <w:rFonts w:ascii="Times New Roman" w:hAnsi="Times New Roman"/>
          <w:sz w:val="24"/>
        </w:rPr>
        <w:t xml:space="preserve"> </w:t>
      </w:r>
      <w:bookmarkEnd w:id="25"/>
      <w:del w:id="28" w:author="EPING" w:date="2020-12-25T08:53:00Z">
        <w:r w:rsidR="004E0A32" w:rsidRPr="00135CC7" w:rsidDel="00523BBC">
          <w:rPr>
            <w:rFonts w:ascii="Times New Roman" w:hAnsi="Times New Roman"/>
            <w:sz w:val="24"/>
          </w:rPr>
          <w:delText>Conversely</w:delText>
        </w:r>
      </w:del>
      <w:ins w:id="29" w:author="EPING" w:date="2020-12-25T08:53:00Z">
        <w:del w:id="30" w:author="Windows User" w:date="2020-12-26T16:38:00Z">
          <w:r w:rsidR="00523BBC" w:rsidDel="0048319E">
            <w:rPr>
              <w:rFonts w:ascii="Times New Roman" w:hAnsi="Times New Roman" w:hint="eastAsia"/>
              <w:sz w:val="24"/>
            </w:rPr>
            <w:delText>However</w:delText>
          </w:r>
        </w:del>
      </w:ins>
      <w:del w:id="31" w:author="Windows User" w:date="2020-12-26T16:38:00Z">
        <w:r w:rsidR="004E0A32" w:rsidRPr="00135CC7" w:rsidDel="0048319E">
          <w:rPr>
            <w:rFonts w:ascii="Times New Roman" w:hAnsi="Times New Roman"/>
            <w:sz w:val="24"/>
          </w:rPr>
          <w:delText>, insufficient training data in hyperspectral images have been earmarked as a major bottleneck for most of the DCNNs performance in semantic segmentation in many studies</w:delText>
        </w:r>
      </w:del>
      <w:ins w:id="32" w:author="Windows User" w:date="2020-12-26T16:38:00Z">
        <w:r w:rsidR="0048319E">
          <w:rPr>
            <w:rFonts w:ascii="Times New Roman" w:hAnsi="Times New Roman"/>
            <w:sz w:val="24"/>
          </w:rPr>
          <w:t xml:space="preserve">However, in many studies, inadequate training data in hyperspectral images has been described as a significant bottleneck for most of the success of DCNNs in semantic </w:t>
        </w:r>
      </w:ins>
      <w:del w:id="33" w:author="Windows User" w:date="2020-12-26T16:40:00Z">
        <w:r w:rsidR="004E0A32" w:rsidRPr="00135CC7" w:rsidDel="0048319E">
          <w:rPr>
            <w:rFonts w:ascii="Times New Roman" w:hAnsi="Times New Roman"/>
            <w:sz w:val="24"/>
          </w:rPr>
          <w:delText>.</w:delText>
        </w:r>
      </w:del>
      <w:ins w:id="34" w:author="Windows User" w:date="2020-12-26T16:40:00Z">
        <w:r w:rsidR="0048319E">
          <w:rPr>
            <w:rFonts w:ascii="Times New Roman" w:hAnsi="Times New Roman"/>
            <w:sz w:val="24"/>
          </w:rPr>
          <w:t>segmentation.</w:t>
        </w:r>
      </w:ins>
      <w:r w:rsidRPr="00135CC7">
        <w:rPr>
          <w:rFonts w:ascii="Times New Roman" w:hAnsi="Times New Roman"/>
          <w:sz w:val="24"/>
        </w:rPr>
        <w:t xml:space="preserve"> </w:t>
      </w:r>
      <w:del w:id="35" w:author="EPING" w:date="2020-12-25T08:50:00Z">
        <w:r w:rsidRPr="00135CC7" w:rsidDel="00627753">
          <w:rPr>
            <w:rFonts w:ascii="Times New Roman" w:hAnsi="Times New Roman"/>
            <w:sz w:val="24"/>
          </w:rPr>
          <w:delText>In this report</w:delText>
        </w:r>
      </w:del>
      <w:ins w:id="36" w:author="EPING" w:date="2020-12-25T08:50:00Z">
        <w:del w:id="37" w:author="Windows User" w:date="2020-12-26T16:40:00Z">
          <w:r w:rsidR="00627753" w:rsidDel="0048319E">
            <w:rPr>
              <w:rFonts w:ascii="Times New Roman" w:hAnsi="Times New Roman" w:hint="eastAsia"/>
              <w:sz w:val="24"/>
            </w:rPr>
            <w:delText>To simulate future research</w:delText>
          </w:r>
        </w:del>
      </w:ins>
      <w:del w:id="38" w:author="Windows User" w:date="2020-12-26T16:40:00Z">
        <w:r w:rsidRPr="00135CC7" w:rsidDel="0048319E">
          <w:rPr>
            <w:rFonts w:ascii="Times New Roman" w:hAnsi="Times New Roman"/>
            <w:sz w:val="24"/>
          </w:rPr>
          <w:delText xml:space="preserve">, we present a </w:delText>
        </w:r>
      </w:del>
      <w:ins w:id="39" w:author="EPING" w:date="2020-12-25T08:57:00Z">
        <w:del w:id="40" w:author="Windows User" w:date="2020-12-26T16:40:00Z">
          <w:r w:rsidR="00EF0ADC" w:rsidRPr="00EF0ADC" w:rsidDel="0048319E">
            <w:rPr>
              <w:rFonts w:ascii="Times New Roman" w:hAnsi="Times New Roman"/>
              <w:sz w:val="24"/>
            </w:rPr>
            <w:delText xml:space="preserve">comprehensive </w:delText>
          </w:r>
        </w:del>
      </w:ins>
      <w:del w:id="41" w:author="Windows User" w:date="2020-12-26T16:40:00Z">
        <w:r w:rsidRPr="00135CC7" w:rsidDel="0048319E">
          <w:rPr>
            <w:rFonts w:ascii="Times New Roman" w:hAnsi="Times New Roman"/>
            <w:sz w:val="24"/>
          </w:rPr>
          <w:delText>review of the current datasets and the methods that</w:delText>
        </w:r>
      </w:del>
      <w:ins w:id="42" w:author="EPING" w:date="2020-12-25T08:54:00Z">
        <w:del w:id="43" w:author="Windows User" w:date="2020-12-26T16:40:00Z">
          <w:r w:rsidR="005F58EF" w:rsidDel="0048319E">
            <w:rPr>
              <w:rFonts w:ascii="Times New Roman" w:hAnsi="Times New Roman"/>
              <w:sz w:val="24"/>
            </w:rPr>
            <w:delText>methods that</w:delText>
          </w:r>
        </w:del>
      </w:ins>
      <w:del w:id="44" w:author="Windows User" w:date="2020-12-26T16:40:00Z">
        <w:r w:rsidRPr="00135CC7" w:rsidDel="0048319E">
          <w:rPr>
            <w:rFonts w:ascii="Times New Roman" w:hAnsi="Times New Roman"/>
            <w:sz w:val="24"/>
          </w:rPr>
          <w:delText xml:space="preserve"> have handled training data insufficiency in DCNNs.</w:delText>
        </w:r>
      </w:del>
      <w:ins w:id="45" w:author="Windows User" w:date="2020-12-26T16:40:00Z">
        <w:r w:rsidR="0048319E">
          <w:rPr>
            <w:rFonts w:ascii="Times New Roman" w:hAnsi="Times New Roman"/>
            <w:sz w:val="24"/>
          </w:rPr>
          <w:t>We provide a thorough analysis of the available datasets and the approaches that have handled training data insufficiency in DCNNs in order to simulate future studies.</w:t>
        </w:r>
      </w:ins>
      <w:r w:rsidRPr="00135CC7">
        <w:rPr>
          <w:rFonts w:ascii="Times New Roman" w:hAnsi="Times New Roman"/>
          <w:sz w:val="24"/>
        </w:rPr>
        <w:t xml:space="preserve"> Our aim is three-fold: </w:t>
      </w:r>
      <w:del w:id="46" w:author="EPING" w:date="2020-12-25T08:54:00Z">
        <w:r w:rsidRPr="00135CC7" w:rsidDel="00B34B75">
          <w:rPr>
            <w:rFonts w:ascii="Times New Roman" w:hAnsi="Times New Roman"/>
            <w:sz w:val="24"/>
          </w:rPr>
          <w:delText>First</w:delText>
        </w:r>
      </w:del>
      <w:ins w:id="47" w:author="EPING" w:date="2020-12-25T08:54:00Z">
        <w:r w:rsidR="00B34B75">
          <w:rPr>
            <w:rFonts w:ascii="Times New Roman" w:hAnsi="Times New Roman" w:hint="eastAsia"/>
            <w:sz w:val="24"/>
          </w:rPr>
          <w:t>f</w:t>
        </w:r>
        <w:r w:rsidR="00B34B75" w:rsidRPr="00135CC7">
          <w:rPr>
            <w:rFonts w:ascii="Times New Roman" w:hAnsi="Times New Roman"/>
            <w:sz w:val="24"/>
          </w:rPr>
          <w:t>irst</w:t>
        </w:r>
      </w:ins>
      <w:r w:rsidRPr="00135CC7">
        <w:rPr>
          <w:rFonts w:ascii="Times New Roman" w:hAnsi="Times New Roman"/>
          <w:sz w:val="24"/>
        </w:rPr>
        <w:t xml:space="preserve">, we present </w:t>
      </w:r>
      <w:ins w:id="48" w:author="EPING" w:date="2020-12-25T09:08:00Z">
        <w:del w:id="49" w:author="Windows User" w:date="2020-12-26T16:42:00Z">
          <w:r w:rsidR="007B7A4F" w:rsidDel="00784FEA">
            <w:rPr>
              <w:rFonts w:ascii="Times New Roman" w:hAnsi="Times New Roman" w:hint="eastAsia"/>
              <w:sz w:val="24"/>
            </w:rPr>
            <w:delText>several</w:delText>
          </w:r>
        </w:del>
      </w:ins>
      <w:del w:id="50" w:author="Windows User" w:date="2020-12-26T16:42:00Z">
        <w:r w:rsidRPr="00135CC7" w:rsidDel="00784FEA">
          <w:rPr>
            <w:rFonts w:ascii="Times New Roman" w:hAnsi="Times New Roman"/>
            <w:sz w:val="24"/>
          </w:rPr>
          <w:delText>the available</w:delText>
        </w:r>
      </w:del>
      <w:ins w:id="51" w:author="Windows User" w:date="2020-12-26T16:42:00Z">
        <w:r w:rsidR="00784FEA">
          <w:rPr>
            <w:rFonts w:ascii="Times New Roman" w:hAnsi="Times New Roman"/>
            <w:sz w:val="24"/>
          </w:rPr>
          <w:t>several</w:t>
        </w:r>
        <w:r w:rsidR="00784FEA" w:rsidRPr="00135CC7">
          <w:rPr>
            <w:rFonts w:ascii="Times New Roman" w:hAnsi="Times New Roman"/>
            <w:sz w:val="24"/>
          </w:rPr>
          <w:t xml:space="preserve"> available</w:t>
        </w:r>
      </w:ins>
      <w:r w:rsidRPr="00135CC7">
        <w:rPr>
          <w:rFonts w:ascii="Times New Roman" w:hAnsi="Times New Roman"/>
          <w:sz w:val="24"/>
        </w:rPr>
        <w:t xml:space="preserve"> imagery datasets used in image processing domains with pointers to their core references; </w:t>
      </w:r>
      <w:del w:id="52" w:author="EPING" w:date="2020-12-25T08:54:00Z">
        <w:r w:rsidRPr="00135CC7" w:rsidDel="00BE00E8">
          <w:rPr>
            <w:rFonts w:ascii="Times New Roman" w:hAnsi="Times New Roman"/>
            <w:sz w:val="24"/>
          </w:rPr>
          <w:delText>Second</w:delText>
        </w:r>
      </w:del>
      <w:ins w:id="53" w:author="EPING" w:date="2020-12-25T08:54:00Z">
        <w:r w:rsidR="00BE00E8" w:rsidRPr="00135CC7">
          <w:rPr>
            <w:rFonts w:ascii="Times New Roman" w:hAnsi="Times New Roman"/>
            <w:sz w:val="24"/>
          </w:rPr>
          <w:t>second</w:t>
        </w:r>
      </w:ins>
      <w:r w:rsidRPr="00135CC7">
        <w:rPr>
          <w:rFonts w:ascii="Times New Roman" w:hAnsi="Times New Roman"/>
          <w:sz w:val="24"/>
        </w:rPr>
        <w:t xml:space="preserve">, we </w:t>
      </w:r>
      <w:del w:id="54" w:author="Windows User" w:date="2020-12-26T16:46:00Z">
        <w:r w:rsidRPr="00135CC7" w:rsidDel="00814E2D">
          <w:rPr>
            <w:rFonts w:ascii="Times New Roman" w:hAnsi="Times New Roman"/>
            <w:sz w:val="24"/>
          </w:rPr>
          <w:delText xml:space="preserve">discuss </w:delText>
        </w:r>
      </w:del>
      <w:ins w:id="55" w:author="Windows User" w:date="2020-12-26T16:46:00Z">
        <w:r w:rsidR="00814E2D">
          <w:rPr>
            <w:rFonts w:ascii="Times New Roman" w:hAnsi="Times New Roman"/>
            <w:sz w:val="24"/>
          </w:rPr>
          <w:t>examine</w:t>
        </w:r>
        <w:r w:rsidR="00814E2D" w:rsidRPr="00135CC7">
          <w:rPr>
            <w:rFonts w:ascii="Times New Roman" w:hAnsi="Times New Roman"/>
            <w:sz w:val="24"/>
          </w:rPr>
          <w:t xml:space="preserve"> </w:t>
        </w:r>
      </w:ins>
      <w:r w:rsidRPr="00135CC7">
        <w:rPr>
          <w:rFonts w:ascii="Times New Roman" w:hAnsi="Times New Roman"/>
          <w:sz w:val="24"/>
        </w:rPr>
        <w:t xml:space="preserve">how </w:t>
      </w:r>
      <w:ins w:id="56" w:author="Windows User" w:date="2020-12-26T16:47:00Z">
        <w:r w:rsidR="00814E2D">
          <w:rPr>
            <w:rFonts w:ascii="Times New Roman" w:hAnsi="Times New Roman"/>
            <w:sz w:val="24"/>
          </w:rPr>
          <w:t>hyperspectral image (HS</w:t>
        </w:r>
      </w:ins>
      <w:ins w:id="57" w:author="Windows User" w:date="2020-12-26T16:53:00Z">
        <w:r w:rsidR="00814E2D">
          <w:rPr>
            <w:rFonts w:ascii="Times New Roman" w:hAnsi="Times New Roman"/>
            <w:sz w:val="24"/>
          </w:rPr>
          <w:t>I</w:t>
        </w:r>
      </w:ins>
      <w:ins w:id="58" w:author="Windows User" w:date="2020-12-26T16:47:00Z">
        <w:r w:rsidR="00814E2D">
          <w:rPr>
            <w:rFonts w:ascii="Times New Roman" w:hAnsi="Times New Roman"/>
            <w:sz w:val="24"/>
          </w:rPr>
          <w:t xml:space="preserve">) processing tasks have become improved through the generation of synthetic datasets, data augmentation, transfer learning, domain adaptation, and network optimization amid the glaring </w:t>
        </w:r>
      </w:ins>
      <w:ins w:id="59" w:author="Windows User" w:date="2020-12-26T16:49:00Z">
        <w:r w:rsidR="00814E2D">
          <w:rPr>
            <w:rFonts w:ascii="Times New Roman" w:hAnsi="Times New Roman"/>
            <w:sz w:val="24"/>
          </w:rPr>
          <w:t>challenge on limited labeled data</w:t>
        </w:r>
      </w:ins>
      <w:ins w:id="60" w:author="Windows User" w:date="2020-12-26T16:50:00Z">
        <w:r w:rsidR="00814E2D">
          <w:rPr>
            <w:rFonts w:ascii="Times New Roman" w:hAnsi="Times New Roman"/>
            <w:sz w:val="24"/>
          </w:rPr>
          <w:t>;</w:t>
        </w:r>
      </w:ins>
      <w:ins w:id="61" w:author="Windows User" w:date="2020-12-26T16:49:00Z">
        <w:r w:rsidR="00814E2D">
          <w:rPr>
            <w:rFonts w:ascii="Times New Roman" w:hAnsi="Times New Roman"/>
            <w:sz w:val="24"/>
          </w:rPr>
          <w:t>.</w:t>
        </w:r>
      </w:ins>
      <w:ins w:id="62" w:author="Windows User" w:date="2020-12-26T16:47:00Z">
        <w:r w:rsidR="00814E2D">
          <w:rPr>
            <w:rFonts w:ascii="Times New Roman" w:hAnsi="Times New Roman"/>
            <w:sz w:val="24"/>
          </w:rPr>
          <w:t xml:space="preserve"> </w:t>
        </w:r>
      </w:ins>
      <w:del w:id="63" w:author="Windows User" w:date="2020-12-26T16:50:00Z">
        <w:r w:rsidRPr="00135CC7" w:rsidDel="00814E2D">
          <w:rPr>
            <w:rFonts w:ascii="Times New Roman" w:hAnsi="Times New Roman"/>
            <w:sz w:val="24"/>
          </w:rPr>
          <w:delText xml:space="preserve">the generation of synthetic datasets, data augmentation, transfer learning, domain adaptation, and network optimization has improved </w:delText>
        </w:r>
        <w:bookmarkStart w:id="64" w:name="OLE_LINK8"/>
        <w:r w:rsidR="0077223E" w:rsidRPr="00135CC7" w:rsidDel="00814E2D">
          <w:rPr>
            <w:rFonts w:ascii="Times New Roman" w:hAnsi="Times New Roman"/>
            <w:sz w:val="24"/>
          </w:rPr>
          <w:delText>hyperspectral</w:delText>
        </w:r>
        <w:r w:rsidRPr="00135CC7" w:rsidDel="00814E2D">
          <w:rPr>
            <w:rFonts w:ascii="Times New Roman" w:hAnsi="Times New Roman"/>
            <w:sz w:val="24"/>
          </w:rPr>
          <w:delText xml:space="preserve"> </w:delText>
        </w:r>
        <w:bookmarkEnd w:id="64"/>
        <w:r w:rsidR="0077223E" w:rsidRPr="00135CC7" w:rsidDel="00814E2D">
          <w:rPr>
            <w:rFonts w:ascii="Times New Roman" w:hAnsi="Times New Roman"/>
            <w:sz w:val="24"/>
          </w:rPr>
          <w:delText>image</w:delText>
        </w:r>
        <w:r w:rsidRPr="00135CC7" w:rsidDel="00814E2D">
          <w:rPr>
            <w:rFonts w:ascii="Times New Roman" w:hAnsi="Times New Roman"/>
            <w:sz w:val="24"/>
          </w:rPr>
          <w:delText xml:space="preserve"> (HS</w:delText>
        </w:r>
        <w:r w:rsidR="0077223E" w:rsidRPr="00135CC7" w:rsidDel="00814E2D">
          <w:rPr>
            <w:rFonts w:ascii="Times New Roman" w:hAnsi="Times New Roman"/>
            <w:sz w:val="24"/>
          </w:rPr>
          <w:delText>I</w:delText>
        </w:r>
        <w:r w:rsidRPr="00135CC7" w:rsidDel="00814E2D">
          <w:rPr>
            <w:rFonts w:ascii="Times New Roman" w:hAnsi="Times New Roman"/>
            <w:sz w:val="24"/>
          </w:rPr>
          <w:delText xml:space="preserve">) processing tasks despite the glaring challenge on limited labeled data. </w:delText>
        </w:r>
      </w:del>
      <w:ins w:id="65" w:author="EPING" w:date="2020-12-25T08:55:00Z">
        <w:del w:id="66" w:author="Windows User" w:date="2020-12-26T16:50:00Z">
          <w:r w:rsidR="004776E9" w:rsidDel="00814E2D">
            <w:rPr>
              <w:rFonts w:ascii="Times New Roman" w:hAnsi="Times New Roman" w:hint="eastAsia"/>
              <w:sz w:val="24"/>
            </w:rPr>
            <w:delText>;</w:delText>
          </w:r>
          <w:r w:rsidR="00361DBF" w:rsidDel="00814E2D">
            <w:rPr>
              <w:rFonts w:ascii="Times New Roman" w:hAnsi="Times New Roman" w:hint="eastAsia"/>
              <w:sz w:val="24"/>
            </w:rPr>
            <w:delText xml:space="preserve"> </w:delText>
          </w:r>
        </w:del>
      </w:ins>
      <w:del w:id="67" w:author="EPING" w:date="2020-12-25T08:55:00Z">
        <w:r w:rsidRPr="00135CC7" w:rsidDel="004776E9">
          <w:rPr>
            <w:rFonts w:ascii="Times New Roman" w:hAnsi="Times New Roman"/>
            <w:sz w:val="24"/>
          </w:rPr>
          <w:delText>Finally</w:delText>
        </w:r>
      </w:del>
      <w:ins w:id="68" w:author="EPING" w:date="2020-12-25T08:55:00Z">
        <w:r w:rsidR="004776E9">
          <w:rPr>
            <w:rFonts w:ascii="Times New Roman" w:hAnsi="Times New Roman" w:hint="eastAsia"/>
            <w:sz w:val="24"/>
          </w:rPr>
          <w:t>f</w:t>
        </w:r>
        <w:r w:rsidR="004776E9" w:rsidRPr="00135CC7">
          <w:rPr>
            <w:rFonts w:ascii="Times New Roman" w:hAnsi="Times New Roman"/>
            <w:sz w:val="24"/>
          </w:rPr>
          <w:t>inally</w:t>
        </w:r>
      </w:ins>
      <w:r w:rsidRPr="00135CC7">
        <w:rPr>
          <w:rFonts w:ascii="Times New Roman" w:hAnsi="Times New Roman"/>
          <w:sz w:val="24"/>
        </w:rPr>
        <w:t xml:space="preserve">, we compare how </w:t>
      </w:r>
      <w:ins w:id="69" w:author="Windows User" w:date="2020-12-26T16:51:00Z">
        <w:r w:rsidR="00814E2D">
          <w:rPr>
            <w:rFonts w:ascii="Times New Roman" w:hAnsi="Times New Roman"/>
            <w:sz w:val="24"/>
          </w:rPr>
          <w:t xml:space="preserve">different deep learning strategies were conducted on selected state-of-the-art image classification datasets and HSI assignments, and present the latest HIS semantic segmentation research directions. </w:t>
        </w:r>
      </w:ins>
      <w:del w:id="70" w:author="Windows User" w:date="2020-12-26T16:52:00Z">
        <w:r w:rsidRPr="00135CC7" w:rsidDel="00814E2D">
          <w:rPr>
            <w:rFonts w:ascii="Times New Roman" w:hAnsi="Times New Roman"/>
            <w:sz w:val="24"/>
          </w:rPr>
          <w:delText xml:space="preserve">various deep learning methods performed on select state-of-the-art datasets for </w:delText>
        </w:r>
        <w:r w:rsidR="00595922" w:rsidRPr="00135CC7" w:rsidDel="00814E2D">
          <w:rPr>
            <w:rFonts w:ascii="Times New Roman" w:hAnsi="Times New Roman"/>
            <w:sz w:val="24"/>
          </w:rPr>
          <w:delText>image classification</w:delText>
        </w:r>
        <w:r w:rsidR="0003705A" w:rsidRPr="00135CC7" w:rsidDel="00814E2D">
          <w:rPr>
            <w:rFonts w:ascii="Times New Roman" w:hAnsi="Times New Roman"/>
            <w:sz w:val="24"/>
          </w:rPr>
          <w:delText xml:space="preserve"> and HSI</w:delText>
        </w:r>
        <w:r w:rsidRPr="00135CC7" w:rsidDel="00814E2D">
          <w:rPr>
            <w:rFonts w:ascii="Times New Roman" w:hAnsi="Times New Roman"/>
            <w:sz w:val="24"/>
          </w:rPr>
          <w:delText xml:space="preserve"> tasks</w:delText>
        </w:r>
        <w:r w:rsidR="0003705A" w:rsidRPr="00135CC7" w:rsidDel="00814E2D">
          <w:rPr>
            <w:rFonts w:ascii="Times New Roman" w:hAnsi="Times New Roman"/>
            <w:sz w:val="24"/>
          </w:rPr>
          <w:delText>, and present the current research directions on HSI semantic segmentation</w:delText>
        </w:r>
        <w:r w:rsidRPr="00135CC7" w:rsidDel="00814E2D">
          <w:rPr>
            <w:rFonts w:ascii="Times New Roman" w:hAnsi="Times New Roman"/>
            <w:sz w:val="24"/>
          </w:rPr>
          <w:delText xml:space="preserve">. </w:delText>
        </w:r>
      </w:del>
      <w:del w:id="71" w:author="Windows User" w:date="2020-12-26T16:53:00Z">
        <w:r w:rsidRPr="00135CC7" w:rsidDel="00814E2D">
          <w:rPr>
            <w:rFonts w:ascii="Times New Roman" w:hAnsi="Times New Roman"/>
            <w:sz w:val="24"/>
          </w:rPr>
          <w:delText xml:space="preserve">We believe </w:delText>
        </w:r>
        <w:r w:rsidR="0003705A" w:rsidRPr="00135CC7" w:rsidDel="00814E2D">
          <w:rPr>
            <w:rFonts w:ascii="Times New Roman" w:hAnsi="Times New Roman"/>
            <w:sz w:val="24"/>
          </w:rPr>
          <w:delText>this report</w:delText>
        </w:r>
        <w:r w:rsidRPr="00135CC7" w:rsidDel="00814E2D">
          <w:rPr>
            <w:rFonts w:ascii="Times New Roman" w:hAnsi="Times New Roman"/>
            <w:sz w:val="24"/>
          </w:rPr>
          <w:delText xml:space="preserve"> will be helpful to both new and experienced researchers and will make a signiﬁcant contribution to the existing literature for the research community.</w:delText>
        </w:r>
      </w:del>
    </w:p>
    <w:p w14:paraId="2308AF46" w14:textId="77777777" w:rsidR="00E35113" w:rsidRPr="008F601D" w:rsidRDefault="00E35113" w:rsidP="00E32FD4">
      <w:pPr>
        <w:rPr>
          <w:rFonts w:ascii="Times New Roman" w:hAnsi="Times New Roman"/>
          <w:szCs w:val="21"/>
        </w:rPr>
      </w:pPr>
    </w:p>
    <w:p w14:paraId="1F38C64E" w14:textId="77777777" w:rsidR="001A01CF" w:rsidRPr="008F601D" w:rsidRDefault="00CA3ECB" w:rsidP="00E32FD4">
      <w:pPr>
        <w:rPr>
          <w:rFonts w:ascii="Times New Roman" w:eastAsiaTheme="minorEastAsia" w:hAnsi="Times New Roman"/>
          <w:sz w:val="24"/>
        </w:rPr>
      </w:pPr>
      <w:r w:rsidRPr="008F601D">
        <w:rPr>
          <w:rFonts w:ascii="Times New Roman" w:hAnsi="Times New Roman" w:hint="eastAsia"/>
          <w:b/>
          <w:bCs/>
          <w:i/>
          <w:iCs/>
          <w:szCs w:val="21"/>
        </w:rPr>
        <w:t>Keywords:</w:t>
      </w:r>
      <w:r w:rsidRPr="00135CC7">
        <w:rPr>
          <w:rFonts w:ascii="Times New Roman" w:hAnsi="Times New Roman"/>
          <w:szCs w:val="21"/>
        </w:rPr>
        <w:t xml:space="preserve"> </w:t>
      </w:r>
      <w:r w:rsidR="00E35113" w:rsidRPr="008F601D">
        <w:rPr>
          <w:rFonts w:ascii="Times New Roman" w:hAnsi="Times New Roman"/>
          <w:sz w:val="24"/>
        </w:rPr>
        <w:t>Hyperspectral, Semantic segmentation, Remote Sensing, Data augmentation, Synthetic Data.</w:t>
      </w:r>
    </w:p>
    <w:p w14:paraId="799982E9" w14:textId="5123F60B" w:rsidR="00C428B9" w:rsidRPr="008F601D" w:rsidRDefault="00C428B9" w:rsidP="00E32FD4">
      <w:pPr>
        <w:rPr>
          <w:rFonts w:ascii="Times New Roman" w:eastAsiaTheme="minorEastAsia" w:hAnsi="Times New Roman"/>
          <w:sz w:val="24"/>
        </w:rPr>
      </w:pPr>
    </w:p>
    <w:p w14:paraId="11400FCC" w14:textId="58D28F21" w:rsidR="00C428B9" w:rsidRPr="008F601D" w:rsidRDefault="00C428B9" w:rsidP="00E32FD4">
      <w:pPr>
        <w:rPr>
          <w:rFonts w:ascii="Times New Roman" w:eastAsiaTheme="minorEastAsia" w:hAnsi="Times New Roman"/>
          <w:sz w:val="24"/>
        </w:rPr>
      </w:pPr>
    </w:p>
    <w:p w14:paraId="61AAAEFE" w14:textId="375F04D1" w:rsidR="00CA3ECB" w:rsidRPr="008F601D" w:rsidRDefault="00465673" w:rsidP="00E32FD4">
      <w:pPr>
        <w:rPr>
          <w:rFonts w:ascii="Times New Roman" w:hAnsi="Times New Roman"/>
          <w:szCs w:val="21"/>
        </w:rPr>
      </w:pPr>
      <w:r w:rsidRPr="008F601D">
        <w:rPr>
          <w:noProof/>
          <w:lang w:eastAsia="en-US"/>
        </w:rPr>
        <mc:AlternateContent>
          <mc:Choice Requires="wps">
            <w:drawing>
              <wp:anchor distT="0" distB="0" distL="114300" distR="114300" simplePos="0" relativeHeight="251657216" behindDoc="0" locked="0" layoutInCell="1" allowOverlap="1" wp14:anchorId="7A021D0E" wp14:editId="68F26D7B">
                <wp:simplePos x="0" y="0"/>
                <wp:positionH relativeFrom="column">
                  <wp:posOffset>-12700</wp:posOffset>
                </wp:positionH>
                <wp:positionV relativeFrom="paragraph">
                  <wp:posOffset>123190</wp:posOffset>
                </wp:positionV>
                <wp:extent cx="2496820" cy="5080"/>
                <wp:effectExtent l="0" t="0" r="17780" b="13970"/>
                <wp:wrapNone/>
                <wp:docPr id="15" name="直线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6820"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2D348" id="直线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7pt" to="195.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"/>
            </w:pict>
          </mc:Fallback>
        </mc:AlternateContent>
      </w:r>
    </w:p>
    <w:p w14:paraId="6C0834B7" w14:textId="77777777" w:rsidR="00CA3ECB" w:rsidRPr="00135CC7" w:rsidRDefault="00CA3ECB" w:rsidP="00E32FD4">
      <w:pPr>
        <w:ind w:firstLineChars="100" w:firstLine="210"/>
        <w:rPr>
          <w:rFonts w:ascii="Times New Roman" w:hAnsi="Times New Roman"/>
          <w:i/>
          <w:szCs w:val="21"/>
        </w:rPr>
      </w:pPr>
      <w:r w:rsidRPr="00135CC7">
        <w:rPr>
          <w:rFonts w:ascii="Times New Roman" w:hAnsi="Times New Roman"/>
          <w:i/>
          <w:szCs w:val="21"/>
        </w:rPr>
        <w:t xml:space="preserve">∗Corresponding author at: </w:t>
      </w:r>
      <w:r w:rsidR="00995C6B" w:rsidRPr="00135CC7">
        <w:rPr>
          <w:rFonts w:ascii="Times New Roman" w:eastAsiaTheme="minorEastAsia" w:hAnsi="Times New Roman"/>
          <w:i/>
          <w:szCs w:val="21"/>
        </w:rPr>
        <w:t>Xiamen University</w:t>
      </w:r>
    </w:p>
    <w:p w14:paraId="11DB46A5" w14:textId="77777777" w:rsidR="00CA3ECB" w:rsidRPr="00135CC7" w:rsidRDefault="00CA3ECB" w:rsidP="00E32FD4">
      <w:pPr>
        <w:ind w:firstLineChars="100" w:firstLine="210"/>
        <w:rPr>
          <w:rFonts w:ascii="Times New Roman" w:hAnsi="Times New Roman"/>
          <w:i/>
          <w:szCs w:val="21"/>
        </w:rPr>
      </w:pPr>
      <w:r w:rsidRPr="00135CC7">
        <w:rPr>
          <w:rFonts w:ascii="Times New Roman" w:hAnsi="Times New Roman"/>
          <w:i/>
          <w:szCs w:val="21"/>
        </w:rPr>
        <w:t>E-mail address:</w:t>
      </w:r>
      <w:r w:rsidR="00F335DF" w:rsidRPr="00135CC7">
        <w:rPr>
          <w:rFonts w:ascii="Times New Roman" w:eastAsiaTheme="minorEastAsia" w:hAnsi="Times New Roman"/>
          <w:i/>
          <w:szCs w:val="21"/>
        </w:rPr>
        <w:t xml:space="preserve"> </w:t>
      </w:r>
      <w:r w:rsidR="00995C6B" w:rsidRPr="00135CC7">
        <w:rPr>
          <w:rFonts w:ascii="Times New Roman" w:eastAsiaTheme="minorEastAsia" w:hAnsi="Times New Roman"/>
          <w:i/>
          <w:szCs w:val="21"/>
        </w:rPr>
        <w:t>chenyiping@xmu.edu.cn</w:t>
      </w:r>
      <w:r w:rsidR="002346F3" w:rsidRPr="00135CC7">
        <w:rPr>
          <w:rFonts w:ascii="Times New Roman" w:eastAsiaTheme="minorEastAsia" w:hAnsi="Times New Roman"/>
          <w:i/>
          <w:szCs w:val="21"/>
        </w:rPr>
        <w:t xml:space="preserve"> </w:t>
      </w:r>
      <w:r w:rsidR="00995C6B" w:rsidRPr="00135CC7">
        <w:rPr>
          <w:rFonts w:ascii="Times New Roman" w:eastAsiaTheme="minorEastAsia" w:hAnsi="Times New Roman"/>
          <w:i/>
          <w:szCs w:val="21"/>
        </w:rPr>
        <w:t>(</w:t>
      </w:r>
      <w:proofErr w:type="spellStart"/>
      <w:r w:rsidR="00995C6B" w:rsidRPr="00135CC7">
        <w:rPr>
          <w:rFonts w:ascii="Times New Roman" w:eastAsiaTheme="minorEastAsia" w:hAnsi="Times New Roman"/>
          <w:i/>
          <w:szCs w:val="21"/>
        </w:rPr>
        <w:t>Yiping</w:t>
      </w:r>
      <w:proofErr w:type="spellEnd"/>
      <w:r w:rsidR="00995C6B" w:rsidRPr="00135CC7">
        <w:rPr>
          <w:rFonts w:ascii="Times New Roman" w:eastAsiaTheme="minorEastAsia" w:hAnsi="Times New Roman"/>
          <w:i/>
          <w:szCs w:val="21"/>
        </w:rPr>
        <w:t xml:space="preserve"> Chen)</w:t>
      </w:r>
      <w:r w:rsidR="00A3329F" w:rsidRPr="00135CC7">
        <w:rPr>
          <w:rFonts w:ascii="Times New Roman" w:eastAsiaTheme="minorEastAsia" w:hAnsi="Times New Roman"/>
          <w:i/>
          <w:szCs w:val="21"/>
        </w:rPr>
        <w:t xml:space="preserve"> and</w:t>
      </w:r>
      <w:r w:rsidRPr="00135CC7">
        <w:rPr>
          <w:rFonts w:ascii="Times New Roman" w:hAnsi="Times New Roman"/>
          <w:i/>
          <w:szCs w:val="21"/>
        </w:rPr>
        <w:t xml:space="preserve"> </w:t>
      </w:r>
      <w:r w:rsidR="00A10522" w:rsidRPr="00135CC7">
        <w:rPr>
          <w:rFonts w:ascii="Times New Roman" w:hAnsi="Times New Roman"/>
          <w:i/>
          <w:szCs w:val="21"/>
        </w:rPr>
        <w:t>junli@uwaterloo.ca</w:t>
      </w:r>
      <w:r w:rsidRPr="00135CC7">
        <w:rPr>
          <w:rFonts w:ascii="Times New Roman" w:hAnsi="Times New Roman"/>
          <w:i/>
          <w:szCs w:val="21"/>
        </w:rPr>
        <w:t xml:space="preserve"> (</w:t>
      </w:r>
      <w:r w:rsidR="00A10522" w:rsidRPr="00135CC7">
        <w:rPr>
          <w:rFonts w:ascii="Times New Roman" w:hAnsi="Times New Roman"/>
          <w:i/>
          <w:szCs w:val="21"/>
        </w:rPr>
        <w:t>Jonathan Li</w:t>
      </w:r>
      <w:r w:rsidRPr="00135CC7">
        <w:rPr>
          <w:rFonts w:ascii="Times New Roman" w:hAnsi="Times New Roman"/>
          <w:i/>
          <w:szCs w:val="21"/>
        </w:rPr>
        <w:t>)</w:t>
      </w:r>
    </w:p>
    <w:p w14:paraId="2431ECA7" w14:textId="77777777" w:rsidR="002F02CB" w:rsidRPr="008F601D" w:rsidRDefault="002F02CB" w:rsidP="002F02CB">
      <w:pPr>
        <w:rPr>
          <w:rFonts w:ascii="Times New Roman" w:eastAsiaTheme="minorEastAsia" w:hAnsi="Times New Roman"/>
          <w:b/>
          <w:bCs/>
          <w:sz w:val="24"/>
        </w:rPr>
      </w:pPr>
    </w:p>
    <w:p w14:paraId="2A508BCD" w14:textId="1BA56C4F" w:rsidR="001508F1" w:rsidRPr="008F601D" w:rsidRDefault="00465673" w:rsidP="002F02CB">
      <w:pPr>
        <w:rPr>
          <w:rFonts w:ascii="Times New Roman" w:hAnsi="Times New Roman"/>
          <w:b/>
          <w:bCs/>
          <w:sz w:val="24"/>
        </w:rPr>
      </w:pPr>
      <w:r w:rsidRPr="008F601D">
        <w:rPr>
          <w:rFonts w:ascii="Times New Roman" w:hAnsi="Times New Roman"/>
          <w:b/>
          <w:bCs/>
          <w:noProof/>
          <w:sz w:val="24"/>
          <w:lang w:eastAsia="en-US"/>
        </w:rPr>
        <mc:AlternateContent>
          <mc:Choice Requires="wps">
            <w:drawing>
              <wp:anchor distT="0" distB="0" distL="114300" distR="114300" simplePos="0" relativeHeight="251655168" behindDoc="0" locked="0" layoutInCell="1" allowOverlap="1" wp14:anchorId="3E219FF7" wp14:editId="09945C4B">
                <wp:simplePos x="0" y="0"/>
                <wp:positionH relativeFrom="column">
                  <wp:posOffset>3810</wp:posOffset>
                </wp:positionH>
                <wp:positionV relativeFrom="paragraph">
                  <wp:posOffset>0</wp:posOffset>
                </wp:positionV>
                <wp:extent cx="5231130" cy="635"/>
                <wp:effectExtent l="0" t="0" r="7620" b="18415"/>
                <wp:wrapNone/>
                <wp:docPr id="14" name="直线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11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E8AD" id="直线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0" to="412.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"/>
            </w:pict>
          </mc:Fallback>
        </mc:AlternateContent>
      </w:r>
      <w:r w:rsidR="002A5131" w:rsidRPr="008F601D">
        <w:rPr>
          <w:rFonts w:ascii="Times New Roman" w:eastAsiaTheme="minorEastAsia" w:hAnsi="Times New Roman" w:hint="eastAsia"/>
          <w:b/>
          <w:bCs/>
          <w:sz w:val="24"/>
        </w:rPr>
        <w:t>1</w:t>
      </w:r>
      <w:r w:rsidR="00A1319F" w:rsidRPr="008F601D">
        <w:rPr>
          <w:rFonts w:ascii="Times New Roman" w:eastAsiaTheme="minorEastAsia" w:hAnsi="Times New Roman" w:hint="eastAsia"/>
          <w:b/>
          <w:bCs/>
          <w:sz w:val="24"/>
        </w:rPr>
        <w:t>．</w:t>
      </w:r>
      <w:r w:rsidR="000310C3" w:rsidRPr="008F601D">
        <w:rPr>
          <w:rFonts w:ascii="Times New Roman" w:hAnsi="Times New Roman"/>
          <w:b/>
          <w:bCs/>
          <w:sz w:val="24"/>
        </w:rPr>
        <w:t>Introduction</w:t>
      </w:r>
    </w:p>
    <w:p w14:paraId="3D8A43A4" w14:textId="0889D439" w:rsidR="0088251C" w:rsidRDefault="007201F3" w:rsidP="00867DCE">
      <w:pPr>
        <w:ind w:firstLine="240"/>
        <w:rPr>
          <w:ins w:id="72" w:author="Windows User" w:date="2020-12-26T17:38:00Z"/>
          <w:rFonts w:ascii="Times New Roman" w:hAnsi="Times New Roman"/>
          <w:sz w:val="24"/>
        </w:rPr>
      </w:pPr>
      <w:bookmarkStart w:id="73" w:name="OLE_LINK3"/>
      <w:bookmarkStart w:id="74" w:name="OLE_LINK4"/>
      <w:ins w:id="75" w:author="Windows User" w:date="2020-12-26T17:37:00Z">
        <w:r>
          <w:rPr>
            <w:rFonts w:ascii="Times New Roman" w:hAnsi="Times New Roman"/>
            <w:sz w:val="24"/>
          </w:rPr>
          <w:t>Hyperspectral imaging</w:t>
        </w:r>
      </w:ins>
      <w:ins w:id="76" w:author="Windows User" w:date="2020-12-26T17:38:00Z">
        <w:r>
          <w:rPr>
            <w:rFonts w:ascii="Times New Roman" w:hAnsi="Times New Roman"/>
            <w:sz w:val="24"/>
          </w:rPr>
          <w:t xml:space="preserve"> (HSI) is</w:t>
        </w:r>
      </w:ins>
      <w:ins w:id="77" w:author="Windows User" w:date="2020-12-26T17:37:00Z">
        <w:r>
          <w:rPr>
            <w:rFonts w:ascii="Times New Roman" w:hAnsi="Times New Roman"/>
            <w:sz w:val="24"/>
          </w:rPr>
          <w:t xml:space="preserve"> a versatile technique that adds a new dimension to optical </w:t>
        </w:r>
      </w:ins>
      <w:ins w:id="78" w:author="Windows User" w:date="2020-12-26T17:38:00Z">
        <w:r>
          <w:rPr>
            <w:rFonts w:ascii="Times New Roman" w:hAnsi="Times New Roman"/>
            <w:sz w:val="24"/>
          </w:rPr>
          <w:t xml:space="preserve">imaging. </w:t>
        </w:r>
      </w:ins>
      <w:ins w:id="79" w:author="Windows User" w:date="2020-12-26T17:45:00Z">
        <w:r w:rsidR="00A34305">
          <w:rPr>
            <w:rFonts w:ascii="Times New Roman" w:hAnsi="Times New Roman"/>
            <w:sz w:val="24"/>
          </w:rPr>
          <w:t xml:space="preserve">Researchers have been able to achieve high-quality spectral and spatial </w:t>
        </w:r>
        <w:r w:rsidR="00A34305">
          <w:rPr>
            <w:rFonts w:ascii="Times New Roman" w:hAnsi="Times New Roman"/>
            <w:sz w:val="24"/>
          </w:rPr>
          <w:lastRenderedPageBreak/>
          <w:t xml:space="preserve">image </w:t>
        </w:r>
      </w:ins>
      <w:ins w:id="80" w:author="Windows User" w:date="2020-12-26T17:46:00Z">
        <w:r w:rsidR="00A34305">
          <w:rPr>
            <w:rFonts w:ascii="Times New Roman" w:hAnsi="Times New Roman"/>
            <w:sz w:val="24"/>
          </w:rPr>
          <w:t>resolutions</w:t>
        </w:r>
      </w:ins>
      <w:ins w:id="81" w:author="Windows User" w:date="2020-12-26T17:45:00Z">
        <w:r w:rsidR="00A34305">
          <w:rPr>
            <w:rFonts w:ascii="Times New Roman" w:hAnsi="Times New Roman"/>
            <w:sz w:val="24"/>
          </w:rPr>
          <w:t xml:space="preserve"> with the availability of low-cost sensors, enhancements in image acquisition, processing techniques and sophisticated computing capabilities. </w:t>
        </w:r>
      </w:ins>
      <w:ins w:id="82" w:author="Windows User" w:date="2020-12-26T17:50:00Z">
        <w:r w:rsidR="00A34305">
          <w:rPr>
            <w:rFonts w:ascii="Times New Roman" w:hAnsi="Times New Roman"/>
            <w:sz w:val="24"/>
          </w:rPr>
          <w:t xml:space="preserve">In the recent past, it has grown </w:t>
        </w:r>
      </w:ins>
      <w:ins w:id="83" w:author="Windows User" w:date="2020-12-26T17:51:00Z">
        <w:r w:rsidR="00A34305">
          <w:rPr>
            <w:rFonts w:ascii="Times New Roman" w:hAnsi="Times New Roman"/>
            <w:sz w:val="24"/>
          </w:rPr>
          <w:t>increasingly</w:t>
        </w:r>
      </w:ins>
      <w:ins w:id="84" w:author="Windows User" w:date="2020-12-26T17:50:00Z">
        <w:r w:rsidR="00A34305">
          <w:rPr>
            <w:rFonts w:ascii="Times New Roman" w:hAnsi="Times New Roman"/>
            <w:sz w:val="24"/>
          </w:rPr>
          <w:t xml:space="preserve"> </w:t>
        </w:r>
      </w:ins>
      <w:ins w:id="85" w:author="Windows User" w:date="2020-12-26T17:51:00Z">
        <w:r w:rsidR="00A34305">
          <w:rPr>
            <w:rFonts w:ascii="Times New Roman" w:hAnsi="Times New Roman"/>
            <w:sz w:val="24"/>
          </w:rPr>
          <w:t>popular</w:t>
        </w:r>
      </w:ins>
      <w:ins w:id="86" w:author="Windows User" w:date="2020-12-27T08:45:00Z">
        <w:r w:rsidR="00867DCE">
          <w:rPr>
            <w:rFonts w:ascii="Times New Roman" w:hAnsi="Times New Roman"/>
            <w:sz w:val="24"/>
          </w:rPr>
          <w:t xml:space="preserve"> to adopt hyperspectral imaging</w:t>
        </w:r>
      </w:ins>
      <w:ins w:id="87" w:author="Windows User" w:date="2020-12-26T17:51:00Z">
        <w:r w:rsidR="00A34305">
          <w:rPr>
            <w:rFonts w:ascii="Times New Roman" w:hAnsi="Times New Roman"/>
            <w:sz w:val="24"/>
          </w:rPr>
          <w:t xml:space="preserve"> in various domains. The ability to precisely characterize the color of viewed item.</w:t>
        </w:r>
      </w:ins>
      <w:ins w:id="88" w:author="Windows User" w:date="2020-12-26T17:52:00Z">
        <w:r w:rsidR="00A34305">
          <w:rPr>
            <w:rFonts w:ascii="Times New Roman" w:hAnsi="Times New Roman"/>
            <w:sz w:val="24"/>
          </w:rPr>
          <w:t xml:space="preserve"> What once required large, delicate and expensive laboratory spectrometers is now achieved using real-time aboard satelli</w:t>
        </w:r>
      </w:ins>
      <w:ins w:id="89" w:author="Windows User" w:date="2020-12-26T17:53:00Z">
        <w:r w:rsidR="00A34305">
          <w:rPr>
            <w:rFonts w:ascii="Times New Roman" w:hAnsi="Times New Roman"/>
            <w:sz w:val="24"/>
          </w:rPr>
          <w:t xml:space="preserve">tes, unmanned aerial vehicles and portable handheld units which stream large volumes of data in real-time with high precision and detail. Furthermore, processing </w:t>
        </w:r>
      </w:ins>
      <w:ins w:id="90" w:author="Windows User" w:date="2020-12-26T17:54:00Z">
        <w:r w:rsidR="00A34305">
          <w:rPr>
            <w:rFonts w:ascii="Times New Roman" w:hAnsi="Times New Roman"/>
            <w:sz w:val="24"/>
          </w:rPr>
          <w:t xml:space="preserve">this </w:t>
        </w:r>
        <w:r w:rsidR="00422E95">
          <w:rPr>
            <w:rFonts w:ascii="Times New Roman" w:hAnsi="Times New Roman"/>
            <w:sz w:val="24"/>
          </w:rPr>
          <w:t xml:space="preserve">hyperspectral imaging </w:t>
        </w:r>
      </w:ins>
      <w:ins w:id="91" w:author="Windows User" w:date="2020-12-26T17:55:00Z">
        <w:r w:rsidR="00422E95">
          <w:rPr>
            <w:rFonts w:ascii="Times New Roman" w:hAnsi="Times New Roman"/>
            <w:sz w:val="24"/>
          </w:rPr>
          <w:t xml:space="preserve">big </w:t>
        </w:r>
      </w:ins>
      <w:ins w:id="92" w:author="Windows User" w:date="2020-12-26T17:54:00Z">
        <w:r w:rsidR="00422E95">
          <w:rPr>
            <w:rFonts w:ascii="Times New Roman" w:hAnsi="Times New Roman"/>
            <w:sz w:val="24"/>
          </w:rPr>
          <w:t>data in real-time demands superior computing power and algorithms</w:t>
        </w:r>
      </w:ins>
      <w:ins w:id="93" w:author="Windows User" w:date="2020-12-27T08:46:00Z">
        <w:r w:rsidR="00867DCE" w:rsidRPr="008F601D">
          <w:rPr>
            <w:rFonts w:ascii="Times New Roman" w:hAnsi="Times New Roman"/>
            <w:sz w:val="24"/>
          </w:rPr>
          <w:fldChar w:fldCharType="begin"/>
        </w:r>
        <w:r w:rsidR="00867DCE" w:rsidRPr="008F601D">
          <w:rPr>
            <w:rFonts w:ascii="Times New Roman" w:hAnsi="Times New Roman"/>
            <w:sz w:val="24"/>
          </w:rPr>
          <w:instrText xml:space="preserve"> ADDIN EN.CITE &lt;EndNote&gt;&lt;Cite&gt;&lt;Author&gt;Fu&lt;/Author&gt;&lt;Year&gt;2017&lt;/Year&gt;&lt;RecNum&gt;4&lt;/RecNum&gt;&lt;DisplayText&gt;(Fu et al., 2017a)&lt;/DisplayText&gt;&lt;record&gt;&lt;rec-number&gt;4&lt;/rec-number&gt;&lt;foreign-keys&gt;&lt;key app="EN" db-id="fspe090xm2sf0nef9aapp9tezvaxx5av9vr9" timestamp="1604388852"&gt;4&lt;/key&gt;&lt;/foreign-keys&gt;&lt;ref-type name="Journal Article"&gt;17&lt;/ref-type&gt;&lt;contributors&gt;&lt;authors&gt;&lt;author&gt;Fu, Gang&lt;/author&gt;&lt;author&gt;Liu, Changjun&lt;/author&gt;&lt;author&gt;Zhou, Rong&lt;/author&gt;&lt;author&gt;Sun, Tao&lt;/author&gt;&lt;author&gt;Zhang, Qijian&lt;/author&gt;&lt;/authors&gt;&lt;/contributors&gt;&lt;titles&gt;&lt;title&gt;Classification for High Resolution Remote Sensing Imagery Using a Fully Convolutional Network&lt;/title&gt;&lt;secondary-title&gt;Remote Sensing&lt;/secondary-title&gt;&lt;/titles&gt;&lt;periodical&gt;&lt;full-title&gt;Remote Sensing&lt;/full-title&gt;&lt;/periodical&gt;&lt;volume&gt;9&lt;/volume&gt;&lt;number&gt;5&lt;/number&gt;&lt;section&gt;498&lt;/section&gt;&lt;dates&gt;&lt;year&gt;2017&lt;/year&gt;&lt;/dates&gt;&lt;isbn&gt;2072-4292&lt;/isbn&gt;&lt;urls&gt;&lt;/urls&gt;&lt;electronic-resource-num&gt;10.3390/rs9050498&lt;/electronic-resource-num&gt;&lt;/record&gt;&lt;/Cite&gt;&lt;/EndNote&gt;</w:instrText>
        </w:r>
        <w:r w:rsidR="00867DCE" w:rsidRPr="008F601D">
          <w:rPr>
            <w:rFonts w:ascii="Times New Roman" w:hAnsi="Times New Roman"/>
            <w:sz w:val="24"/>
          </w:rPr>
          <w:fldChar w:fldCharType="separate"/>
        </w:r>
        <w:r w:rsidR="00867DCE" w:rsidRPr="008F601D">
          <w:rPr>
            <w:rFonts w:ascii="Times New Roman" w:hAnsi="Times New Roman"/>
            <w:noProof/>
            <w:sz w:val="24"/>
          </w:rPr>
          <w:t>(Fu et al., 2017a)</w:t>
        </w:r>
        <w:r w:rsidR="00867DCE" w:rsidRPr="008F601D">
          <w:rPr>
            <w:rFonts w:ascii="Times New Roman" w:hAnsi="Times New Roman"/>
            <w:sz w:val="24"/>
          </w:rPr>
          <w:fldChar w:fldCharType="end"/>
        </w:r>
        <w:r w:rsidR="00867DCE" w:rsidRPr="008F601D">
          <w:rPr>
            <w:rFonts w:ascii="Times New Roman" w:hAnsi="Times New Roman"/>
            <w:sz w:val="24"/>
          </w:rPr>
          <w:t>.</w:t>
        </w:r>
      </w:ins>
      <w:ins w:id="94" w:author="Windows User" w:date="2020-12-27T08:49:00Z">
        <w:r w:rsidR="00867DCE">
          <w:rPr>
            <w:rFonts w:ascii="Times New Roman" w:hAnsi="Times New Roman"/>
            <w:sz w:val="24"/>
          </w:rPr>
          <w:t xml:space="preserve"> One of the areas where hyperspectral imaging is widely applied is remote sensing for understanding the ground surface, it morphological changes and human processes with greater precision and detail.</w:t>
        </w:r>
      </w:ins>
    </w:p>
    <w:p w14:paraId="6F0FF5BC" w14:textId="2A62D0FA" w:rsidR="001508F1" w:rsidRPr="00344B35" w:rsidDel="00867DCE" w:rsidRDefault="001508F1" w:rsidP="00E32FD4">
      <w:pPr>
        <w:ind w:firstLine="240"/>
        <w:rPr>
          <w:del w:id="95" w:author="Windows User" w:date="2020-12-27T08:54:00Z"/>
          <w:rFonts w:ascii="Times New Roman" w:hAnsi="Times New Roman"/>
          <w:b/>
          <w:sz w:val="24"/>
          <w:rPrChange w:id="96" w:author="Windows User" w:date="2020-12-29T09:02:00Z">
            <w:rPr>
              <w:del w:id="97" w:author="Windows User" w:date="2020-12-27T08:54:00Z"/>
              <w:rFonts w:ascii="Times New Roman" w:hAnsi="Times New Roman"/>
              <w:sz w:val="24"/>
            </w:rPr>
          </w:rPrChange>
        </w:rPr>
      </w:pPr>
      <w:del w:id="98" w:author="Windows User" w:date="2020-12-27T08:54:00Z">
        <w:r w:rsidRPr="00106BA1" w:rsidDel="00867DCE">
          <w:rPr>
            <w:rFonts w:ascii="Times New Roman" w:hAnsi="Times New Roman"/>
            <w:b/>
            <w:sz w:val="24"/>
          </w:rPr>
          <w:delText>Advancement in image acquisition techniques has up-scaled the spectral and spatial image resolutions, improved image pr</w:delText>
        </w:r>
        <w:r w:rsidRPr="002041DE" w:rsidDel="00867DCE">
          <w:rPr>
            <w:rFonts w:ascii="Times New Roman" w:hAnsi="Times New Roman"/>
            <w:b/>
            <w:sz w:val="24"/>
          </w:rPr>
          <w:delText>ocessing approaches, and the continuous paradigm shift among researchers</w:delText>
        </w:r>
        <w:r w:rsidR="00925E0C" w:rsidRPr="002041DE" w:rsidDel="00867DCE">
          <w:rPr>
            <w:rFonts w:ascii="Times New Roman" w:hAnsi="Times New Roman"/>
            <w:b/>
            <w:sz w:val="24"/>
          </w:rPr>
          <w:delText xml:space="preserve"> </w:delText>
        </w:r>
        <w:r w:rsidRPr="002041DE" w:rsidDel="00867DCE">
          <w:rPr>
            <w:rFonts w:ascii="Times New Roman" w:hAnsi="Times New Roman"/>
            <w:b/>
            <w:sz w:val="24"/>
          </w:rPr>
          <w:delText>yielding exceptionally high volumes of quality data</w:delText>
        </w:r>
        <w:r w:rsidR="00925E0C" w:rsidRPr="00692C12" w:rsidDel="00867DCE">
          <w:rPr>
            <w:rFonts w:ascii="Times New Roman" w:hAnsi="Times New Roman"/>
            <w:b/>
            <w:sz w:val="24"/>
          </w:rPr>
          <w:delText xml:space="preserve"> </w:delText>
        </w:r>
        <w:r w:rsidR="00B40EE1" w:rsidRPr="002041DE" w:rsidDel="00867DCE">
          <w:rPr>
            <w:rFonts w:ascii="Times New Roman" w:hAnsi="Times New Roman"/>
            <w:b/>
            <w:sz w:val="24"/>
          </w:rPr>
          <w:fldChar w:fldCharType="begin"/>
        </w:r>
        <w:r w:rsidR="00925E0C" w:rsidRPr="002041DE" w:rsidDel="00867DCE">
          <w:rPr>
            <w:rFonts w:ascii="Times New Roman" w:hAnsi="Times New Roman"/>
            <w:b/>
            <w:sz w:val="24"/>
          </w:rPr>
          <w:delInstrText xml:space="preserve"> ADDIN EN.CITE &lt;EndNote&gt;&lt;Cite&gt;&lt;Author&gt;Fu&lt;/Author&gt;&lt;Year&gt;2017&lt;/Year&gt;&lt;RecNum&gt;4&lt;/RecNum&gt;&lt;DisplayText&gt;(Fu et al., 2017a)&lt;/DisplayText&gt;&lt;record&gt;&lt;rec-number&gt;4&lt;/rec-number&gt;&lt;foreign-keys&gt;&lt;key app="EN" db-id="fspe090xm2sf0nef9aapp9tezvaxx5av9vr9" timestamp="1604388852"&gt;4&lt;/key&gt;&lt;/foreign-keys&gt;&lt;ref-type name="Journal Article"&gt;17&lt;/ref-type&gt;&lt;contributors&gt;&lt;authors&gt;&lt;author&gt;Fu, Gang&lt;/author&gt;&lt;author&gt;Liu</w:delInstrText>
        </w:r>
        <w:r w:rsidR="00925E0C" w:rsidRPr="00692C12" w:rsidDel="00867DCE">
          <w:rPr>
            <w:rFonts w:ascii="Times New Roman" w:hAnsi="Times New Roman"/>
            <w:b/>
            <w:sz w:val="24"/>
          </w:rPr>
          <w:delInstrText>, Changjun&lt;/author&gt;&lt;author&gt;Zhou, Rong&lt;/author&gt;&lt;author&gt;Sun, Tao&lt;/author&gt;&lt;author&gt;Zhang, Qijian&lt;/author&gt;&lt;/authors&gt;&lt;/contributors&gt;&lt;titles&gt;&lt;title&gt;Classification for High Resolution Remote Sensing Imagery Using a Fully Convolutional Network&lt;/title&gt;&lt;secondary-title&gt;Remote Sensing&lt;/secondary-title&gt;&lt;/titles&gt;&lt;periodical&gt;&lt;full-title&gt;Remote Sensing&lt;/full-title&gt;&lt;/periodical&gt;&lt;volume&gt;9&lt;/volume&gt;&lt;number&gt;5&lt;/number&gt;&lt;section&gt;498&lt;/section&gt;&lt;dates&gt;&lt;year&gt;2017&lt;/year&gt;&lt;/dates&gt;&lt;isbn&gt;2072-4292&lt;/isbn&gt;&lt;urls&gt;&lt;/urls&gt;&lt;electronic-resource-nu</w:delInstrText>
        </w:r>
        <w:r w:rsidR="00925E0C" w:rsidRPr="001509F4" w:rsidDel="00867DCE">
          <w:rPr>
            <w:rFonts w:ascii="Times New Roman" w:hAnsi="Times New Roman"/>
            <w:b/>
            <w:sz w:val="24"/>
          </w:rPr>
          <w:delInstrText>m&gt;10.3390/rs9050498&lt;/electronic-resource-num&gt;&lt;/record&gt;&lt;/Cite&gt;&lt;/EndNote&gt;</w:delInstrText>
        </w:r>
        <w:r w:rsidR="00B40EE1" w:rsidRPr="002041DE" w:rsidDel="00867DCE">
          <w:rPr>
            <w:rFonts w:ascii="Times New Roman" w:hAnsi="Times New Roman"/>
            <w:b/>
            <w:sz w:val="24"/>
          </w:rPr>
          <w:fldChar w:fldCharType="separate"/>
        </w:r>
        <w:r w:rsidR="00925E0C" w:rsidRPr="002041DE" w:rsidDel="00867DCE">
          <w:rPr>
            <w:rFonts w:ascii="Times New Roman" w:hAnsi="Times New Roman"/>
            <w:b/>
            <w:noProof/>
            <w:sz w:val="24"/>
          </w:rPr>
          <w:delText>(Fu et al., 2017a)</w:delText>
        </w:r>
        <w:r w:rsidR="00B40EE1" w:rsidRPr="002041DE" w:rsidDel="00867DCE">
          <w:rPr>
            <w:rFonts w:ascii="Times New Roman" w:hAnsi="Times New Roman"/>
            <w:b/>
            <w:sz w:val="24"/>
          </w:rPr>
          <w:fldChar w:fldCharType="end"/>
        </w:r>
        <w:r w:rsidRPr="00106BA1" w:rsidDel="00867DCE">
          <w:rPr>
            <w:rFonts w:ascii="Times New Roman" w:hAnsi="Times New Roman"/>
            <w:b/>
            <w:sz w:val="24"/>
          </w:rPr>
          <w:delText>. Subsequently, high quality and low-cost data obtained from the sensors</w:delText>
        </w:r>
        <w:r w:rsidR="00905064" w:rsidRPr="002041DE" w:rsidDel="00867DCE">
          <w:rPr>
            <w:rFonts w:ascii="Times New Roman" w:hAnsi="Times New Roman"/>
            <w:b/>
            <w:sz w:val="24"/>
          </w:rPr>
          <w:delText xml:space="preserve">, coupled with </w:delText>
        </w:r>
        <w:r w:rsidR="003C60C5" w:rsidRPr="002041DE" w:rsidDel="00867DCE">
          <w:rPr>
            <w:rFonts w:ascii="Times New Roman" w:hAnsi="Times New Roman"/>
            <w:b/>
            <w:sz w:val="24"/>
          </w:rPr>
          <w:delText xml:space="preserve">the </w:delText>
        </w:r>
        <w:r w:rsidR="00905064" w:rsidRPr="002041DE" w:rsidDel="00867DCE">
          <w:rPr>
            <w:rFonts w:ascii="Times New Roman" w:hAnsi="Times New Roman"/>
            <w:b/>
            <w:sz w:val="24"/>
          </w:rPr>
          <w:delText>availability of advanced comput</w:delText>
        </w:r>
        <w:r w:rsidR="003C60C5" w:rsidRPr="00692C12" w:rsidDel="00867DCE">
          <w:rPr>
            <w:rFonts w:ascii="Times New Roman" w:hAnsi="Times New Roman"/>
            <w:b/>
            <w:sz w:val="24"/>
          </w:rPr>
          <w:delText>ing</w:delText>
        </w:r>
        <w:r w:rsidR="00905064" w:rsidRPr="00692C12" w:rsidDel="00867DCE">
          <w:rPr>
            <w:rFonts w:ascii="Times New Roman" w:hAnsi="Times New Roman"/>
            <w:b/>
            <w:sz w:val="24"/>
          </w:rPr>
          <w:delText xml:space="preserve"> resources such as graphics processing u</w:delText>
        </w:r>
        <w:r w:rsidR="00905064" w:rsidRPr="001509F4" w:rsidDel="00867DCE">
          <w:rPr>
            <w:rFonts w:ascii="Times New Roman" w:hAnsi="Times New Roman"/>
            <w:b/>
            <w:sz w:val="24"/>
          </w:rPr>
          <w:delText xml:space="preserve">nits (GPUs) has </w:delText>
        </w:r>
        <w:r w:rsidR="003C60C5" w:rsidRPr="001509F4" w:rsidDel="00867DCE">
          <w:rPr>
            <w:rFonts w:ascii="Times New Roman" w:hAnsi="Times New Roman"/>
            <w:b/>
            <w:sz w:val="24"/>
          </w:rPr>
          <w:delText>led to</w:delText>
        </w:r>
        <w:r w:rsidR="00905064" w:rsidRPr="001509F4" w:rsidDel="00867DCE">
          <w:rPr>
            <w:rFonts w:ascii="Times New Roman" w:hAnsi="Times New Roman"/>
            <w:b/>
            <w:sz w:val="24"/>
          </w:rPr>
          <w:delText xml:space="preserve"> superior computer algorithms</w:delText>
        </w:r>
        <w:r w:rsidRPr="001509F4" w:rsidDel="00867DCE">
          <w:rPr>
            <w:rFonts w:ascii="Times New Roman" w:hAnsi="Times New Roman"/>
            <w:b/>
            <w:sz w:val="24"/>
          </w:rPr>
          <w:delText xml:space="preserve"> </w:delText>
        </w:r>
        <w:r w:rsidR="00905064" w:rsidRPr="001509F4" w:rsidDel="00867DCE">
          <w:rPr>
            <w:rFonts w:ascii="Times New Roman" w:hAnsi="Times New Roman"/>
            <w:b/>
            <w:sz w:val="24"/>
          </w:rPr>
          <w:delText xml:space="preserve">that </w:delText>
        </w:r>
        <w:r w:rsidRPr="001509F4" w:rsidDel="00867DCE">
          <w:rPr>
            <w:rFonts w:ascii="Times New Roman" w:hAnsi="Times New Roman"/>
            <w:b/>
            <w:sz w:val="24"/>
          </w:rPr>
          <w:delText xml:space="preserve">have continuously enabled </w:delText>
        </w:r>
        <w:r w:rsidR="00905064" w:rsidRPr="00344B35" w:rsidDel="00867DCE">
          <w:rPr>
            <w:rFonts w:ascii="Times New Roman" w:hAnsi="Times New Roman"/>
            <w:b/>
            <w:sz w:val="24"/>
            <w:rPrChange w:id="99" w:author="Windows User" w:date="2020-12-29T09:02:00Z">
              <w:rPr>
                <w:rFonts w:ascii="Times New Roman" w:hAnsi="Times New Roman"/>
                <w:sz w:val="24"/>
              </w:rPr>
            </w:rPrChange>
          </w:rPr>
          <w:delText>researchers</w:delText>
        </w:r>
        <w:r w:rsidRPr="00344B35" w:rsidDel="00867DCE">
          <w:rPr>
            <w:rFonts w:ascii="Times New Roman" w:hAnsi="Times New Roman"/>
            <w:b/>
            <w:sz w:val="24"/>
            <w:rPrChange w:id="100" w:author="Windows User" w:date="2020-12-29T09:02:00Z">
              <w:rPr>
                <w:rFonts w:ascii="Times New Roman" w:hAnsi="Times New Roman"/>
                <w:sz w:val="24"/>
              </w:rPr>
            </w:rPrChange>
          </w:rPr>
          <w:delText xml:space="preserve"> to understand the ground surface, its morphological changes, and human processes with greater </w:delText>
        </w:r>
        <w:r w:rsidR="00905064" w:rsidRPr="00344B35" w:rsidDel="00867DCE">
          <w:rPr>
            <w:rFonts w:ascii="Times New Roman" w:hAnsi="Times New Roman"/>
            <w:b/>
            <w:sz w:val="24"/>
            <w:rPrChange w:id="101" w:author="Windows User" w:date="2020-12-29T09:02:00Z">
              <w:rPr>
                <w:rFonts w:ascii="Times New Roman" w:hAnsi="Times New Roman"/>
                <w:sz w:val="24"/>
              </w:rPr>
            </w:rPrChange>
          </w:rPr>
          <w:delText xml:space="preserve">precision and </w:delText>
        </w:r>
        <w:r w:rsidRPr="00344B35" w:rsidDel="00867DCE">
          <w:rPr>
            <w:rFonts w:ascii="Times New Roman" w:hAnsi="Times New Roman"/>
            <w:b/>
            <w:sz w:val="24"/>
            <w:rPrChange w:id="102" w:author="Windows User" w:date="2020-12-29T09:02:00Z">
              <w:rPr>
                <w:rFonts w:ascii="Times New Roman" w:hAnsi="Times New Roman"/>
                <w:sz w:val="24"/>
              </w:rPr>
            </w:rPrChange>
          </w:rPr>
          <w:delText xml:space="preserve">detail. </w:delText>
        </w:r>
      </w:del>
    </w:p>
    <w:bookmarkEnd w:id="73"/>
    <w:bookmarkEnd w:id="74"/>
    <w:p w14:paraId="52532B53" w14:textId="5F773682" w:rsidR="00D36456" w:rsidRPr="008F601D" w:rsidDel="00532F33" w:rsidRDefault="00207AB4">
      <w:pPr>
        <w:ind w:firstLineChars="100" w:firstLine="241"/>
        <w:rPr>
          <w:del w:id="103" w:author="Windows User" w:date="2020-12-27T09:02:00Z"/>
          <w:rFonts w:ascii="Times New Roman" w:hAnsi="Times New Roman"/>
          <w:sz w:val="24"/>
        </w:rPr>
      </w:pPr>
      <w:r w:rsidRPr="00344B35">
        <w:rPr>
          <w:rFonts w:ascii="Times New Roman" w:hAnsi="Times New Roman"/>
          <w:b/>
          <w:sz w:val="24"/>
          <w:rPrChange w:id="104" w:author="Windows User" w:date="2020-12-29T09:02:00Z">
            <w:rPr>
              <w:rFonts w:ascii="Times New Roman" w:hAnsi="Times New Roman"/>
              <w:sz w:val="24"/>
            </w:rPr>
          </w:rPrChange>
        </w:rPr>
        <w:t xml:space="preserve">Semantic segmentation </w:t>
      </w:r>
      <w:r w:rsidR="009A0677" w:rsidRPr="00344B35">
        <w:rPr>
          <w:rFonts w:ascii="Times New Roman" w:hAnsi="Times New Roman"/>
          <w:b/>
          <w:sz w:val="24"/>
          <w:rPrChange w:id="105" w:author="Windows User" w:date="2020-12-29T09:02:00Z">
            <w:rPr>
              <w:rFonts w:ascii="Times New Roman" w:hAnsi="Times New Roman"/>
              <w:sz w:val="24"/>
            </w:rPr>
          </w:rPrChange>
        </w:rPr>
        <w:t>also ref</w:t>
      </w:r>
      <w:r w:rsidR="003C60C5" w:rsidRPr="00344B35">
        <w:rPr>
          <w:rFonts w:ascii="Times New Roman" w:hAnsi="Times New Roman"/>
          <w:b/>
          <w:sz w:val="24"/>
          <w:rPrChange w:id="106" w:author="Windows User" w:date="2020-12-29T09:02:00Z">
            <w:rPr>
              <w:rFonts w:ascii="Times New Roman" w:hAnsi="Times New Roman"/>
              <w:sz w:val="24"/>
            </w:rPr>
          </w:rPrChange>
        </w:rPr>
        <w:t>er</w:t>
      </w:r>
      <w:r w:rsidR="009A0677" w:rsidRPr="00344B35">
        <w:rPr>
          <w:rFonts w:ascii="Times New Roman" w:hAnsi="Times New Roman"/>
          <w:b/>
          <w:sz w:val="24"/>
          <w:rPrChange w:id="107" w:author="Windows User" w:date="2020-12-29T09:02:00Z">
            <w:rPr>
              <w:rFonts w:ascii="Times New Roman" w:hAnsi="Times New Roman"/>
              <w:sz w:val="24"/>
            </w:rPr>
          </w:rPrChange>
        </w:rPr>
        <w:t xml:space="preserve">red to as </w:t>
      </w:r>
      <w:r w:rsidRPr="00344B35">
        <w:rPr>
          <w:rFonts w:ascii="Times New Roman" w:hAnsi="Times New Roman"/>
          <w:b/>
          <w:sz w:val="24"/>
          <w:rPrChange w:id="108" w:author="Windows User" w:date="2020-12-29T09:02:00Z">
            <w:rPr>
              <w:rFonts w:ascii="Times New Roman" w:hAnsi="Times New Roman"/>
              <w:sz w:val="24"/>
            </w:rPr>
          </w:rPrChange>
        </w:rPr>
        <w:t>pixel-level image classification</w:t>
      </w:r>
      <w:r w:rsidR="009A0677" w:rsidRPr="00344B35">
        <w:rPr>
          <w:rFonts w:ascii="Times New Roman" w:hAnsi="Times New Roman"/>
          <w:b/>
          <w:sz w:val="24"/>
          <w:rPrChange w:id="109" w:author="Windows User" w:date="2020-12-29T09:02:00Z">
            <w:rPr>
              <w:rFonts w:ascii="Times New Roman" w:hAnsi="Times New Roman"/>
              <w:sz w:val="24"/>
            </w:rPr>
          </w:rPrChange>
        </w:rPr>
        <w:t xml:space="preserve"> </w:t>
      </w:r>
      <w:r w:rsidR="00B40EE1" w:rsidRPr="002041DE">
        <w:rPr>
          <w:rFonts w:ascii="Times New Roman" w:hAnsi="Times New Roman"/>
          <w:b/>
          <w:sz w:val="24"/>
        </w:rPr>
        <w:fldChar w:fldCharType="begin"/>
      </w:r>
      <w:r w:rsidR="00962699" w:rsidRPr="00344B35">
        <w:rPr>
          <w:rFonts w:ascii="Times New Roman" w:hAnsi="Times New Roman"/>
          <w:b/>
          <w:sz w:val="24"/>
          <w:rPrChange w:id="110" w:author="Windows User" w:date="2020-12-29T09:02:00Z">
            <w:rPr>
              <w:rFonts w:ascii="Times New Roman" w:hAnsi="Times New Roman"/>
              <w:sz w:val="24"/>
            </w:rPr>
          </w:rPrChange>
        </w:rPr>
        <w:instrText xml:space="preserve"> ADDIN EN.CITE &lt;EndNote&gt;&lt;Cite&gt;&lt;Author&gt;Thoma&lt;/Author&gt;&lt;Year&gt;2016&lt;/Year&gt;&lt;RecNum&gt;790&lt;/RecNum&gt;&lt;DisplayText&gt;(Liu et al., 2019a; Thoma, 2016)&lt;/DisplayText&gt;&lt;record&gt;&lt;rec-number&gt;790&lt;/rec-number&gt;&lt;foreign-keys&gt;&lt;key app="EN" db-id="fspe090xm2sf0nef9aapp9tezvaxx5av9vr9" timestamp="1606747874"&gt;790&lt;/key&gt;&lt;/foreign-keys&gt;&lt;ref-type name="Journal Article"&gt;17&lt;/ref-type&gt;&lt;contributors&gt;&lt;authors&gt;&lt;author&gt;Thoma, Martin %J arXiv preprint arXiv:.06541&lt;/author&gt;&lt;/authors&gt;&lt;/contributors&gt;&lt;titles&gt;&lt;title&gt;A survey of semantic segmentation&lt;/title&gt;&lt;/titles&gt;&lt;dates&gt;&lt;year&gt;2016&lt;/year&gt;&lt;/dates&gt;&lt;urls&gt;&lt;/urls&gt;&lt;/record&gt;&lt;/Cite&gt;&lt;Cite&gt;&lt;Author&gt;Liu&lt;/Author&gt;&lt;Year&gt;2019&lt;/Year&gt;&lt;RecNum&gt;791&lt;/RecNum&gt;&lt;record&gt;&lt;rec-number&gt;791&lt;/rec-number&gt;&lt;foreign-keys&gt;&lt;key app="EN" db-id="fspe090xm2sf0nef9aapp9tezvaxx5av9vr9" timestamp="1606747913"&gt;791&lt;/key&gt;&lt;/foreign-keys&gt;&lt;ref-type name="Journal Article"&gt;17&lt;/ref-type&gt;&lt;contributors&gt;&lt;authors&gt;&lt;author&gt;Liu, Xiaolong&lt;/author&gt;&lt;author&gt;Deng, Zhidong&lt;/author&gt;&lt;author&gt;Yang, Yuhan&lt;/author&gt;&lt;/authors&gt;&lt;/contributors&gt;&lt;titles&gt;&lt;title&gt;Recent progress in semantic image segmentation&lt;/title&gt;&lt;secondary-title&gt;Artificial Intelligence Review&lt;/secondary-title&gt;&lt;/titles&gt;&lt;periodical&gt;&lt;full-title&gt;Artificial Intelligence Review&lt;/full-title&gt;&lt;/periodical&gt;&lt;pages&gt;1089-1106&lt;/pages&gt;&lt;volume&gt;52&lt;/volume&gt;&lt;number&gt;2&lt;/number&gt;&lt;dates&gt;&lt;year&gt;2019&lt;/year&gt;&lt;pub-dates&gt;&lt;date&gt;2019/08/01&lt;/date&gt;&lt;/pub-dates&gt;&lt;/dates&gt;&lt;isbn&gt;1573-7462&lt;/isbn&gt;&lt;urls&gt;&lt;related-urls&gt;&lt;url&gt;https://doi.org/10.1007/s10462-018-9641-3&lt;/url&gt;&lt;/related-urls&gt;&lt;/urls&gt;&lt;electronic-resource-num&gt;10.1007/s10462-018-9641-3&lt;/electronic-resource-num&gt;&lt;/record&gt;&lt;/Cite&gt;&lt;/EndNote&gt;</w:instrText>
      </w:r>
      <w:r w:rsidR="00B40EE1" w:rsidRPr="002041DE">
        <w:rPr>
          <w:rFonts w:ascii="Times New Roman" w:hAnsi="Times New Roman"/>
          <w:b/>
          <w:sz w:val="24"/>
          <w:rPrChange w:id="111" w:author="Windows User" w:date="2020-12-29T09:02:00Z">
            <w:rPr>
              <w:rFonts w:ascii="Times New Roman" w:hAnsi="Times New Roman"/>
              <w:b/>
              <w:sz w:val="24"/>
            </w:rPr>
          </w:rPrChange>
        </w:rPr>
        <w:fldChar w:fldCharType="separate"/>
      </w:r>
      <w:r w:rsidR="00962699" w:rsidRPr="002041DE">
        <w:rPr>
          <w:rFonts w:ascii="Times New Roman" w:hAnsi="Times New Roman"/>
          <w:b/>
          <w:sz w:val="24"/>
        </w:rPr>
        <w:t>(Liu et al., 2019a; Thoma, 2016)</w:t>
      </w:r>
      <w:r w:rsidR="00B40EE1" w:rsidRPr="002041DE">
        <w:rPr>
          <w:rFonts w:ascii="Times New Roman" w:hAnsi="Times New Roman"/>
          <w:b/>
          <w:sz w:val="24"/>
        </w:rPr>
        <w:fldChar w:fldCharType="end"/>
      </w:r>
      <w:r w:rsidR="009A0677" w:rsidRPr="00106BA1">
        <w:rPr>
          <w:rFonts w:ascii="Times New Roman" w:hAnsi="Times New Roman"/>
          <w:b/>
          <w:sz w:val="24"/>
        </w:rPr>
        <w:t xml:space="preserve"> </w:t>
      </w:r>
      <w:r w:rsidR="001508F1" w:rsidRPr="002041DE">
        <w:rPr>
          <w:rFonts w:ascii="Times New Roman" w:hAnsi="Times New Roman"/>
          <w:b/>
          <w:sz w:val="24"/>
        </w:rPr>
        <w:t>use</w:t>
      </w:r>
      <w:ins w:id="112" w:author="Windows User" w:date="2020-12-27T08:59:00Z">
        <w:r w:rsidR="00EA4C4D" w:rsidRPr="002041DE">
          <w:rPr>
            <w:rFonts w:ascii="Times New Roman" w:hAnsi="Times New Roman"/>
            <w:b/>
            <w:sz w:val="24"/>
          </w:rPr>
          <w:t>s</w:t>
        </w:r>
      </w:ins>
      <w:del w:id="113" w:author="Windows User" w:date="2020-12-27T08:58:00Z">
        <w:r w:rsidR="001508F1" w:rsidRPr="002041DE" w:rsidDel="00EA4C4D">
          <w:rPr>
            <w:rFonts w:ascii="Times New Roman" w:hAnsi="Times New Roman"/>
            <w:b/>
            <w:sz w:val="24"/>
          </w:rPr>
          <w:delText>s</w:delText>
        </w:r>
      </w:del>
      <w:r w:rsidR="001508F1" w:rsidRPr="00692C12">
        <w:rPr>
          <w:rFonts w:ascii="Times New Roman" w:hAnsi="Times New Roman"/>
          <w:b/>
          <w:sz w:val="24"/>
        </w:rPr>
        <w:t xml:space="preserve"> algorithms to assign each pixel in an image to a predefined class label where same-labeled pixels have similar characteristics </w:t>
      </w:r>
      <w:r w:rsidR="00B40EE1" w:rsidRPr="002041DE">
        <w:rPr>
          <w:rFonts w:ascii="Times New Roman" w:hAnsi="Times New Roman"/>
          <w:b/>
          <w:sz w:val="24"/>
        </w:rPr>
        <w:fldChar w:fldCharType="begin"/>
      </w:r>
      <w:r w:rsidR="00A61D00" w:rsidRPr="00344B35">
        <w:rPr>
          <w:rFonts w:ascii="Times New Roman" w:hAnsi="Times New Roman"/>
          <w:b/>
          <w:sz w:val="24"/>
          <w:rPrChange w:id="114" w:author="Windows User" w:date="2020-12-29T09:02:00Z">
            <w:rPr>
              <w:rFonts w:ascii="Times New Roman" w:hAnsi="Times New Roman"/>
              <w:sz w:val="24"/>
            </w:rPr>
          </w:rPrChange>
        </w:rPr>
        <w:instrText xml:space="preserve"> ADDIN EN.CITE &lt;EndNote&gt;&lt;Cite&gt;&lt;Author&gt;Kemker&lt;/Author&gt;&lt;Year&gt;2018&lt;/Year&gt;&lt;RecNum&gt;13&lt;/RecNum&gt;&lt;DisplayText&gt;(Kemker et al., 2018)&lt;/DisplayText&gt;&lt;record&gt;&lt;rec-number&gt;13&lt;/rec-number&gt;&lt;foreign-keys&gt;&lt;key app="EN" db-id="fspe090xm2sf0nef9aapp9tezvaxx5av9vr9" timestamp="1604388852"&gt;13&lt;/key&gt;&lt;/foreign-keys&gt;&lt;ref-type name="Journal Article"&gt;17&lt;/ref-type&gt;&lt;contributors&gt;&lt;authors&gt;&lt;author&gt;Kemker, Ronald&lt;/author&gt;&lt;author&gt;Salvaggio, Carl&lt;/author&gt;&lt;author&gt;Kanan, Christopher&lt;/author&gt;&lt;/authors&gt;&lt;/contributors&gt;&lt;titles&gt;&lt;title&gt;Algorithms for semantic segmentation of multispectral remote sensing imagery using deep learning&lt;/title&gt;&lt;secondary-title&gt;ISPRS Journal of Photogrammetry and Remote Sensing&lt;/secondary-title&gt;&lt;/titles&gt;&lt;periodical&gt;&lt;full-title&gt;ISPRS Journal of Photogrammetry and Remote Sensing&lt;/full-title&gt;&lt;/periodical&gt;&lt;pages&gt;60-77&lt;/pages&gt;&lt;volume&gt;145&lt;/volume&gt;&lt;section&gt;60&lt;/section&gt;&lt;dates&gt;&lt;year&gt;2018&lt;/year&gt;&lt;/dates&gt;&lt;isbn&gt;09242716&lt;/isbn&gt;&lt;urls&gt;&lt;/urls&gt;&lt;electronic-resource-num&gt;10.1016/j.isprsjprs.2018.04.014&lt;/electronic-resource-num&gt;&lt;/record&gt;&lt;/Cite&gt;&lt;/EndNote&gt;</w:instrText>
      </w:r>
      <w:r w:rsidR="00B40EE1" w:rsidRPr="002041DE">
        <w:rPr>
          <w:rFonts w:ascii="Times New Roman" w:hAnsi="Times New Roman"/>
          <w:b/>
          <w:sz w:val="24"/>
          <w:rPrChange w:id="115" w:author="Windows User" w:date="2020-12-29T09:02:00Z">
            <w:rPr>
              <w:rFonts w:ascii="Times New Roman" w:hAnsi="Times New Roman"/>
              <w:b/>
              <w:sz w:val="24"/>
            </w:rPr>
          </w:rPrChange>
        </w:rPr>
        <w:fldChar w:fldCharType="separate"/>
      </w:r>
      <w:r w:rsidR="00A61D00" w:rsidRPr="002041DE">
        <w:rPr>
          <w:rFonts w:ascii="Times New Roman" w:hAnsi="Times New Roman"/>
          <w:b/>
          <w:noProof/>
          <w:sz w:val="24"/>
        </w:rPr>
        <w:t>(Kemker et al., 2018)</w:t>
      </w:r>
      <w:r w:rsidR="00B40EE1" w:rsidRPr="002041DE">
        <w:rPr>
          <w:rFonts w:ascii="Times New Roman" w:hAnsi="Times New Roman"/>
          <w:b/>
          <w:sz w:val="24"/>
        </w:rPr>
        <w:fldChar w:fldCharType="end"/>
      </w:r>
      <w:r w:rsidR="001508F1" w:rsidRPr="00106BA1">
        <w:rPr>
          <w:rFonts w:ascii="Times New Roman" w:hAnsi="Times New Roman"/>
          <w:b/>
          <w:sz w:val="24"/>
        </w:rPr>
        <w:t xml:space="preserve">. </w:t>
      </w:r>
      <w:r w:rsidR="00595922" w:rsidRPr="002041DE">
        <w:rPr>
          <w:rFonts w:ascii="Times New Roman" w:hAnsi="Times New Roman"/>
          <w:b/>
          <w:sz w:val="24"/>
        </w:rPr>
        <w:t>H</w:t>
      </w:r>
      <w:r w:rsidR="0077223E" w:rsidRPr="002041DE">
        <w:rPr>
          <w:rFonts w:ascii="Times New Roman" w:hAnsi="Times New Roman"/>
          <w:b/>
          <w:sz w:val="24"/>
        </w:rPr>
        <w:t xml:space="preserve">yperspectral </w:t>
      </w:r>
      <w:r w:rsidR="00595922" w:rsidRPr="002041DE">
        <w:rPr>
          <w:rFonts w:ascii="Times New Roman" w:hAnsi="Times New Roman"/>
          <w:b/>
          <w:sz w:val="24"/>
        </w:rPr>
        <w:t xml:space="preserve">image </w:t>
      </w:r>
      <w:r w:rsidR="001508F1" w:rsidRPr="00692C12">
        <w:rPr>
          <w:rFonts w:ascii="Times New Roman" w:hAnsi="Times New Roman"/>
          <w:b/>
          <w:sz w:val="24"/>
        </w:rPr>
        <w:t>(</w:t>
      </w:r>
      <w:r w:rsidR="0077223E" w:rsidRPr="00692C12">
        <w:rPr>
          <w:rFonts w:ascii="Times New Roman" w:hAnsi="Times New Roman"/>
          <w:b/>
          <w:sz w:val="24"/>
        </w:rPr>
        <w:t>HSI</w:t>
      </w:r>
      <w:r w:rsidR="001508F1" w:rsidRPr="001509F4">
        <w:rPr>
          <w:rFonts w:ascii="Times New Roman" w:hAnsi="Times New Roman"/>
          <w:b/>
          <w:sz w:val="24"/>
        </w:rPr>
        <w:t xml:space="preserve">) </w:t>
      </w:r>
      <w:r w:rsidR="00595922" w:rsidRPr="001509F4">
        <w:rPr>
          <w:rFonts w:ascii="Times New Roman" w:hAnsi="Times New Roman"/>
          <w:b/>
          <w:sz w:val="24"/>
        </w:rPr>
        <w:t>classification</w:t>
      </w:r>
      <w:r w:rsidR="009A0677" w:rsidRPr="001509F4">
        <w:rPr>
          <w:rFonts w:ascii="Times New Roman" w:hAnsi="Times New Roman"/>
          <w:b/>
          <w:sz w:val="24"/>
        </w:rPr>
        <w:t xml:space="preserve"> </w:t>
      </w:r>
      <w:r w:rsidR="001508F1" w:rsidRPr="001509F4">
        <w:rPr>
          <w:rFonts w:ascii="Times New Roman" w:hAnsi="Times New Roman"/>
          <w:b/>
          <w:sz w:val="24"/>
        </w:rPr>
        <w:t xml:space="preserve">has several applications such as land cover mapping </w:t>
      </w:r>
      <w:r w:rsidR="00B40EE1" w:rsidRPr="002041DE">
        <w:rPr>
          <w:rFonts w:ascii="Times New Roman" w:hAnsi="Times New Roman"/>
          <w:b/>
          <w:sz w:val="24"/>
        </w:rPr>
        <w:fldChar w:fldCharType="begin">
          <w:fldData xml:space="preserve">PEVuZE5vdGU+PENpdGU+PEF1dGhvcj5YdTwvQXV0aG9yPjxZZWFyPjIwMTk8L1llYXI+PFJlY051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==
</w:fldData>
        </w:fldChar>
      </w:r>
      <w:r w:rsidR="00A61D00" w:rsidRPr="00344B35">
        <w:rPr>
          <w:rFonts w:ascii="Times New Roman" w:hAnsi="Times New Roman"/>
          <w:b/>
          <w:sz w:val="24"/>
          <w:rPrChange w:id="116" w:author="Windows User" w:date="2020-12-29T09:02:00Z">
            <w:rPr>
              <w:rFonts w:ascii="Times New Roman" w:hAnsi="Times New Roman"/>
              <w:sz w:val="24"/>
            </w:rPr>
          </w:rPrChange>
        </w:rPr>
        <w:instrText xml:space="preserve"> ADDIN EN.CITE </w:instrText>
      </w:r>
      <w:r w:rsidR="00B40EE1" w:rsidRPr="00344B35">
        <w:rPr>
          <w:rFonts w:ascii="Times New Roman" w:hAnsi="Times New Roman"/>
          <w:b/>
          <w:sz w:val="24"/>
          <w:rPrChange w:id="117" w:author="Windows User" w:date="2020-12-29T09:02:00Z">
            <w:rPr>
              <w:rFonts w:ascii="Times New Roman" w:hAnsi="Times New Roman"/>
              <w:sz w:val="24"/>
            </w:rPr>
          </w:rPrChange>
        </w:rPr>
        <w:fldChar w:fldCharType="begin">
          <w:fldData xml:space="preserve">PEVuZE5vdGU+PENpdGU+PEF1dGhvcj5YdTwvQXV0aG9yPjxZZWFyPjIwMTk8L1llYXI+PFJlY051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==
</w:fldData>
        </w:fldChar>
      </w:r>
      <w:r w:rsidR="00A61D00" w:rsidRPr="00344B35">
        <w:rPr>
          <w:rFonts w:ascii="Times New Roman" w:hAnsi="Times New Roman"/>
          <w:b/>
          <w:sz w:val="24"/>
          <w:rPrChange w:id="118" w:author="Windows User" w:date="2020-12-29T09:02:00Z">
            <w:rPr>
              <w:rFonts w:ascii="Times New Roman" w:hAnsi="Times New Roman"/>
              <w:sz w:val="24"/>
            </w:rPr>
          </w:rPrChange>
        </w:rPr>
        <w:instrText xml:space="preserve"> ADDIN EN.CITE.DATA </w:instrText>
      </w:r>
      <w:r w:rsidR="00B40EE1" w:rsidRPr="00344B35">
        <w:rPr>
          <w:rFonts w:ascii="Times New Roman" w:hAnsi="Times New Roman"/>
          <w:b/>
          <w:sz w:val="24"/>
          <w:rPrChange w:id="119" w:author="Windows User" w:date="2020-12-29T09:02:00Z">
            <w:rPr>
              <w:rFonts w:ascii="Times New Roman" w:hAnsi="Times New Roman"/>
              <w:b/>
              <w:sz w:val="24"/>
            </w:rPr>
          </w:rPrChange>
        </w:rPr>
      </w:r>
      <w:r w:rsidR="00B40EE1" w:rsidRPr="00344B35">
        <w:rPr>
          <w:rFonts w:ascii="Times New Roman" w:hAnsi="Times New Roman"/>
          <w:b/>
          <w:sz w:val="24"/>
          <w:rPrChange w:id="120" w:author="Windows User" w:date="2020-12-29T09:02:00Z">
            <w:rPr>
              <w:rFonts w:ascii="Times New Roman" w:hAnsi="Times New Roman"/>
              <w:sz w:val="24"/>
            </w:rPr>
          </w:rPrChange>
        </w:rPr>
        <w:fldChar w:fldCharType="end"/>
      </w:r>
      <w:r w:rsidR="00B40EE1" w:rsidRPr="002041DE">
        <w:rPr>
          <w:rFonts w:ascii="Times New Roman" w:hAnsi="Times New Roman"/>
          <w:b/>
          <w:sz w:val="24"/>
          <w:rPrChange w:id="121" w:author="Windows User" w:date="2020-12-29T09:02:00Z">
            <w:rPr>
              <w:rFonts w:ascii="Times New Roman" w:hAnsi="Times New Roman"/>
              <w:b/>
              <w:sz w:val="24"/>
            </w:rPr>
          </w:rPrChange>
        </w:rPr>
      </w:r>
      <w:r w:rsidR="00B40EE1" w:rsidRPr="002041DE">
        <w:rPr>
          <w:rFonts w:ascii="Times New Roman" w:hAnsi="Times New Roman"/>
          <w:b/>
          <w:sz w:val="24"/>
          <w:rPrChange w:id="122" w:author="Windows User" w:date="2020-12-29T09:02:00Z">
            <w:rPr>
              <w:rFonts w:ascii="Times New Roman" w:hAnsi="Times New Roman"/>
              <w:b/>
              <w:sz w:val="24"/>
            </w:rPr>
          </w:rPrChange>
        </w:rPr>
        <w:fldChar w:fldCharType="separate"/>
      </w:r>
      <w:r w:rsidR="00A61D00" w:rsidRPr="002041DE">
        <w:rPr>
          <w:rFonts w:ascii="Times New Roman" w:hAnsi="Times New Roman"/>
          <w:b/>
          <w:noProof/>
          <w:sz w:val="24"/>
        </w:rPr>
        <w:t>(</w:t>
      </w:r>
      <w:r w:rsidR="00A61D00" w:rsidRPr="002041DE">
        <w:rPr>
          <w:rFonts w:ascii="Times New Roman" w:hAnsi="Times New Roman"/>
          <w:b/>
          <w:sz w:val="24"/>
        </w:rPr>
        <w:t>Xu et al., 2019; Xu and Huang, 2014; Zhang, 2018</w:t>
      </w:r>
      <w:r w:rsidR="00A61D00" w:rsidRPr="002041DE">
        <w:rPr>
          <w:rFonts w:ascii="Times New Roman" w:hAnsi="Times New Roman"/>
          <w:b/>
          <w:noProof/>
          <w:sz w:val="24"/>
        </w:rPr>
        <w:t>)</w:t>
      </w:r>
      <w:r w:rsidR="00B40EE1" w:rsidRPr="002041DE">
        <w:rPr>
          <w:rFonts w:ascii="Times New Roman" w:hAnsi="Times New Roman"/>
          <w:b/>
          <w:sz w:val="24"/>
        </w:rPr>
        <w:fldChar w:fldCharType="end"/>
      </w:r>
      <w:r w:rsidR="001508F1" w:rsidRPr="00106BA1">
        <w:rPr>
          <w:rFonts w:ascii="Times New Roman" w:hAnsi="Times New Roman"/>
          <w:b/>
          <w:sz w:val="24"/>
        </w:rPr>
        <w:t xml:space="preserve">, vegetation classiﬁcation </w:t>
      </w:r>
      <w:commentRangeStart w:id="123"/>
      <w:r w:rsidR="00B40EE1" w:rsidRPr="002041DE">
        <w:rPr>
          <w:rFonts w:ascii="Times New Roman" w:hAnsi="Times New Roman"/>
          <w:b/>
          <w:sz w:val="24"/>
        </w:rPr>
        <w:fldChar w:fldCharType="begin"/>
      </w:r>
      <w:r w:rsidR="00A61D00" w:rsidRPr="00344B35">
        <w:rPr>
          <w:rFonts w:ascii="Times New Roman" w:hAnsi="Times New Roman"/>
          <w:b/>
          <w:sz w:val="24"/>
          <w:rPrChange w:id="124" w:author="Windows User" w:date="2020-12-29T09:02:00Z">
            <w:rPr>
              <w:rFonts w:ascii="Times New Roman" w:hAnsi="Times New Roman"/>
              <w:sz w:val="24"/>
            </w:rPr>
          </w:rPrChange>
        </w:rPr>
        <w:instrText xml:space="preserve"> ADDIN EN.CITE &lt;EndNote&gt;&lt;Cite&gt;&lt;Author&gt;Laliberte&lt;/Author&gt;&lt;Year&gt;2011&lt;/Year&gt;&lt;RecNum&gt;39&lt;/RecNum&gt;&lt;DisplayText&gt;(Laliberte et al., 2011)&lt;/DisplayText&gt;&lt;record&gt;&lt;rec-number&gt;39&lt;/rec-number&gt;&lt;foreign-keys&gt;&lt;key app="EN" db-id="fspe090xm2sf0nef9aapp9tezvaxx5av9vr9" timestamp="1604388852"&gt;39&lt;/key&gt;&lt;/foreign-keys&gt;&lt;ref-type name="Journal Article"&gt;17&lt;/ref-type&gt;&lt;contributors&gt;&lt;authors&gt;&lt;author&gt;Laliberte, Andrea S.&lt;/author&gt;&lt;author&gt;Goforth, Mark A.&lt;/author&gt;&lt;author&gt;Steele, Caitriana M.&lt;/author&gt;&lt;author&gt;Rango, Albert&lt;/author&gt;&lt;/authors&gt;&lt;/contributors&gt;&lt;titles&gt;&lt;title&gt;Multispectral Remote Sensing from Unmanned Aircraft: Image Processing Workflows and Applications for Rangeland Environments&lt;/title&gt;&lt;secondary-title&gt;Remote Sensing&lt;/secondary-title&gt;&lt;/titles&gt;&lt;periodical&gt;&lt;full-title&gt;Remote Sensing&lt;/full-title&gt;&lt;/periodical&gt;&lt;pages&gt;2529-2551&lt;/pages&gt;&lt;volume&gt;3&lt;/volume&gt;&lt;number&gt;11&lt;/number&gt;&lt;section&gt;2529&lt;/section&gt;&lt;dates&gt;&lt;year&gt;2011&lt;/year&gt;&lt;/dates&gt;&lt;isbn&gt;2072-4292&lt;/isbn&gt;&lt;urls&gt;&lt;/urls&gt;&lt;electronic-resource-num&gt;10.3390/rs3112529&lt;/electronic-resource-num&gt;&lt;/record&gt;&lt;/Cite&gt;&lt;/EndNote&gt;</w:instrText>
      </w:r>
      <w:r w:rsidR="00B40EE1" w:rsidRPr="002041DE">
        <w:rPr>
          <w:rFonts w:ascii="Times New Roman" w:hAnsi="Times New Roman"/>
          <w:b/>
          <w:sz w:val="24"/>
          <w:rPrChange w:id="125" w:author="Windows User" w:date="2020-12-29T09:02:00Z">
            <w:rPr>
              <w:rFonts w:ascii="Times New Roman" w:hAnsi="Times New Roman"/>
              <w:b/>
              <w:sz w:val="24"/>
            </w:rPr>
          </w:rPrChange>
        </w:rPr>
        <w:fldChar w:fldCharType="separate"/>
      </w:r>
      <w:r w:rsidR="00A61D00" w:rsidRPr="002041DE">
        <w:rPr>
          <w:rFonts w:ascii="Times New Roman" w:hAnsi="Times New Roman"/>
          <w:b/>
          <w:noProof/>
          <w:sz w:val="24"/>
        </w:rPr>
        <w:t>(Laliberte et al., 2011)</w:t>
      </w:r>
      <w:r w:rsidR="00B40EE1" w:rsidRPr="002041DE">
        <w:rPr>
          <w:rFonts w:ascii="Times New Roman" w:hAnsi="Times New Roman"/>
          <w:b/>
          <w:sz w:val="24"/>
        </w:rPr>
        <w:fldChar w:fldCharType="end"/>
      </w:r>
      <w:commentRangeEnd w:id="123"/>
      <w:r w:rsidR="00830725" w:rsidRPr="002041DE">
        <w:rPr>
          <w:rStyle w:val="CommentReference"/>
          <w:rFonts w:ascii="Cambria" w:eastAsia="Cambria" w:hAnsi="Cambria"/>
          <w:b/>
        </w:rPr>
        <w:commentReference w:id="123"/>
      </w:r>
      <w:r w:rsidR="001508F1" w:rsidRPr="00106BA1">
        <w:rPr>
          <w:rFonts w:ascii="Times New Roman" w:hAnsi="Times New Roman"/>
          <w:b/>
          <w:sz w:val="24"/>
        </w:rPr>
        <w:t xml:space="preserve">, and urban monitoring and understanding </w:t>
      </w:r>
      <w:r w:rsidR="00B40EE1" w:rsidRPr="002041DE">
        <w:rPr>
          <w:rFonts w:ascii="Times New Roman" w:hAnsi="Times New Roman"/>
          <w:b/>
          <w:sz w:val="24"/>
        </w:rPr>
        <w:fldChar w:fldCharType="begin">
          <w:fldData xml:space="preserve">PEVuZE5vdGU+PENpdGU+PEF1dGhvcj5Sb3R0ZW5zdGVpbmVyPC9BdXRob3I+PFllYXI+MjAxMjwv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</w:fldData>
        </w:fldChar>
      </w:r>
      <w:r w:rsidR="0049349B" w:rsidRPr="00344B35">
        <w:rPr>
          <w:rFonts w:ascii="Times New Roman" w:hAnsi="Times New Roman"/>
          <w:b/>
          <w:sz w:val="24"/>
          <w:rPrChange w:id="126" w:author="Windows User" w:date="2020-12-29T09:02:00Z">
            <w:rPr>
              <w:rFonts w:ascii="Times New Roman" w:hAnsi="Times New Roman"/>
              <w:sz w:val="24"/>
            </w:rPr>
          </w:rPrChange>
        </w:rPr>
        <w:instrText xml:space="preserve"> ADDIN EN.CITE </w:instrText>
      </w:r>
      <w:r w:rsidR="00B40EE1" w:rsidRPr="00344B35">
        <w:rPr>
          <w:rFonts w:ascii="Times New Roman" w:hAnsi="Times New Roman"/>
          <w:b/>
          <w:sz w:val="24"/>
          <w:rPrChange w:id="127" w:author="Windows User" w:date="2020-12-29T09:02:00Z">
            <w:rPr>
              <w:rFonts w:ascii="Times New Roman" w:hAnsi="Times New Roman"/>
              <w:sz w:val="24"/>
            </w:rPr>
          </w:rPrChange>
        </w:rPr>
        <w:fldChar w:fldCharType="begin">
          <w:fldData xml:space="preserve">PEVuZE5vdGU+PENpdGU+PEF1dGhvcj5Sb3R0ZW5zdGVpbmVyPC9BdXRob3I+PFllYXI+MjAxMjwv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</w:fldData>
        </w:fldChar>
      </w:r>
      <w:r w:rsidR="0049349B" w:rsidRPr="00344B35">
        <w:rPr>
          <w:rFonts w:ascii="Times New Roman" w:hAnsi="Times New Roman"/>
          <w:b/>
          <w:sz w:val="24"/>
          <w:rPrChange w:id="128" w:author="Windows User" w:date="2020-12-29T09:02:00Z">
            <w:rPr>
              <w:rFonts w:ascii="Times New Roman" w:hAnsi="Times New Roman"/>
              <w:sz w:val="24"/>
            </w:rPr>
          </w:rPrChange>
        </w:rPr>
        <w:instrText xml:space="preserve"> ADDIN EN.CITE.DATA </w:instrText>
      </w:r>
      <w:r w:rsidR="00B40EE1" w:rsidRPr="00344B35">
        <w:rPr>
          <w:rFonts w:ascii="Times New Roman" w:hAnsi="Times New Roman"/>
          <w:b/>
          <w:sz w:val="24"/>
          <w:rPrChange w:id="129" w:author="Windows User" w:date="2020-12-29T09:02:00Z">
            <w:rPr>
              <w:rFonts w:ascii="Times New Roman" w:hAnsi="Times New Roman"/>
              <w:b/>
              <w:sz w:val="24"/>
            </w:rPr>
          </w:rPrChange>
        </w:rPr>
      </w:r>
      <w:r w:rsidR="00B40EE1" w:rsidRPr="00344B35">
        <w:rPr>
          <w:rFonts w:ascii="Times New Roman" w:hAnsi="Times New Roman"/>
          <w:b/>
          <w:sz w:val="24"/>
          <w:rPrChange w:id="130" w:author="Windows User" w:date="2020-12-29T09:02:00Z">
            <w:rPr>
              <w:rFonts w:ascii="Times New Roman" w:hAnsi="Times New Roman"/>
              <w:sz w:val="24"/>
            </w:rPr>
          </w:rPrChange>
        </w:rPr>
        <w:fldChar w:fldCharType="end"/>
      </w:r>
      <w:r w:rsidR="00B40EE1" w:rsidRPr="002041DE">
        <w:rPr>
          <w:rFonts w:ascii="Times New Roman" w:hAnsi="Times New Roman"/>
          <w:b/>
          <w:sz w:val="24"/>
          <w:rPrChange w:id="131" w:author="Windows User" w:date="2020-12-29T09:02:00Z">
            <w:rPr>
              <w:rFonts w:ascii="Times New Roman" w:hAnsi="Times New Roman"/>
              <w:b/>
              <w:sz w:val="24"/>
            </w:rPr>
          </w:rPrChange>
        </w:rPr>
      </w:r>
      <w:r w:rsidR="00B40EE1" w:rsidRPr="002041DE">
        <w:rPr>
          <w:rFonts w:ascii="Times New Roman" w:hAnsi="Times New Roman"/>
          <w:b/>
          <w:sz w:val="24"/>
          <w:rPrChange w:id="132" w:author="Windows User" w:date="2020-12-29T09:02:00Z">
            <w:rPr>
              <w:rFonts w:ascii="Times New Roman" w:hAnsi="Times New Roman"/>
              <w:b/>
              <w:sz w:val="24"/>
            </w:rPr>
          </w:rPrChange>
        </w:rPr>
        <w:fldChar w:fldCharType="separate"/>
      </w:r>
      <w:r w:rsidR="0049349B" w:rsidRPr="002041DE">
        <w:rPr>
          <w:rFonts w:ascii="Times New Roman" w:hAnsi="Times New Roman"/>
          <w:b/>
          <w:noProof/>
          <w:sz w:val="24"/>
        </w:rPr>
        <w:t>(Huang et al., 2018a; Rottensteiner et al., 2012; Volpi and Ferrari, 2015; Zhang et al., 2015)</w:t>
      </w:r>
      <w:r w:rsidR="00B40EE1" w:rsidRPr="002041DE">
        <w:rPr>
          <w:rFonts w:ascii="Times New Roman" w:hAnsi="Times New Roman"/>
          <w:b/>
          <w:sz w:val="24"/>
        </w:rPr>
        <w:fldChar w:fldCharType="end"/>
      </w:r>
      <w:r w:rsidR="001508F1" w:rsidRPr="00106BA1">
        <w:rPr>
          <w:rFonts w:ascii="Times New Roman" w:hAnsi="Times New Roman"/>
          <w:b/>
          <w:sz w:val="24"/>
        </w:rPr>
        <w:t>, among</w:t>
      </w:r>
      <w:r w:rsidR="001508F1" w:rsidRPr="002041DE">
        <w:rPr>
          <w:rFonts w:ascii="Times New Roman" w:hAnsi="Times New Roman"/>
          <w:b/>
          <w:sz w:val="24"/>
        </w:rPr>
        <w:t xml:space="preserve"> others. Pixel-based and object-based </w:t>
      </w:r>
      <w:r w:rsidRPr="002041DE">
        <w:rPr>
          <w:rFonts w:ascii="Times New Roman" w:hAnsi="Times New Roman"/>
          <w:b/>
          <w:sz w:val="24"/>
        </w:rPr>
        <w:t xml:space="preserve">methods </w:t>
      </w:r>
      <w:r w:rsidR="001508F1" w:rsidRPr="002041DE">
        <w:rPr>
          <w:rFonts w:ascii="Times New Roman" w:hAnsi="Times New Roman"/>
          <w:b/>
          <w:sz w:val="24"/>
        </w:rPr>
        <w:t xml:space="preserve">are some of the former approaches that focused on low-level features such as encoding spectral, textual, and geometric features to classify images and objects </w:t>
      </w:r>
      <w:r w:rsidR="00B40EE1" w:rsidRPr="002041DE">
        <w:rPr>
          <w:rFonts w:ascii="Times New Roman" w:hAnsi="Times New Roman"/>
          <w:b/>
          <w:sz w:val="24"/>
        </w:rPr>
        <w:fldChar w:fldCharType="begin">
          <w:fldData xml:space="preserve">PEVuZE5vdGU+PENpdGU+PEF1dGhvcj5HYWV0YW5vPC9BdXRob3I+PFllYXI+MjAxNTwvWWVhcj48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</w:fldData>
        </w:fldChar>
      </w:r>
      <w:r w:rsidR="00A61D00" w:rsidRPr="00344B35">
        <w:rPr>
          <w:rFonts w:ascii="Times New Roman" w:hAnsi="Times New Roman"/>
          <w:b/>
          <w:sz w:val="24"/>
          <w:rPrChange w:id="133" w:author="Windows User" w:date="2020-12-29T09:02:00Z">
            <w:rPr>
              <w:rFonts w:ascii="Times New Roman" w:hAnsi="Times New Roman"/>
              <w:sz w:val="24"/>
            </w:rPr>
          </w:rPrChange>
        </w:rPr>
        <w:instrText xml:space="preserve"> ADDIN EN.CITE </w:instrText>
      </w:r>
      <w:r w:rsidR="00B40EE1" w:rsidRPr="00344B35">
        <w:rPr>
          <w:rFonts w:ascii="Times New Roman" w:hAnsi="Times New Roman"/>
          <w:b/>
          <w:sz w:val="24"/>
          <w:rPrChange w:id="134" w:author="Windows User" w:date="2020-12-29T09:02:00Z">
            <w:rPr>
              <w:rFonts w:ascii="Times New Roman" w:hAnsi="Times New Roman"/>
              <w:sz w:val="24"/>
            </w:rPr>
          </w:rPrChange>
        </w:rPr>
        <w:fldChar w:fldCharType="begin">
          <w:fldData xml:space="preserve">PEVuZE5vdGU+PENpdGU+PEF1dGhvcj5HYWV0YW5vPC9BdXRob3I+PFllYXI+MjAxNTwvWWVhcj48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</w:fldData>
        </w:fldChar>
      </w:r>
      <w:r w:rsidR="00A61D00" w:rsidRPr="00344B35">
        <w:rPr>
          <w:rFonts w:ascii="Times New Roman" w:hAnsi="Times New Roman"/>
          <w:b/>
          <w:sz w:val="24"/>
          <w:rPrChange w:id="135" w:author="Windows User" w:date="2020-12-29T09:02:00Z">
            <w:rPr>
              <w:rFonts w:ascii="Times New Roman" w:hAnsi="Times New Roman"/>
              <w:sz w:val="24"/>
            </w:rPr>
          </w:rPrChange>
        </w:rPr>
        <w:instrText xml:space="preserve"> ADDIN EN.CITE.DATA </w:instrText>
      </w:r>
      <w:r w:rsidR="00B40EE1" w:rsidRPr="00344B35">
        <w:rPr>
          <w:rFonts w:ascii="Times New Roman" w:hAnsi="Times New Roman"/>
          <w:b/>
          <w:sz w:val="24"/>
          <w:rPrChange w:id="136" w:author="Windows User" w:date="2020-12-29T09:02:00Z">
            <w:rPr>
              <w:rFonts w:ascii="Times New Roman" w:hAnsi="Times New Roman"/>
              <w:b/>
              <w:sz w:val="24"/>
            </w:rPr>
          </w:rPrChange>
        </w:rPr>
      </w:r>
      <w:r w:rsidR="00B40EE1" w:rsidRPr="00344B35">
        <w:rPr>
          <w:rFonts w:ascii="Times New Roman" w:hAnsi="Times New Roman"/>
          <w:b/>
          <w:sz w:val="24"/>
          <w:rPrChange w:id="137" w:author="Windows User" w:date="2020-12-29T09:02:00Z">
            <w:rPr>
              <w:rFonts w:ascii="Times New Roman" w:hAnsi="Times New Roman"/>
              <w:sz w:val="24"/>
            </w:rPr>
          </w:rPrChange>
        </w:rPr>
        <w:fldChar w:fldCharType="end"/>
      </w:r>
      <w:r w:rsidR="00B40EE1" w:rsidRPr="002041DE">
        <w:rPr>
          <w:rFonts w:ascii="Times New Roman" w:hAnsi="Times New Roman"/>
          <w:b/>
          <w:sz w:val="24"/>
          <w:rPrChange w:id="138" w:author="Windows User" w:date="2020-12-29T09:02:00Z">
            <w:rPr>
              <w:rFonts w:ascii="Times New Roman" w:hAnsi="Times New Roman"/>
              <w:b/>
              <w:sz w:val="24"/>
            </w:rPr>
          </w:rPrChange>
        </w:rPr>
      </w:r>
      <w:r w:rsidR="00B40EE1" w:rsidRPr="002041DE">
        <w:rPr>
          <w:rFonts w:ascii="Times New Roman" w:hAnsi="Times New Roman"/>
          <w:b/>
          <w:sz w:val="24"/>
          <w:rPrChange w:id="139" w:author="Windows User" w:date="2020-12-29T09:02:00Z">
            <w:rPr>
              <w:rFonts w:ascii="Times New Roman" w:hAnsi="Times New Roman"/>
              <w:b/>
              <w:sz w:val="24"/>
            </w:rPr>
          </w:rPrChange>
        </w:rPr>
        <w:fldChar w:fldCharType="separate"/>
      </w:r>
      <w:r w:rsidR="00A61D00" w:rsidRPr="002041DE">
        <w:rPr>
          <w:rFonts w:ascii="Times New Roman" w:hAnsi="Times New Roman"/>
          <w:b/>
          <w:noProof/>
          <w:sz w:val="24"/>
        </w:rPr>
        <w:t>(Gaetano et al., 2015; Pesaresi and Gerhardinger, 2011; Rizvi and Mohan, 2011)</w:t>
      </w:r>
      <w:r w:rsidR="00B40EE1" w:rsidRPr="002041DE">
        <w:rPr>
          <w:rFonts w:ascii="Times New Roman" w:hAnsi="Times New Roman"/>
          <w:b/>
          <w:sz w:val="24"/>
        </w:rPr>
        <w:fldChar w:fldCharType="end"/>
      </w:r>
      <w:r w:rsidR="001508F1" w:rsidRPr="00106BA1">
        <w:rPr>
          <w:rFonts w:ascii="Times New Roman" w:hAnsi="Times New Roman"/>
          <w:b/>
          <w:sz w:val="24"/>
        </w:rPr>
        <w:t xml:space="preserve">. These methods perform well for some specific problems but are notably poor in many other cases. They have been reported to </w:t>
      </w:r>
      <w:r w:rsidRPr="002041DE">
        <w:rPr>
          <w:rFonts w:ascii="Times New Roman" w:hAnsi="Times New Roman"/>
          <w:b/>
          <w:sz w:val="24"/>
        </w:rPr>
        <w:t>demonstrate</w:t>
      </w:r>
      <w:r w:rsidR="001508F1" w:rsidRPr="002041DE">
        <w:rPr>
          <w:rFonts w:ascii="Times New Roman" w:hAnsi="Times New Roman"/>
          <w:b/>
          <w:sz w:val="24"/>
        </w:rPr>
        <w:t xml:space="preserve"> inferior capabilities in performing complex tasks such as image classification for </w:t>
      </w:r>
      <w:r w:rsidR="0077223E" w:rsidRPr="001509F4">
        <w:rPr>
          <w:rFonts w:ascii="Times New Roman" w:hAnsi="Times New Roman"/>
          <w:b/>
          <w:sz w:val="24"/>
        </w:rPr>
        <w:t>HSI</w:t>
      </w:r>
      <w:r w:rsidR="001508F1" w:rsidRPr="001509F4">
        <w:rPr>
          <w:rFonts w:ascii="Times New Roman" w:hAnsi="Times New Roman"/>
          <w:b/>
          <w:sz w:val="24"/>
        </w:rPr>
        <w:t xml:space="preserve"> imagery which is characterized by noise, occlusion, shadows, illumination, season, and many other factors that make classification tasks using </w:t>
      </w:r>
      <w:r w:rsidR="00376CAA" w:rsidRPr="00344B35">
        <w:rPr>
          <w:rFonts w:ascii="Times New Roman" w:hAnsi="Times New Roman"/>
          <w:b/>
          <w:sz w:val="24"/>
          <w:rPrChange w:id="140" w:author="Windows User" w:date="2020-12-29T09:02:00Z">
            <w:rPr>
              <w:rFonts w:ascii="Times New Roman" w:hAnsi="Times New Roman"/>
              <w:sz w:val="24"/>
            </w:rPr>
          </w:rPrChange>
        </w:rPr>
        <w:t>HSI</w:t>
      </w:r>
      <w:r w:rsidR="001508F1" w:rsidRPr="00344B35">
        <w:rPr>
          <w:rFonts w:ascii="Times New Roman" w:hAnsi="Times New Roman"/>
          <w:b/>
          <w:sz w:val="24"/>
          <w:rPrChange w:id="141" w:author="Windows User" w:date="2020-12-29T09:02:00Z">
            <w:rPr>
              <w:rFonts w:ascii="Times New Roman" w:hAnsi="Times New Roman"/>
              <w:sz w:val="24"/>
            </w:rPr>
          </w:rPrChange>
        </w:rPr>
        <w:t xml:space="preserve"> images more challenging</w:t>
      </w:r>
      <w:ins w:id="142" w:author="Windows User" w:date="2020-12-27T08:58:00Z">
        <w:r w:rsidR="00EA4C4D" w:rsidRPr="00344B35">
          <w:rPr>
            <w:rFonts w:ascii="Times New Roman" w:hAnsi="Times New Roman"/>
            <w:b/>
            <w:sz w:val="24"/>
            <w:rPrChange w:id="143" w:author="Windows User" w:date="2020-12-29T09:02:00Z">
              <w:rPr>
                <w:rFonts w:ascii="Times New Roman" w:hAnsi="Times New Roman"/>
                <w:sz w:val="24"/>
              </w:rPr>
            </w:rPrChange>
          </w:rPr>
          <w:t>.</w:t>
        </w:r>
      </w:ins>
      <w:ins w:id="144" w:author="Windows User" w:date="2020-12-27T09:00:00Z">
        <w:r w:rsidR="00532F33">
          <w:rPr>
            <w:rFonts w:ascii="Times New Roman" w:hAnsi="Times New Roman"/>
            <w:sz w:val="24"/>
          </w:rPr>
          <w:t xml:space="preserve"> </w:t>
        </w:r>
        <w:proofErr w:type="spellStart"/>
        <w:r w:rsidR="00532F33">
          <w:rPr>
            <w:rFonts w:ascii="Times New Roman" w:hAnsi="Times New Roman"/>
            <w:sz w:val="24"/>
          </w:rPr>
          <w:t>Castelluccio</w:t>
        </w:r>
        <w:proofErr w:type="spellEnd"/>
        <w:r w:rsidR="00532F33">
          <w:rPr>
            <w:rFonts w:ascii="Times New Roman" w:hAnsi="Times New Roman"/>
            <w:sz w:val="24"/>
          </w:rPr>
          <w:t xml:space="preserve"> </w:t>
        </w:r>
      </w:ins>
      <w:ins w:id="145" w:author="Windows User" w:date="2020-12-27T09:01:00Z">
        <w:r w:rsidR="00532F33">
          <w:rPr>
            <w:rFonts w:ascii="Times New Roman" w:hAnsi="Times New Roman"/>
            <w:i/>
            <w:sz w:val="24"/>
          </w:rPr>
          <w:t xml:space="preserve">et al., </w:t>
        </w:r>
        <w:r w:rsidR="00532F33">
          <w:rPr>
            <w:rFonts w:ascii="Times New Roman" w:hAnsi="Times New Roman"/>
            <w:sz w:val="24"/>
          </w:rPr>
          <w:t xml:space="preserve">2015 states that the image processing tasks get more complex as the level of abstraction shifts from the pixel, to objects and then to scenes. </w:t>
        </w:r>
      </w:ins>
      <w:ins w:id="146" w:author="Windows User" w:date="2020-12-27T09:03:00Z">
        <w:r w:rsidR="00532F33">
          <w:rPr>
            <w:rFonts w:ascii="Times New Roman" w:hAnsi="Times New Roman"/>
            <w:sz w:val="24"/>
          </w:rPr>
          <w:t>T</w:t>
        </w:r>
      </w:ins>
      <w:ins w:id="147" w:author="Windows User" w:date="2020-12-27T09:01:00Z">
        <w:r w:rsidR="00532F33">
          <w:rPr>
            <w:rFonts w:ascii="Times New Roman" w:hAnsi="Times New Roman"/>
            <w:sz w:val="24"/>
          </w:rPr>
          <w:t xml:space="preserve">hese image processing methods cannot handle most </w:t>
        </w:r>
      </w:ins>
      <w:ins w:id="148" w:author="Windows User" w:date="2020-12-27T09:02:00Z">
        <w:r w:rsidR="00532F33">
          <w:rPr>
            <w:rFonts w:ascii="Times New Roman" w:hAnsi="Times New Roman"/>
            <w:sz w:val="24"/>
          </w:rPr>
          <w:t>HSI segmentation tasks</w:t>
        </w:r>
      </w:ins>
      <w:ins w:id="149" w:author="Windows User" w:date="2020-12-27T09:03:00Z">
        <w:r w:rsidR="00532F33">
          <w:rPr>
            <w:rFonts w:ascii="Times New Roman" w:hAnsi="Times New Roman"/>
            <w:sz w:val="24"/>
          </w:rPr>
          <w:t xml:space="preserve"> because hyperspectral images possess much higher spectral information than the RGB and other generic images.</w:t>
        </w:r>
      </w:ins>
      <w:ins w:id="150" w:author="Windows User" w:date="2020-12-27T09:04:00Z">
        <w:r w:rsidR="00532F33">
          <w:rPr>
            <w:rFonts w:ascii="Times New Roman" w:hAnsi="Times New Roman"/>
            <w:sz w:val="24"/>
          </w:rPr>
          <w:t xml:space="preserve"> Each image pixel is a high-dimensional vector containing hundreds of spectral channels covering more than a single interval of wavelength range ( the wavelength range is typically in the range of 400-2500 nm)</w:t>
        </w:r>
      </w:ins>
      <w:ins w:id="151" w:author="Windows User" w:date="2020-12-27T09:05:00Z">
        <w:r w:rsidR="006E0736">
          <w:rPr>
            <w:rFonts w:ascii="Times New Roman" w:hAnsi="Times New Roman"/>
            <w:sz w:val="24"/>
          </w:rPr>
          <w:t xml:space="preserve"> </w:t>
        </w:r>
      </w:ins>
      <w:del w:id="152" w:author="Windows User" w:date="2020-12-27T09:02:00Z">
        <w:r w:rsidR="001508F1" w:rsidRPr="00011EEF" w:rsidDel="00532F33">
          <w:rPr>
            <w:rFonts w:ascii="Times New Roman" w:hAnsi="Times New Roman"/>
            <w:sz w:val="24"/>
          </w:rPr>
          <w:delText xml:space="preserve"> Besides, since image processing tasks get more c</w:delText>
        </w:r>
        <w:r w:rsidR="001508F1" w:rsidRPr="008F601D" w:rsidDel="00532F33">
          <w:rPr>
            <w:rFonts w:ascii="Times New Roman" w:hAnsi="Times New Roman"/>
            <w:sz w:val="24"/>
          </w:rPr>
          <w:delText xml:space="preserve">omplex as the level of abstraction shifts from the pixel, to objects and then to scenes </w:delText>
        </w:r>
        <w:r w:rsidR="00B40EE1" w:rsidRPr="008F601D" w:rsidDel="00532F33">
          <w:rPr>
            <w:rFonts w:ascii="Times New Roman" w:hAnsi="Times New Roman"/>
            <w:sz w:val="24"/>
          </w:rPr>
          <w:fldChar w:fldCharType="begin"/>
        </w:r>
        <w:r w:rsidR="00A61D00" w:rsidRPr="008F601D" w:rsidDel="00532F33">
          <w:rPr>
            <w:rFonts w:ascii="Times New Roman" w:hAnsi="Times New Roman"/>
            <w:sz w:val="24"/>
          </w:rPr>
          <w:delInstrText xml:space="preserve"> ADDIN EN.CITE &lt;EndNote&gt;&lt;Cite&gt;&lt;Author&gt;Castelluccio&lt;/Author&gt;&lt;Year&gt;2015&lt;/Year&gt;&lt;RecNum&gt;14&lt;/RecNum&gt;&lt;DisplayText&gt;(Castelluccio et al., 2015)&lt;/DisplayText&gt;&lt;record&gt;&lt;rec-number&gt;14&lt;/rec-number&gt;&lt;foreign-keys&gt;&lt;key app="EN" db-id="fspe090xm2sf0nef9aapp9tezvaxx5av9vr9" timestamp="1604388852"&gt;14&lt;/key&gt;&lt;/foreign-keys&gt;&lt;ref-type name="Journal Article"&gt;17&lt;/ref-type&gt;&lt;contributors&gt;&lt;authors&gt;&lt;author&gt;Marco Castelluccio&lt;/author&gt;&lt;author&gt;Giovanni Poggi&lt;/author&gt;&lt;author&gt;Carlo Sansone&lt;/author&gt;&lt;author&gt;Luisa Verdoliva&lt;/author&gt;&lt;/authors&gt;&lt;/contributors&gt;&lt;auth-address&gt;mar.castelluccio@studenti.unina.it&lt;/auth-address&gt;&lt;titles&gt;&lt;title&gt;Land Use Classification in Remote Sensing Images by Convolutional Neural Networks&lt;/title&gt;&lt;secondary-title&gt;arXiv&lt;/secondary-title&gt;&lt;/titles&gt;&lt;periodical&gt;&lt;full-title&gt;ArXiv&lt;/full-title&gt;&lt;/periodical&gt;&lt;volume&gt;1&lt;/volume&gt;&lt;number&gt;1508.00092&lt;/number&gt;&lt;dates&gt;&lt;year&gt;2015&lt;/year&gt;&lt;/dates&gt;&lt;urls&gt;&lt;/urls&gt;&lt;/record&gt;&lt;/Cite&gt;&lt;/EndNote&gt;</w:delInstrText>
        </w:r>
        <w:r w:rsidR="00B40EE1" w:rsidRPr="008F601D" w:rsidDel="00532F33">
          <w:rPr>
            <w:rFonts w:ascii="Times New Roman" w:hAnsi="Times New Roman"/>
            <w:sz w:val="24"/>
          </w:rPr>
          <w:fldChar w:fldCharType="separate"/>
        </w:r>
        <w:r w:rsidR="00A61D00" w:rsidRPr="008F601D" w:rsidDel="00532F33">
          <w:rPr>
            <w:rFonts w:ascii="Times New Roman" w:hAnsi="Times New Roman"/>
            <w:noProof/>
            <w:sz w:val="24"/>
          </w:rPr>
          <w:delText>(Castelluccio et al., 2015)</w:delText>
        </w:r>
        <w:r w:rsidR="00B40EE1" w:rsidRPr="008F601D" w:rsidDel="00532F33">
          <w:rPr>
            <w:rFonts w:ascii="Times New Roman" w:hAnsi="Times New Roman"/>
            <w:sz w:val="24"/>
          </w:rPr>
          <w:fldChar w:fldCharType="end"/>
        </w:r>
        <w:r w:rsidR="001508F1" w:rsidRPr="008F601D" w:rsidDel="00532F33">
          <w:rPr>
            <w:rFonts w:ascii="Times New Roman" w:hAnsi="Times New Roman"/>
            <w:sz w:val="24"/>
          </w:rPr>
          <w:delText>, the</w:delText>
        </w:r>
        <w:r w:rsidR="00905064" w:rsidRPr="008F601D" w:rsidDel="00532F33">
          <w:rPr>
            <w:rFonts w:ascii="Times New Roman" w:hAnsi="Times New Roman"/>
            <w:sz w:val="24"/>
          </w:rPr>
          <w:delText>se methods</w:delText>
        </w:r>
        <w:r w:rsidR="001508F1" w:rsidRPr="008F601D" w:rsidDel="00532F33">
          <w:rPr>
            <w:rFonts w:ascii="Times New Roman" w:hAnsi="Times New Roman"/>
            <w:sz w:val="24"/>
          </w:rPr>
          <w:delText xml:space="preserve"> cannot handle most </w:delText>
        </w:r>
        <w:r w:rsidR="008162B4" w:rsidRPr="008F601D" w:rsidDel="00532F33">
          <w:rPr>
            <w:rFonts w:ascii="Times New Roman" w:hAnsi="Times New Roman"/>
            <w:sz w:val="24"/>
          </w:rPr>
          <w:delText>HSI</w:delText>
        </w:r>
        <w:r w:rsidR="001508F1" w:rsidRPr="008F601D" w:rsidDel="00532F33">
          <w:rPr>
            <w:rFonts w:ascii="Times New Roman" w:hAnsi="Times New Roman"/>
            <w:sz w:val="24"/>
          </w:rPr>
          <w:delText xml:space="preserve"> </w:delText>
        </w:r>
        <w:r w:rsidR="008162B4" w:rsidRPr="008F601D" w:rsidDel="00532F33">
          <w:rPr>
            <w:rFonts w:ascii="Times New Roman" w:hAnsi="Times New Roman"/>
            <w:sz w:val="24"/>
          </w:rPr>
          <w:delText>segmentation</w:delText>
        </w:r>
        <w:r w:rsidR="001508F1" w:rsidRPr="008F601D" w:rsidDel="00532F33">
          <w:rPr>
            <w:rFonts w:ascii="Times New Roman" w:hAnsi="Times New Roman"/>
            <w:sz w:val="24"/>
          </w:rPr>
          <w:delText xml:space="preserve"> tasks. </w:delText>
        </w:r>
      </w:del>
    </w:p>
    <w:p w14:paraId="348907A5" w14:textId="77777777" w:rsidR="006E0736" w:rsidRDefault="00D36456" w:rsidP="00E32FD4">
      <w:pPr>
        <w:pStyle w:val="MDPI21heading1"/>
        <w:spacing w:before="0" w:after="0"/>
        <w:ind w:firstLine="240"/>
        <w:jc w:val="both"/>
        <w:rPr>
          <w:ins w:id="153" w:author="Windows User" w:date="2020-12-27T09:06:00Z"/>
          <w:rFonts w:ascii="Times New Roman" w:eastAsia="SimSun" w:hAnsi="Times New Roman"/>
          <w:b w:val="0"/>
          <w:snapToGrid/>
          <w:color w:val="auto"/>
          <w:kern w:val="2"/>
          <w:sz w:val="24"/>
          <w:szCs w:val="24"/>
          <w:lang w:eastAsia="zh-CN" w:bidi="ar-SA"/>
        </w:rPr>
      </w:pPr>
      <w:del w:id="154" w:author="Windows User" w:date="2020-12-27T09:05:00Z">
        <w:r w:rsidRPr="008F601D" w:rsidDel="00532F33">
          <w:rPr>
            <w:rFonts w:ascii="Times New Roman" w:eastAsia="SimSun" w:hAnsi="Times New Roman"/>
            <w:b w:val="0"/>
            <w:snapToGrid/>
            <w:color w:val="auto"/>
            <w:kern w:val="2"/>
            <w:sz w:val="24"/>
            <w:szCs w:val="24"/>
            <w:lang w:eastAsia="zh-CN" w:bidi="ar-SA"/>
          </w:rPr>
          <w:delText>Hyperspectral images posse</w:delText>
        </w:r>
        <w:r w:rsidR="003C60C5" w:rsidRPr="008F601D" w:rsidDel="00532F33">
          <w:rPr>
            <w:rFonts w:ascii="Times New Roman" w:eastAsia="SimSun" w:hAnsi="Times New Roman"/>
            <w:b w:val="0"/>
            <w:snapToGrid/>
            <w:color w:val="auto"/>
            <w:kern w:val="2"/>
            <w:sz w:val="24"/>
            <w:szCs w:val="24"/>
            <w:lang w:eastAsia="zh-CN" w:bidi="ar-SA"/>
          </w:rPr>
          <w:delText>s</w:delText>
        </w:r>
        <w:r w:rsidRPr="008F601D" w:rsidDel="00532F33">
          <w:rPr>
            <w:rFonts w:ascii="Times New Roman" w:eastAsia="SimSun" w:hAnsi="Times New Roman"/>
            <w:b w:val="0"/>
            <w:snapToGrid/>
            <w:color w:val="auto"/>
            <w:kern w:val="2"/>
            <w:sz w:val="24"/>
            <w:szCs w:val="24"/>
            <w:lang w:eastAsia="zh-CN" w:bidi="ar-SA"/>
          </w:rPr>
          <w:delText>s much higher spectral information than the RGB and other generic images. Each image pixel is a high-di</w:delText>
        </w:r>
        <w:r w:rsidRPr="00011EEF" w:rsidDel="00532F33">
          <w:rPr>
            <w:rFonts w:ascii="Times New Roman" w:eastAsia="SimSun" w:hAnsi="Times New Roman"/>
            <w:b w:val="0"/>
            <w:snapToGrid/>
            <w:color w:val="auto"/>
            <w:kern w:val="2"/>
            <w:sz w:val="24"/>
            <w:szCs w:val="24"/>
            <w:lang w:eastAsia="zh-CN" w:bidi="ar-SA"/>
          </w:rPr>
          <w:delText>mensional vector containing hundreds of spectral channels covering more than a sing</w:delText>
        </w:r>
        <w:r w:rsidR="008162B4" w:rsidRPr="00011EEF" w:rsidDel="00532F33">
          <w:rPr>
            <w:rFonts w:ascii="Times New Roman" w:eastAsia="SimSun" w:hAnsi="Times New Roman"/>
            <w:b w:val="0"/>
            <w:snapToGrid/>
            <w:color w:val="auto"/>
            <w:kern w:val="2"/>
            <w:sz w:val="24"/>
            <w:szCs w:val="24"/>
            <w:lang w:eastAsia="zh-CN" w:bidi="ar-SA"/>
          </w:rPr>
          <w:delText>le interval of wavelength range</w:delText>
        </w:r>
        <w:r w:rsidRPr="00011EEF" w:rsidDel="00532F33">
          <w:rPr>
            <w:rFonts w:ascii="Times New Roman" w:eastAsia="SimSun" w:hAnsi="Times New Roman"/>
            <w:b w:val="0"/>
            <w:snapToGrid/>
            <w:color w:val="auto"/>
            <w:kern w:val="2"/>
            <w:sz w:val="24"/>
            <w:szCs w:val="24"/>
            <w:lang w:eastAsia="zh-CN" w:bidi="ar-SA"/>
          </w:rPr>
          <w:delText xml:space="preserve"> (the wavelength range is typically in the range of 400–2500 nm) </w:delText>
        </w:r>
      </w:del>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&lt;EndNote&gt;&lt;Cite&gt;&lt;Author&gt;Varshney&lt;/Author&gt;&lt;Year&gt;2004&lt;/Year&gt;&lt;RecNum&gt;780&lt;/RecNum&gt;&lt;DisplayText&gt;(Varshney and Arora, 2004)&lt;/DisplayText&gt;&lt;record&gt;&lt;rec-number&gt;780&lt;/rec-number&gt;&lt;foreign-keys&gt;&lt;key app="EN" db-id="fspe090xm2sf0nef9aapp9tezvaxx5av9vr9" timestamp="1606736846"&gt;780&lt;/key&gt;&lt;/foreign-keys&gt;&lt;ref-type name="Book"&gt;6&lt;/ref-type&gt;&lt;contributors&gt;&lt;authors&gt;&lt;author&gt;Varshney, Pramod K&lt;/author&gt;&lt;author&gt;Arora, Manoj K&lt;/author&gt;&lt;/authors&gt;&lt;/contributors&gt;&lt;titles&gt;&lt;title&gt;Advanced image processing techniques for remotely sensed hyperspectral data&lt;/title&gt;&lt;/titles&gt;&lt;dates&gt;&lt;year&gt;2004&lt;/year&gt;&lt;/dates&gt;&lt;publisher&gt;Springer Science &amp;amp; Business Media&lt;/publisher&gt;&lt;isbn&gt;3540216685&lt;/isbn&gt;&lt;urls&gt;&lt;/urls&gt;&lt;/record&gt;&lt;/Cite&gt;&lt;/EndNote&gt;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(Varshney and Arora, 2004)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w:t>
      </w:r>
    </w:p>
    <w:p w14:paraId="7ED663FF" w14:textId="77777777" w:rsidR="006E0736" w:rsidRDefault="006E0736" w:rsidP="00E32FD4">
      <w:pPr>
        <w:pStyle w:val="MDPI21heading1"/>
        <w:spacing w:before="0" w:after="0"/>
        <w:ind w:firstLine="240"/>
        <w:jc w:val="both"/>
        <w:rPr>
          <w:ins w:id="155" w:author="Windows User" w:date="2020-12-27T09:06:00Z"/>
          <w:rFonts w:ascii="Times New Roman" w:eastAsia="SimSun" w:hAnsi="Times New Roman"/>
          <w:b w:val="0"/>
          <w:snapToGrid/>
          <w:color w:val="auto"/>
          <w:kern w:val="2"/>
          <w:sz w:val="24"/>
          <w:szCs w:val="24"/>
          <w:lang w:eastAsia="zh-CN" w:bidi="ar-SA"/>
        </w:rPr>
      </w:pPr>
    </w:p>
    <w:p w14:paraId="5BB1FD12" w14:textId="52F15645" w:rsidR="00D36456" w:rsidRPr="008F601D" w:rsidRDefault="00D36456" w:rsidP="00E32FD4">
      <w:pPr>
        <w:pStyle w:val="MDPI21heading1"/>
        <w:spacing w:before="0" w:after="0"/>
        <w:ind w:firstLine="2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 The Hyperspectral data can be analy</w:t>
      </w:r>
      <w:r w:rsidR="003C60C5" w:rsidRPr="008F601D">
        <w:rPr>
          <w:rFonts w:ascii="Times New Roman" w:eastAsia="SimSun" w:hAnsi="Times New Roman"/>
          <w:b w:val="0"/>
          <w:snapToGrid/>
          <w:color w:val="auto"/>
          <w:kern w:val="2"/>
          <w:sz w:val="24"/>
          <w:szCs w:val="24"/>
          <w:lang w:eastAsia="zh-CN" w:bidi="ar-SA"/>
        </w:rPr>
        <w:t>z</w:t>
      </w:r>
      <w:r w:rsidRPr="008F601D">
        <w:rPr>
          <w:rFonts w:ascii="Times New Roman" w:eastAsia="SimSun" w:hAnsi="Times New Roman"/>
          <w:b w:val="0"/>
          <w:snapToGrid/>
          <w:color w:val="auto"/>
          <w:kern w:val="2"/>
          <w:sz w:val="24"/>
          <w:szCs w:val="24"/>
          <w:lang w:eastAsia="zh-CN" w:bidi="ar-SA"/>
        </w:rPr>
        <w:t xml:space="preserve">ed from either spatial, spectral, or </w:t>
      </w:r>
      <w:r w:rsidR="008162B4" w:rsidRPr="008F601D">
        <w:rPr>
          <w:rFonts w:ascii="Times New Roman" w:eastAsia="SimSun" w:hAnsi="Times New Roman"/>
          <w:b w:val="0"/>
          <w:snapToGrid/>
          <w:color w:val="auto"/>
          <w:kern w:val="2"/>
          <w:sz w:val="24"/>
          <w:szCs w:val="24"/>
          <w:lang w:eastAsia="zh-CN" w:bidi="ar-SA"/>
        </w:rPr>
        <w:t xml:space="preserve">joint </w:t>
      </w:r>
      <w:r w:rsidRPr="008F601D">
        <w:rPr>
          <w:rFonts w:ascii="Times New Roman" w:eastAsia="SimSun" w:hAnsi="Times New Roman"/>
          <w:b w:val="0"/>
          <w:snapToGrid/>
          <w:color w:val="auto"/>
          <w:kern w:val="2"/>
          <w:sz w:val="24"/>
          <w:szCs w:val="24"/>
          <w:lang w:eastAsia="zh-CN" w:bidi="ar-SA"/>
        </w:rPr>
        <w:t xml:space="preserve">spatial-spectral perspective. Most of the early </w:t>
      </w:r>
      <w:ins w:id="156" w:author="Windows User" w:date="2020-12-27T09:07:00Z">
        <w:r w:rsidR="006E0736">
          <w:rPr>
            <w:rFonts w:ascii="Times New Roman" w:eastAsia="SimSun" w:hAnsi="Times New Roman"/>
            <w:b w:val="0"/>
            <w:snapToGrid/>
            <w:color w:val="auto"/>
            <w:kern w:val="2"/>
            <w:sz w:val="24"/>
            <w:szCs w:val="24"/>
            <w:lang w:eastAsia="zh-CN" w:bidi="ar-SA"/>
          </w:rPr>
          <w:t>Deep Learning(</w:t>
        </w:r>
      </w:ins>
      <w:r w:rsidRPr="008F601D">
        <w:rPr>
          <w:rFonts w:ascii="Times New Roman" w:eastAsia="SimSun" w:hAnsi="Times New Roman"/>
          <w:b w:val="0"/>
          <w:snapToGrid/>
          <w:color w:val="auto"/>
          <w:kern w:val="2"/>
          <w:sz w:val="24"/>
          <w:szCs w:val="24"/>
          <w:lang w:eastAsia="zh-CN" w:bidi="ar-SA"/>
        </w:rPr>
        <w:t>DL</w:t>
      </w:r>
      <w:ins w:id="157" w:author="Windows User" w:date="2020-12-27T09:07:00Z">
        <w:r w:rsidR="006E0736">
          <w:rPr>
            <w:rFonts w:ascii="Times New Roman" w:eastAsia="SimSun" w:hAnsi="Times New Roman"/>
            <w:b w:val="0"/>
            <w:snapToGrid/>
            <w:color w:val="auto"/>
            <w:kern w:val="2"/>
            <w:sz w:val="24"/>
            <w:szCs w:val="24"/>
            <w:lang w:eastAsia="zh-CN" w:bidi="ar-SA"/>
          </w:rPr>
          <w:t>)</w:t>
        </w:r>
      </w:ins>
      <w:r w:rsidRPr="008F601D">
        <w:rPr>
          <w:rFonts w:ascii="Times New Roman" w:eastAsia="SimSun" w:hAnsi="Times New Roman"/>
          <w:b w:val="0"/>
          <w:snapToGrid/>
          <w:color w:val="auto"/>
          <w:kern w:val="2"/>
          <w:sz w:val="24"/>
          <w:szCs w:val="24"/>
          <w:lang w:eastAsia="zh-CN" w:bidi="ar-SA"/>
        </w:rPr>
        <w:t xml:space="preserve"> methods only exploit data pixel-wise (1-dimensional approaches), working in the spectral direction. This is done by extracting spectral signatures from single pixels or groups of </w:t>
      </w:r>
      <w:r w:rsidR="00207AB4" w:rsidRPr="008F601D">
        <w:rPr>
          <w:rFonts w:ascii="Times New Roman" w:eastAsia="SimSun" w:hAnsi="Times New Roman"/>
          <w:b w:val="0"/>
          <w:snapToGrid/>
          <w:color w:val="auto"/>
          <w:kern w:val="2"/>
          <w:sz w:val="24"/>
          <w:szCs w:val="24"/>
          <w:lang w:eastAsia="zh-CN" w:bidi="ar-SA"/>
        </w:rPr>
        <w:t>pixels</w:t>
      </w:r>
      <w:r w:rsidRPr="008F601D">
        <w:rPr>
          <w:rFonts w:ascii="Times New Roman" w:eastAsia="SimSun" w:hAnsi="Times New Roman"/>
          <w:b w:val="0"/>
          <w:snapToGrid/>
          <w:color w:val="auto"/>
          <w:kern w:val="2"/>
          <w:sz w:val="24"/>
          <w:szCs w:val="24"/>
          <w:lang w:eastAsia="zh-CN" w:bidi="ar-SA"/>
        </w:rPr>
        <w:t xml:space="preserve"> either surrounding a central pixel or belonging to a given point of interest. This approach requires some prior knowledge and a pre-processing step to detect and map the regions of interest (usually done through segmentation). </w:t>
      </w:r>
      <w:r w:rsidR="00207AB4" w:rsidRPr="008F601D">
        <w:rPr>
          <w:rFonts w:ascii="Times New Roman" w:eastAsia="SimSun" w:hAnsi="Times New Roman"/>
          <w:b w:val="0"/>
          <w:snapToGrid/>
          <w:color w:val="auto"/>
          <w:kern w:val="2"/>
          <w:sz w:val="24"/>
          <w:szCs w:val="24"/>
          <w:lang w:eastAsia="zh-CN" w:bidi="ar-SA"/>
        </w:rPr>
        <w:t>On the other hand, s</w:t>
      </w:r>
      <w:r w:rsidRPr="008F601D">
        <w:rPr>
          <w:rFonts w:ascii="Times New Roman" w:eastAsia="SimSun" w:hAnsi="Times New Roman"/>
          <w:b w:val="0"/>
          <w:snapToGrid/>
          <w:color w:val="auto"/>
          <w:kern w:val="2"/>
          <w:sz w:val="24"/>
          <w:szCs w:val="24"/>
          <w:lang w:eastAsia="zh-CN" w:bidi="ar-SA"/>
        </w:rPr>
        <w:t xml:space="preserve">pectral-spatial classifiers integrate both spectral and rich spatial features to boost classification performance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&lt;EndNote&gt;&lt;Cite&gt;&lt;Author&gt;Fauvel&lt;/Author&gt;&lt;Year&gt;2008&lt;/Year&gt;&lt;RecNum&gt;789&lt;/RecNum&gt;&lt;DisplayText&gt;(Fauvel et al., 2008)&lt;/DisplayText&gt;&lt;record&gt;&lt;rec-number&gt;789&lt;/rec-number&gt;&lt;foreign-keys&gt;&lt;key app="EN" db-id="fspe090xm2sf0nef9aapp9tezvaxx5av9vr9" timestamp="1606745740"&gt;789&lt;/key&gt;&lt;/foreign-keys&gt;&lt;ref-type name="Journal Article"&gt;17&lt;/ref-type&gt;&lt;contributors&gt;&lt;authors&gt;&lt;author&gt;Fauvel, Mathieu&lt;/author&gt;&lt;author&gt;Benediktsson, Jón Atli&lt;/author&gt;&lt;author&gt;Chanussot, Jocelyn&lt;/author&gt;&lt;author&gt;Sveinsson, Johannes R %J IEEE Transactions on Geoscience&lt;/author&gt;&lt;author&gt;Remote Sensing&lt;/author&gt;&lt;/authors&gt;&lt;/contributors&gt;&lt;titles&gt;&lt;title&gt;Spectral and spatial classification of hyperspectral data using SVMs and morphological profiles&lt;/title&gt;&lt;/titles&gt;&lt;pages&gt;3804-3814&lt;/pages&gt;&lt;volume&gt;46&lt;/volume&gt;&lt;number&gt;11&lt;/number&gt;&lt;dates&gt;&lt;year&gt;2008&lt;/year&gt;&lt;/dates&gt;&lt;isbn&gt;0196-2892&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(Fauvel et al., 2008)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6EC3316F" w14:textId="77777777" w:rsidR="006E0736" w:rsidRDefault="007301D6" w:rsidP="00E32FD4">
      <w:pPr>
        <w:ind w:firstLineChars="100" w:firstLine="240"/>
        <w:rPr>
          <w:ins w:id="158" w:author="Windows User" w:date="2020-12-27T09:12:00Z"/>
          <w:rFonts w:ascii="Times New Roman" w:hAnsi="Times New Roman"/>
          <w:sz w:val="24"/>
        </w:rPr>
      </w:pPr>
      <w:r w:rsidRPr="008F601D">
        <w:rPr>
          <w:rFonts w:ascii="Times New Roman" w:hAnsi="Times New Roman"/>
          <w:sz w:val="24"/>
        </w:rPr>
        <w:t xml:space="preserve">The artificial neural networks (ANN) concept was inspired by the design of the biological brain and tries to reproduce some of its functions using simple but massively </w:t>
      </w:r>
      <w:r w:rsidRPr="008F601D">
        <w:rPr>
          <w:rFonts w:ascii="Times New Roman" w:hAnsi="Times New Roman"/>
          <w:sz w:val="24"/>
        </w:rPr>
        <w:lastRenderedPageBreak/>
        <w:t xml:space="preserve">interconnected units called neurons </w:t>
      </w:r>
      <w:r w:rsidR="00B40EE1" w:rsidRPr="008F601D">
        <w:rPr>
          <w:rFonts w:ascii="Times New Roman" w:hAnsi="Times New Roman"/>
          <w:sz w:val="24"/>
        </w:rPr>
        <w:fldChar w:fldCharType="begin"/>
      </w:r>
      <w:r w:rsidRPr="008F601D">
        <w:rPr>
          <w:rFonts w:ascii="Times New Roman" w:hAnsi="Times New Roman"/>
          <w:sz w:val="24"/>
        </w:rPr>
        <w:instrText xml:space="preserve"> ADDIN EN.CITE &lt;EndNote&gt;&lt;Cite&gt;&lt;Author&gt;Castelluccio&lt;/Author&gt;&lt;Year&gt;2015&lt;/Year&gt;&lt;RecNum&gt;14&lt;/RecNum&gt;&lt;DisplayText&gt;(Castelluccio et al., 2015)&lt;/DisplayText&gt;&lt;record&gt;&lt;rec-number&gt;14&lt;/rec-number&gt;&lt;foreign-keys&gt;&lt;key app="EN" db-id="fspe090xm2sf0nef9aapp9tezvaxx5av9vr9" timestamp="1604388852"&gt;14&lt;/key&gt;&lt;/foreign-keys&gt;&lt;ref-type name="Journal Article"&gt;17&lt;/ref-type&gt;&lt;contributors&gt;&lt;authors&gt;&lt;author&gt;Marco Castelluccio&lt;/author&gt;&lt;author&gt;Giovanni Poggi&lt;/author&gt;&lt;author&gt;Carlo Sansone&lt;/author&gt;&lt;author&gt;Luisa Verdoliva&lt;/author&gt;&lt;/authors&gt;&lt;/contributors&gt;&lt;auth-address&gt;mar.castelluccio@studenti.unina.it&lt;/auth-address&gt;&lt;titles&gt;&lt;title&gt;Land Use Classification in Remote Sensing Images by Convolutional Neural Networks&lt;/title&gt;&lt;secondary-title&gt;arXiv&lt;/secondary-title&gt;&lt;/titles&gt;&lt;periodical&gt;&lt;full-title&gt;ArXiv&lt;/full-title&gt;&lt;/periodical&gt;&lt;volume&gt;1&lt;/volume&gt;&lt;number&gt;1508.00092&lt;/number&gt;&lt;dates&gt;&lt;year&gt;2015&lt;/year&gt;&lt;/dates&gt;&lt;urls&gt;&lt;/urls&gt;&lt;/record&gt;&lt;/Cite&gt;&lt;/EndNote&gt;</w:instrText>
      </w:r>
      <w:r w:rsidR="00B40EE1" w:rsidRPr="008F601D">
        <w:rPr>
          <w:rFonts w:ascii="Times New Roman" w:hAnsi="Times New Roman"/>
          <w:sz w:val="24"/>
        </w:rPr>
        <w:fldChar w:fldCharType="separate"/>
      </w:r>
      <w:r w:rsidRPr="008F601D">
        <w:rPr>
          <w:rFonts w:ascii="Times New Roman" w:hAnsi="Times New Roman"/>
          <w:noProof/>
          <w:sz w:val="24"/>
        </w:rPr>
        <w:t>(Castelluccio et al., 2015)</w:t>
      </w:r>
      <w:r w:rsidR="00B40EE1" w:rsidRPr="008F601D">
        <w:rPr>
          <w:rFonts w:ascii="Times New Roman" w:hAnsi="Times New Roman"/>
          <w:sz w:val="24"/>
        </w:rPr>
        <w:fldChar w:fldCharType="end"/>
      </w:r>
      <w:r w:rsidRPr="008F601D">
        <w:rPr>
          <w:rFonts w:ascii="Times New Roman" w:hAnsi="Times New Roman"/>
          <w:sz w:val="24"/>
        </w:rPr>
        <w:t xml:space="preserve">. </w:t>
      </w:r>
      <w:commentRangeStart w:id="159"/>
      <w:r w:rsidRPr="008F601D">
        <w:rPr>
          <w:rFonts w:ascii="Times New Roman" w:hAnsi="Times New Roman"/>
          <w:sz w:val="24"/>
        </w:rPr>
        <w:t>Recently, DL has proven superior compared to other shallow machine learning methods such as support vector machine (SVM), random forest (RF), and others that incorporate only low-level feature learning.</w:t>
      </w:r>
      <w:commentRangeEnd w:id="159"/>
      <w:r w:rsidR="006E0736">
        <w:rPr>
          <w:rStyle w:val="CommentReference"/>
          <w:rFonts w:ascii="Cambria" w:eastAsia="Cambria" w:hAnsi="Cambria"/>
          <w:color w:val="000000"/>
        </w:rPr>
        <w:commentReference w:id="159"/>
      </w:r>
      <w:r w:rsidRPr="008F601D">
        <w:rPr>
          <w:rFonts w:ascii="Times New Roman" w:hAnsi="Times New Roman"/>
          <w:sz w:val="24"/>
        </w:rPr>
        <w:t xml:space="preserve"> </w:t>
      </w:r>
    </w:p>
    <w:p w14:paraId="56468749" w14:textId="0BCDBC73" w:rsidR="008162B4" w:rsidRPr="008F601D" w:rsidRDefault="007301D6" w:rsidP="00E32FD4">
      <w:pPr>
        <w:ind w:firstLineChars="100" w:firstLine="240"/>
        <w:rPr>
          <w:rFonts w:ascii="Times New Roman" w:hAnsi="Times New Roman"/>
          <w:sz w:val="24"/>
        </w:rPr>
      </w:pPr>
      <w:r w:rsidRPr="008F601D">
        <w:rPr>
          <w:rFonts w:ascii="Times New Roman" w:hAnsi="Times New Roman"/>
          <w:sz w:val="24"/>
        </w:rPr>
        <w:t xml:space="preserve">Deep learning (DL) is an ANN’s data-driven paradigm that provides an end-to-end machine-learning model that can extract salient features without human-designed algorithms. Feature extraction from lower layers is accomplished through simple non-linear model input that is channeled through some layers where the mapping relationship in these layers reduces the image dimensions and extracts key features of interest </w:t>
      </w:r>
      <w:r w:rsidR="00B40EE1" w:rsidRPr="008F601D">
        <w:rPr>
          <w:rFonts w:ascii="Times New Roman" w:hAnsi="Times New Roman"/>
          <w:sz w:val="24"/>
        </w:rPr>
        <w:fldChar w:fldCharType="begin"/>
      </w:r>
      <w:r w:rsidRPr="008F601D">
        <w:rPr>
          <w:rFonts w:ascii="Times New Roman" w:hAnsi="Times New Roman"/>
          <w:sz w:val="24"/>
        </w:rPr>
        <w:instrText xml:space="preserve"> ADDIN EN.CITE &lt;EndNote&gt;&lt;Cite&gt;&lt;Author&gt;LeCun&lt;/Author&gt;&lt;Year&gt;2015&lt;/Year&gt;&lt;RecNum&gt;32&lt;/RecNum&gt;&lt;DisplayText&gt;(LeCun et al., 2015)&lt;/DisplayText&gt;&lt;record&gt;&lt;rec-number&gt;32&lt;/rec-number&gt;&lt;foreign-keys&gt;&lt;key app="EN" db-id="fspe090xm2sf0nef9aapp9tezvaxx5av9vr9" timestamp="1604388852"&gt;32&lt;/key&gt;&lt;/foreign-keys&gt;&lt;ref-type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pub-dates&gt;&lt;date&gt;2015/05/01&lt;/date&gt;&lt;/pub-dates&gt;&lt;/dates&gt;&lt;isbn&gt;1476-4687&lt;/isbn&gt;&lt;urls&gt;&lt;related-urls&gt;&lt;url&gt;https://doi.org/10.1038/nature14539&lt;/url&gt;&lt;/related-urls&gt;&lt;/urls&gt;&lt;electronic-resource-num&gt;10.1038/nature14539&lt;/electronic-resource-num&gt;&lt;/record&gt;&lt;/Cite&gt;&lt;/EndNote&gt;</w:instrText>
      </w:r>
      <w:r w:rsidR="00B40EE1" w:rsidRPr="008F601D">
        <w:rPr>
          <w:rFonts w:ascii="Times New Roman" w:hAnsi="Times New Roman"/>
          <w:sz w:val="24"/>
        </w:rPr>
        <w:fldChar w:fldCharType="separate"/>
      </w:r>
      <w:r w:rsidRPr="008F601D">
        <w:rPr>
          <w:rFonts w:ascii="Times New Roman" w:hAnsi="Times New Roman"/>
          <w:noProof/>
          <w:sz w:val="24"/>
        </w:rPr>
        <w:t>(LeCun et al., 2015)</w:t>
      </w:r>
      <w:r w:rsidR="00B40EE1" w:rsidRPr="008F601D">
        <w:rPr>
          <w:rFonts w:ascii="Times New Roman" w:hAnsi="Times New Roman"/>
          <w:sz w:val="24"/>
        </w:rPr>
        <w:fldChar w:fldCharType="end"/>
      </w:r>
      <w:r w:rsidRPr="008F601D">
        <w:rPr>
          <w:rFonts w:ascii="Times New Roman" w:hAnsi="Times New Roman"/>
          <w:sz w:val="24"/>
        </w:rPr>
        <w:t xml:space="preserve">. </w:t>
      </w:r>
      <w:commentRangeStart w:id="160"/>
      <w:commentRangeStart w:id="161"/>
      <w:r w:rsidR="001508F1" w:rsidRPr="008F601D">
        <w:rPr>
          <w:rFonts w:ascii="Times New Roman" w:hAnsi="Times New Roman"/>
          <w:sz w:val="24"/>
        </w:rPr>
        <w:t>Intense research over the last few years has proposed a plethora of algorithms aimed at capturing more complex features and descriptors necessary to capture the semantics of the imagery for in-depth understanding</w:t>
      </w:r>
      <w:r w:rsidRPr="008F601D">
        <w:rPr>
          <w:rFonts w:ascii="Times New Roman" w:hAnsi="Times New Roman"/>
          <w:sz w:val="24"/>
        </w:rPr>
        <w:t xml:space="preserve"> using </w:t>
      </w:r>
      <w:r w:rsidR="00207AB4" w:rsidRPr="008F601D">
        <w:rPr>
          <w:rFonts w:ascii="Times New Roman" w:hAnsi="Times New Roman"/>
          <w:sz w:val="24"/>
        </w:rPr>
        <w:t xml:space="preserve">both </w:t>
      </w:r>
      <w:r w:rsidRPr="008F601D">
        <w:rPr>
          <w:rFonts w:ascii="Times New Roman" w:hAnsi="Times New Roman"/>
          <w:sz w:val="24"/>
        </w:rPr>
        <w:t>spatial</w:t>
      </w:r>
      <w:r w:rsidR="00207AB4" w:rsidRPr="008F601D">
        <w:rPr>
          <w:rFonts w:ascii="Times New Roman" w:hAnsi="Times New Roman"/>
          <w:sz w:val="24"/>
        </w:rPr>
        <w:t xml:space="preserve"> and </w:t>
      </w:r>
      <w:r w:rsidRPr="008F601D">
        <w:rPr>
          <w:rFonts w:ascii="Times New Roman" w:hAnsi="Times New Roman"/>
          <w:sz w:val="24"/>
        </w:rPr>
        <w:t>spectral features</w:t>
      </w:r>
      <w:r w:rsidR="008162B4" w:rsidRPr="008F601D">
        <w:rPr>
          <w:rFonts w:ascii="Times New Roman" w:hAnsi="Times New Roman"/>
          <w:sz w:val="24"/>
        </w:rPr>
        <w:t xml:space="preserve"> </w:t>
      </w:r>
      <w:r w:rsidR="00B40EE1" w:rsidRPr="008F601D">
        <w:rPr>
          <w:rFonts w:ascii="Times New Roman" w:hAnsi="Times New Roman"/>
          <w:sz w:val="24"/>
        </w:rPr>
        <w:fldChar w:fldCharType="begin">
          <w:fldData xml:space="preserve">PEVuZE5vdGU+PENpdGU+PEF1dGhvcj5DaGVuPC9BdXRob3I+PFllYXI+MjAxNDwvWWVhcj48UmVj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</w:fldData>
        </w:fldChar>
      </w:r>
      <w:r w:rsidR="008162B4" w:rsidRPr="008F601D">
        <w:rPr>
          <w:rFonts w:ascii="Times New Roman" w:hAnsi="Times New Roman"/>
          <w:sz w:val="24"/>
        </w:rPr>
        <w:instrText xml:space="preserve"> ADDIN EN.CITE </w:instrText>
      </w:r>
      <w:r w:rsidR="00B40EE1" w:rsidRPr="00637329">
        <w:rPr>
          <w:rFonts w:ascii="Times New Roman" w:hAnsi="Times New Roman"/>
          <w:sz w:val="24"/>
        </w:rPr>
        <w:fldChar w:fldCharType="begin">
          <w:fldData xml:space="preserve">PEVuZE5vdGU+PENpdGU+PEF1dGhvcj5DaGVuPC9BdXRob3I+PFllYXI+MjAxNDwvWWVhcj48UmVj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</w:fldData>
        </w:fldChar>
      </w:r>
      <w:r w:rsidR="008162B4" w:rsidRPr="008F601D">
        <w:rPr>
          <w:rFonts w:ascii="Times New Roman" w:hAnsi="Times New Roman"/>
          <w:sz w:val="24"/>
        </w:rPr>
        <w:instrText xml:space="preserve"> ADDIN EN.CITE.DATA </w:instrText>
      </w:r>
      <w:r w:rsidR="00B40EE1" w:rsidRPr="00637329">
        <w:rPr>
          <w:rFonts w:ascii="Times New Roman" w:hAnsi="Times New Roman"/>
          <w:sz w:val="24"/>
        </w:rPr>
      </w:r>
      <w:r w:rsidR="00B40EE1" w:rsidRPr="00637329">
        <w:rPr>
          <w:rFonts w:ascii="Times New Roman" w:hAnsi="Times New Roman"/>
          <w:sz w:val="24"/>
        </w:rPr>
        <w:fldChar w:fldCharType="end"/>
      </w:r>
      <w:r w:rsidR="00B40EE1" w:rsidRPr="008F601D">
        <w:rPr>
          <w:rFonts w:ascii="Times New Roman" w:hAnsi="Times New Roman"/>
          <w:sz w:val="24"/>
        </w:rPr>
      </w:r>
      <w:r w:rsidR="00B40EE1" w:rsidRPr="008F601D">
        <w:rPr>
          <w:rFonts w:ascii="Times New Roman" w:hAnsi="Times New Roman"/>
          <w:sz w:val="24"/>
        </w:rPr>
        <w:fldChar w:fldCharType="separate"/>
      </w:r>
      <w:r w:rsidR="008162B4" w:rsidRPr="008F601D">
        <w:rPr>
          <w:rFonts w:ascii="Times New Roman" w:hAnsi="Times New Roman"/>
          <w:noProof/>
          <w:sz w:val="24"/>
        </w:rPr>
        <w:t>(Chen et al., 2016b; Chen et al., 2014c; Chen et al., 2015b; Li et al., 2019a; Yue et al., 2015)</w:t>
      </w:r>
      <w:r w:rsidR="00B40EE1" w:rsidRPr="008F601D">
        <w:rPr>
          <w:rFonts w:ascii="Times New Roman" w:hAnsi="Times New Roman"/>
          <w:sz w:val="24"/>
        </w:rPr>
        <w:fldChar w:fldCharType="end"/>
      </w:r>
      <w:r w:rsidR="001508F1" w:rsidRPr="008F601D">
        <w:rPr>
          <w:rFonts w:ascii="Times New Roman" w:hAnsi="Times New Roman"/>
          <w:sz w:val="24"/>
        </w:rPr>
        <w:t xml:space="preserve">. </w:t>
      </w:r>
      <w:commentRangeEnd w:id="160"/>
      <w:r w:rsidR="006E0736">
        <w:rPr>
          <w:rStyle w:val="CommentReference"/>
          <w:rFonts w:ascii="Cambria" w:eastAsia="Cambria" w:hAnsi="Cambria"/>
          <w:color w:val="000000"/>
        </w:rPr>
        <w:commentReference w:id="160"/>
      </w:r>
      <w:commentRangeEnd w:id="161"/>
      <w:r w:rsidR="006E0736">
        <w:rPr>
          <w:rStyle w:val="CommentReference"/>
          <w:rFonts w:ascii="Cambria" w:eastAsia="Cambria" w:hAnsi="Cambria"/>
          <w:color w:val="000000"/>
        </w:rPr>
        <w:commentReference w:id="161"/>
      </w:r>
      <w:r w:rsidR="008162B4" w:rsidRPr="008F601D">
        <w:rPr>
          <w:rFonts w:ascii="Times New Roman" w:hAnsi="Times New Roman"/>
          <w:sz w:val="24"/>
        </w:rPr>
        <w:t xml:space="preserve">To further enhance the classification performance of HSI, the development of more powerful models is necessary. </w:t>
      </w:r>
    </w:p>
    <w:p w14:paraId="61C88260" w14:textId="1ED70A5D" w:rsidR="00E52402" w:rsidRDefault="006E0736" w:rsidP="00E32FD4">
      <w:pPr>
        <w:ind w:firstLineChars="100" w:firstLine="240"/>
        <w:rPr>
          <w:ins w:id="162" w:author="Windows User" w:date="2020-12-27T09:21:00Z"/>
          <w:rFonts w:ascii="Times New Roman" w:hAnsi="Times New Roman"/>
          <w:sz w:val="24"/>
        </w:rPr>
      </w:pPr>
      <w:ins w:id="163" w:author="Windows User" w:date="2020-12-27T09:15:00Z">
        <w:r>
          <w:rPr>
            <w:rFonts w:ascii="Times New Roman" w:hAnsi="Times New Roman"/>
            <w:sz w:val="24"/>
          </w:rPr>
          <w:t xml:space="preserve">One of the key challenges faced in HSI semantic segmentation is </w:t>
        </w:r>
      </w:ins>
      <w:ins w:id="164" w:author="Windows User" w:date="2020-12-27T09:16:00Z">
        <w:r w:rsidR="00E52402">
          <w:rPr>
            <w:rFonts w:ascii="Times New Roman" w:hAnsi="Times New Roman"/>
            <w:sz w:val="24"/>
          </w:rPr>
          <w:t xml:space="preserve">the availability of limited label data. It is one of the key ingredient for the development of superior deep learning models. </w:t>
        </w:r>
        <w:proofErr w:type="spellStart"/>
        <w:r w:rsidR="00E52402">
          <w:rPr>
            <w:rFonts w:ascii="Times New Roman" w:hAnsi="Times New Roman"/>
            <w:sz w:val="24"/>
          </w:rPr>
          <w:t>Mnih</w:t>
        </w:r>
        <w:proofErr w:type="spellEnd"/>
        <w:r w:rsidR="00E52402">
          <w:rPr>
            <w:rFonts w:ascii="Times New Roman" w:hAnsi="Times New Roman"/>
            <w:sz w:val="24"/>
          </w:rPr>
          <w:t xml:space="preserve"> </w:t>
        </w:r>
      </w:ins>
      <w:ins w:id="165" w:author="Windows User" w:date="2020-12-27T09:18:00Z">
        <w:r w:rsidR="00E52402">
          <w:rPr>
            <w:rFonts w:ascii="Times New Roman" w:hAnsi="Times New Roman"/>
            <w:i/>
            <w:sz w:val="24"/>
          </w:rPr>
          <w:t xml:space="preserve">et al., </w:t>
        </w:r>
        <w:r w:rsidR="00E52402">
          <w:rPr>
            <w:rFonts w:ascii="Times New Roman" w:hAnsi="Times New Roman"/>
            <w:sz w:val="24"/>
          </w:rPr>
          <w:t>2015 state that constructing a suitable and effective HSI dataset for model training</w:t>
        </w:r>
      </w:ins>
      <w:ins w:id="166" w:author="Windows User" w:date="2020-12-27T09:20:00Z">
        <w:r w:rsidR="00E52402">
          <w:rPr>
            <w:rFonts w:ascii="Times New Roman" w:hAnsi="Times New Roman"/>
            <w:sz w:val="24"/>
          </w:rPr>
          <w:t xml:space="preserve"> needs for deep networks is expensive, time-consuming and offers a great challenge.</w:t>
        </w:r>
      </w:ins>
      <w:ins w:id="167" w:author="Windows User" w:date="2020-12-27T09:18:00Z">
        <w:r w:rsidR="00E52402">
          <w:rPr>
            <w:rFonts w:ascii="Times New Roman" w:hAnsi="Times New Roman"/>
            <w:sz w:val="24"/>
          </w:rPr>
          <w:t xml:space="preserve"> </w:t>
        </w:r>
      </w:ins>
      <w:commentRangeStart w:id="168"/>
      <w:ins w:id="169" w:author="Windows User" w:date="2020-12-27T09:21:00Z">
        <w:r w:rsidR="00E52402">
          <w:rPr>
            <w:rFonts w:ascii="Times New Roman" w:hAnsi="Times New Roman"/>
            <w:sz w:val="24"/>
          </w:rPr>
          <w:t>Table</w:t>
        </w:r>
      </w:ins>
      <w:commentRangeEnd w:id="168"/>
      <w:ins w:id="170" w:author="Windows User" w:date="2020-12-27T09:24:00Z">
        <w:r w:rsidR="00E52402">
          <w:rPr>
            <w:rStyle w:val="CommentReference"/>
            <w:rFonts w:ascii="Cambria" w:eastAsia="Cambria" w:hAnsi="Cambria"/>
            <w:color w:val="000000"/>
          </w:rPr>
          <w:commentReference w:id="168"/>
        </w:r>
      </w:ins>
      <w:ins w:id="171" w:author="Windows User" w:date="2020-12-27T09:21:00Z">
        <w:r w:rsidR="00E52402">
          <w:rPr>
            <w:rFonts w:ascii="Times New Roman" w:hAnsi="Times New Roman"/>
            <w:sz w:val="24"/>
          </w:rPr>
          <w:t xml:space="preserve">: lists various datasets currently available for </w:t>
        </w:r>
        <w:r w:rsidR="00096191">
          <w:rPr>
            <w:rFonts w:ascii="Times New Roman" w:hAnsi="Times New Roman"/>
            <w:sz w:val="24"/>
          </w:rPr>
          <w:t xml:space="preserve">training deep learning networks, there is growing demand for Deep Learning Convolution Neural Network </w:t>
        </w:r>
      </w:ins>
      <w:ins w:id="172" w:author="Windows User" w:date="2020-12-27T09:30:00Z">
        <w:r w:rsidR="00096191">
          <w:rPr>
            <w:rFonts w:ascii="Times New Roman" w:hAnsi="Times New Roman"/>
            <w:sz w:val="24"/>
          </w:rPr>
          <w:t xml:space="preserve">(DCNN) </w:t>
        </w:r>
      </w:ins>
      <w:ins w:id="173" w:author="Windows User" w:date="2020-12-27T09:21:00Z">
        <w:r w:rsidR="00096191">
          <w:rPr>
            <w:rFonts w:ascii="Times New Roman" w:hAnsi="Times New Roman"/>
            <w:sz w:val="24"/>
          </w:rPr>
          <w:t xml:space="preserve">models for diverse domains and </w:t>
        </w:r>
        <w:commentRangeStart w:id="174"/>
        <w:r w:rsidR="00096191">
          <w:rPr>
            <w:rFonts w:ascii="Times New Roman" w:hAnsi="Times New Roman"/>
            <w:sz w:val="24"/>
          </w:rPr>
          <w:t>tasks</w:t>
        </w:r>
      </w:ins>
      <w:commentRangeEnd w:id="174"/>
      <w:ins w:id="175" w:author="Windows User" w:date="2020-12-27T09:29:00Z">
        <w:r w:rsidR="00096191">
          <w:rPr>
            <w:rStyle w:val="CommentReference"/>
            <w:rFonts w:ascii="Cambria" w:eastAsia="Cambria" w:hAnsi="Cambria"/>
            <w:color w:val="000000"/>
          </w:rPr>
          <w:commentReference w:id="174"/>
        </w:r>
      </w:ins>
      <w:ins w:id="176" w:author="Windows User" w:date="2020-12-27T09:21:00Z">
        <w:r w:rsidR="00096191">
          <w:rPr>
            <w:rFonts w:ascii="Times New Roman" w:hAnsi="Times New Roman"/>
            <w:sz w:val="24"/>
          </w:rPr>
          <w:t>.</w:t>
        </w:r>
      </w:ins>
      <w:del w:id="177" w:author="Windows User" w:date="2020-12-27T09:20:00Z">
        <w:r w:rsidR="008162B4" w:rsidRPr="008F601D" w:rsidDel="00E52402">
          <w:rPr>
            <w:rFonts w:ascii="Times New Roman" w:hAnsi="Times New Roman"/>
            <w:sz w:val="24"/>
          </w:rPr>
          <w:delText>However, d</w:delText>
        </w:r>
        <w:r w:rsidR="00376CAA" w:rsidRPr="008F601D" w:rsidDel="00E52402">
          <w:rPr>
            <w:rFonts w:ascii="Times New Roman" w:hAnsi="Times New Roman"/>
            <w:sz w:val="24"/>
          </w:rPr>
          <w:delText>espite these efforts</w:delText>
        </w:r>
        <w:r w:rsidR="007301D6" w:rsidRPr="008F601D" w:rsidDel="00E52402">
          <w:rPr>
            <w:rFonts w:ascii="Times New Roman" w:hAnsi="Times New Roman"/>
            <w:sz w:val="24"/>
          </w:rPr>
          <w:delText xml:space="preserve"> on development for superior DL models</w:delText>
        </w:r>
        <w:r w:rsidR="00376CAA" w:rsidRPr="008F601D" w:rsidDel="00E52402">
          <w:rPr>
            <w:rFonts w:ascii="Times New Roman" w:hAnsi="Times New Roman"/>
            <w:sz w:val="24"/>
          </w:rPr>
          <w:delText>, H</w:delText>
        </w:r>
        <w:r w:rsidR="000C58F9" w:rsidRPr="008F601D" w:rsidDel="00E52402">
          <w:rPr>
            <w:rFonts w:ascii="Times New Roman" w:hAnsi="Times New Roman"/>
            <w:sz w:val="24"/>
          </w:rPr>
          <w:delText>SI</w:delText>
        </w:r>
        <w:r w:rsidR="00376CAA" w:rsidRPr="008F601D" w:rsidDel="00E52402">
          <w:rPr>
            <w:rFonts w:ascii="Times New Roman" w:hAnsi="Times New Roman"/>
            <w:sz w:val="24"/>
          </w:rPr>
          <w:delText xml:space="preserve"> </w:delText>
        </w:r>
        <w:r w:rsidR="000C58F9" w:rsidRPr="00011EEF" w:rsidDel="00E52402">
          <w:rPr>
            <w:rFonts w:ascii="Times New Roman" w:hAnsi="Times New Roman"/>
            <w:sz w:val="24"/>
          </w:rPr>
          <w:delText>semantic segmentation</w:delText>
        </w:r>
        <w:r w:rsidR="00376CAA" w:rsidRPr="00011EEF" w:rsidDel="00E52402">
          <w:rPr>
            <w:rFonts w:ascii="Times New Roman" w:hAnsi="Times New Roman"/>
            <w:sz w:val="24"/>
          </w:rPr>
          <w:delText xml:space="preserve"> remains a challenge</w:delText>
        </w:r>
        <w:r w:rsidR="000C58F9" w:rsidRPr="00011EEF" w:rsidDel="00E52402">
          <w:rPr>
            <w:rFonts w:ascii="Times New Roman" w:hAnsi="Times New Roman"/>
            <w:sz w:val="24"/>
          </w:rPr>
          <w:delText xml:space="preserve"> due to limited labeled data. </w:delText>
        </w:r>
        <w:r w:rsidR="00A61D00" w:rsidRPr="00011EEF" w:rsidDel="00E52402">
          <w:rPr>
            <w:rFonts w:ascii="Times New Roman" w:hAnsi="Times New Roman"/>
            <w:sz w:val="24"/>
          </w:rPr>
          <w:delText xml:space="preserve">Constructing a suitable </w:delText>
        </w:r>
        <w:r w:rsidR="00207AB4" w:rsidRPr="008F601D" w:rsidDel="00E52402">
          <w:rPr>
            <w:rFonts w:ascii="Times New Roman" w:hAnsi="Times New Roman"/>
            <w:sz w:val="24"/>
          </w:rPr>
          <w:delText xml:space="preserve">and </w:delText>
        </w:r>
        <w:r w:rsidR="00376CAA" w:rsidRPr="008F601D" w:rsidDel="00E52402">
          <w:rPr>
            <w:rFonts w:ascii="Times New Roman" w:hAnsi="Times New Roman"/>
            <w:sz w:val="24"/>
          </w:rPr>
          <w:delText xml:space="preserve">effective </w:delText>
        </w:r>
        <w:r w:rsidR="0077223E" w:rsidRPr="008F601D" w:rsidDel="00E52402">
          <w:rPr>
            <w:rFonts w:ascii="Times New Roman" w:hAnsi="Times New Roman"/>
            <w:sz w:val="24"/>
          </w:rPr>
          <w:delText>HSI</w:delText>
        </w:r>
        <w:r w:rsidR="00A61D00" w:rsidRPr="008F601D" w:rsidDel="00E52402">
          <w:rPr>
            <w:rFonts w:ascii="Times New Roman" w:hAnsi="Times New Roman"/>
            <w:sz w:val="24"/>
          </w:rPr>
          <w:delText xml:space="preserve"> dataset for model training that can solve the training needs for deep networks is expensive, time-consuming, and offers a great challenge </w:delText>
        </w:r>
        <w:r w:rsidR="00B40EE1" w:rsidRPr="008F601D" w:rsidDel="00E52402">
          <w:rPr>
            <w:rFonts w:ascii="Times New Roman" w:hAnsi="Times New Roman"/>
            <w:sz w:val="24"/>
          </w:rPr>
          <w:fldChar w:fldCharType="begin"/>
        </w:r>
        <w:r w:rsidR="00A61D00" w:rsidRPr="008F601D" w:rsidDel="00E52402">
          <w:rPr>
            <w:rFonts w:ascii="Times New Roman" w:hAnsi="Times New Roman"/>
            <w:sz w:val="24"/>
          </w:rPr>
          <w:delInstrText xml:space="preserve"> ADDIN EN.CITE &lt;EndNote&gt;&lt;Cite&gt;&lt;Author&gt;Mnih&lt;/Author&gt;&lt;Year&gt;2015&lt;/Year&gt;&lt;RecNum&gt;68&lt;/RecNum&gt;&lt;DisplayText&gt;(Mnih et al., 2015)&lt;/DisplayText&gt;&lt;record&gt;&lt;rec-number&gt;68&lt;/rec-number&gt;&lt;foreign-keys&gt;&lt;key app="EN" db-id="fspe090xm2sf0nef9aapp9tezvaxx5av9vr9" timestamp="1604388852"&gt;68&lt;/key&gt;&lt;/foreign-keys&gt;&lt;ref-type name="Journal Article"&gt;17&lt;/ref-type&gt;&lt;contributors&gt;&lt;authors&gt;&lt;author&gt;Mnih, V.&lt;/author&gt;&lt;author&gt;Kavukcuoglu, K.&lt;/author&gt;&lt;author&gt;Silver, D.&lt;/author&gt;&lt;author&gt;Rusu, A. A.&lt;/author&gt;&lt;author&gt;Veness, J.&lt;/author&gt;&lt;author&gt;Bellemare, M. G.&lt;/author&gt;&lt;author&gt;Graves, A.&lt;/author&gt;&lt;author&gt;Riedmiller, M.&lt;/author&gt;&lt;author&gt;Fidjeland, A. K.&lt;/author&gt;&lt;author&gt;Ostrovski, G.&lt;/author&gt;&lt;author&gt;Petersen, S.&lt;/author&gt;&lt;author&gt;Beattie, C.&lt;/author&gt;&lt;author&gt;Sadik, A.&lt;/author&gt;&lt;author&gt;Antonoglou, I.&lt;/author&gt;&lt;author&gt;King, H.&lt;/author&gt;&lt;author&gt;Kumaran, D.&lt;/author&gt;&lt;author&gt;Wierstra, D.&lt;/author&gt;&lt;author&gt;Legg, S.&lt;/author&gt;&lt;author&gt;Hassabis, D.&lt;/author&gt;&lt;/authors&gt;&lt;/contributors&gt;&lt;auth-address&gt;Google DeepMind, 5 New Street Square, London EC4A 3TW, UK.&lt;/auth-address&gt;&lt;titles&gt;&lt;title&gt;Human-level control through deep reinforcement learning&lt;/title&gt;&lt;secondary-title&gt;Nature&lt;/secondary-title&gt;&lt;/titles&gt;&lt;periodical&gt;&lt;full-title&gt;Nature&lt;/full-title&gt;&lt;/periodical&gt;&lt;pages&gt;529-33&lt;/pages&gt;&lt;volume&gt;518&lt;/volume&gt;&lt;number&gt;7540&lt;/number&gt;&lt;edition&gt;2015/02/27&lt;/edition&gt;&lt;keywords&gt;&lt;keyword&gt;Algorithms&lt;/keyword&gt;&lt;keyword&gt;*Artificial Intelligence&lt;/keyword&gt;&lt;keyword&gt;Humans&lt;/keyword&gt;&lt;keyword&gt;Models, Psychological&lt;/keyword&gt;&lt;keyword&gt;Neural Networks, Computer&lt;/keyword&gt;&lt;keyword&gt;*Reinforcement, Psychology&lt;/keyword&gt;&lt;keyword&gt;Reward&lt;/keyword&gt;&lt;keyword&gt;*Video Games&lt;/keyword&gt;&lt;/keywords&gt;&lt;dates&gt;&lt;year&gt;2015&lt;/year&gt;&lt;pub-dates&gt;&lt;date&gt;Feb 26&lt;/date&gt;&lt;/pub-dates&gt;&lt;/dates&gt;&lt;isbn&gt;1476-4687 (Electronic)&amp;#xD;0028-0836 (Linking)&lt;/isbn&gt;&lt;accession-num&gt;25719670&lt;/accession-num&gt;&lt;urls&gt;&lt;related-urls&gt;&lt;url&gt;https://www.ncbi.nlm.nih.gov/pubmed/25719670&lt;/url&gt;&lt;/related-urls&gt;&lt;/urls&gt;&lt;electronic-resource-num&gt;10.1038/nature14236&lt;/electronic-resource-num&gt;&lt;/record&gt;&lt;/Cite&gt;&lt;/EndNote&gt;</w:delInstrText>
        </w:r>
        <w:r w:rsidR="00B40EE1" w:rsidRPr="008F601D" w:rsidDel="00E52402">
          <w:rPr>
            <w:rFonts w:ascii="Times New Roman" w:hAnsi="Times New Roman"/>
            <w:sz w:val="24"/>
          </w:rPr>
          <w:fldChar w:fldCharType="separate"/>
        </w:r>
        <w:r w:rsidR="00A61D00" w:rsidRPr="008F601D" w:rsidDel="00E52402">
          <w:rPr>
            <w:rFonts w:ascii="Times New Roman" w:hAnsi="Times New Roman"/>
            <w:sz w:val="24"/>
          </w:rPr>
          <w:delText>(Mnih et al., 2015)</w:delText>
        </w:r>
        <w:r w:rsidR="00B40EE1" w:rsidRPr="008F601D" w:rsidDel="00E52402">
          <w:rPr>
            <w:rFonts w:ascii="Times New Roman" w:hAnsi="Times New Roman"/>
            <w:sz w:val="24"/>
          </w:rPr>
          <w:fldChar w:fldCharType="end"/>
        </w:r>
        <w:r w:rsidR="00A61D00" w:rsidRPr="008F601D" w:rsidDel="00E52402">
          <w:rPr>
            <w:rFonts w:ascii="Times New Roman" w:hAnsi="Times New Roman"/>
            <w:sz w:val="24"/>
          </w:rPr>
          <w:delText xml:space="preserve">. </w:delText>
        </w:r>
      </w:del>
    </w:p>
    <w:p w14:paraId="253B14D5" w14:textId="034D3B1C" w:rsidR="00E52402" w:rsidRDefault="00E52402" w:rsidP="00E32FD4">
      <w:pPr>
        <w:ind w:firstLineChars="100" w:firstLine="240"/>
        <w:rPr>
          <w:ins w:id="178" w:author="Windows User" w:date="2020-12-27T09:30:00Z"/>
          <w:rFonts w:ascii="Times New Roman" w:hAnsi="Times New Roman"/>
          <w:sz w:val="24"/>
        </w:rPr>
      </w:pPr>
    </w:p>
    <w:p w14:paraId="69A6E1C4" w14:textId="77777777" w:rsidR="00096191" w:rsidRDefault="00096191" w:rsidP="00096191">
      <w:pPr>
        <w:ind w:firstLineChars="100" w:firstLine="240"/>
        <w:rPr>
          <w:ins w:id="179" w:author="Windows User" w:date="2020-12-27T09:37:00Z"/>
          <w:rFonts w:ascii="Times New Roman" w:hAnsi="Times New Roman"/>
          <w:sz w:val="24"/>
        </w:rPr>
      </w:pPr>
      <w:ins w:id="180" w:author="Windows User" w:date="2020-12-27T09:30:00Z">
        <w:r>
          <w:rPr>
            <w:rFonts w:ascii="Times New Roman" w:hAnsi="Times New Roman"/>
            <w:sz w:val="24"/>
          </w:rPr>
          <w:t>To address the challenge of DCNN datasets, several methods have been proposed to handle labeled data insufficiency to improve deep learning models</w:t>
        </w:r>
      </w:ins>
      <w:ins w:id="181" w:author="Windows User" w:date="2020-12-27T09:31:00Z">
        <w:r>
          <w:rPr>
            <w:rFonts w:ascii="Times New Roman" w:hAnsi="Times New Roman"/>
            <w:sz w:val="24"/>
          </w:rPr>
          <w:t>’ performance.</w:t>
        </w:r>
      </w:ins>
      <w:ins w:id="182" w:author="Windows User" w:date="2020-12-27T09:34:00Z">
        <w:r>
          <w:rPr>
            <w:rFonts w:ascii="Times New Roman" w:hAnsi="Times New Roman"/>
            <w:sz w:val="24"/>
          </w:rPr>
          <w:t xml:space="preserve"> One of them being to use transfer learning method, where the DCNN network is at first trained on large generic image dataset such as ImageNet. Several other large generic datasets outline in section 2.1 below also have a huge number of labeled training images and </w:t>
        </w:r>
      </w:ins>
      <w:ins w:id="183" w:author="Windows User" w:date="2020-12-27T09:36:00Z">
        <w:r>
          <w:rPr>
            <w:rFonts w:ascii="Times New Roman" w:hAnsi="Times New Roman"/>
            <w:sz w:val="24"/>
          </w:rPr>
          <w:t xml:space="preserve">which are fine-tuned for other image-related tasks using the target dataset </w:t>
        </w:r>
      </w:ins>
      <w:del w:id="184" w:author="Windows User" w:date="2020-12-27T09:29:00Z">
        <w:r w:rsidR="00A61D00" w:rsidRPr="008F601D" w:rsidDel="00096191">
          <w:rPr>
            <w:rFonts w:ascii="Times New Roman" w:hAnsi="Times New Roman"/>
            <w:sz w:val="24"/>
          </w:rPr>
          <w:delText>Although several datasets have been created in the last few years, the current</w:delText>
        </w:r>
        <w:r w:rsidR="003C60C5" w:rsidRPr="008F601D" w:rsidDel="00096191">
          <w:rPr>
            <w:rFonts w:ascii="Times New Roman" w:hAnsi="Times New Roman"/>
            <w:sz w:val="24"/>
          </w:rPr>
          <w:delText>ly</w:delText>
        </w:r>
        <w:r w:rsidR="00A61D00" w:rsidRPr="008F601D" w:rsidDel="00096191">
          <w:rPr>
            <w:rFonts w:ascii="Times New Roman" w:hAnsi="Times New Roman"/>
            <w:sz w:val="24"/>
          </w:rPr>
          <w:delText xml:space="preserve"> available training datasets are still far below the demands of the current DCNN models, as well as handling the evolution of superior algorithms being developed for diverse target domains and tasks. </w:delText>
        </w:r>
      </w:del>
      <w:del w:id="185" w:author="Windows User" w:date="2020-12-27T09:32:00Z">
        <w:r w:rsidR="00A61D00" w:rsidRPr="008F601D" w:rsidDel="00096191">
          <w:rPr>
            <w:rFonts w:ascii="Times New Roman" w:hAnsi="Times New Roman"/>
            <w:sz w:val="24"/>
          </w:rPr>
          <w:delText>To address this</w:delText>
        </w:r>
        <w:r w:rsidR="007301D6" w:rsidRPr="008F601D" w:rsidDel="00096191">
          <w:rPr>
            <w:rFonts w:ascii="Times New Roman" w:hAnsi="Times New Roman"/>
            <w:sz w:val="24"/>
          </w:rPr>
          <w:delText xml:space="preserve"> challenge</w:delText>
        </w:r>
        <w:r w:rsidR="00A61D00" w:rsidRPr="008F601D" w:rsidDel="00096191">
          <w:rPr>
            <w:rFonts w:ascii="Times New Roman" w:hAnsi="Times New Roman"/>
            <w:sz w:val="24"/>
          </w:rPr>
          <w:delText>, various methods have been proposed to handle labeled data insufficiency to improve deep learning models' performance.</w:delText>
        </w:r>
        <w:r w:rsidR="00A61D00" w:rsidRPr="00011EEF" w:rsidDel="00096191">
          <w:rPr>
            <w:rFonts w:ascii="Times New Roman" w:hAnsi="Times New Roman"/>
            <w:b/>
            <w:sz w:val="24"/>
          </w:rPr>
          <w:delText xml:space="preserve"> </w:delText>
        </w:r>
        <w:r w:rsidR="008162B4" w:rsidRPr="00011EEF" w:rsidDel="00096191">
          <w:rPr>
            <w:rFonts w:ascii="Times New Roman" w:hAnsi="Times New Roman"/>
            <w:sz w:val="24"/>
          </w:rPr>
          <w:delText xml:space="preserve">Some researchers </w:delText>
        </w:r>
      </w:del>
      <w:del w:id="186" w:author="Windows User" w:date="2020-12-27T09:36:00Z">
        <w:r w:rsidR="008162B4" w:rsidRPr="00011EEF" w:rsidDel="00096191">
          <w:rPr>
            <w:rFonts w:ascii="Times New Roman" w:hAnsi="Times New Roman"/>
            <w:sz w:val="24"/>
          </w:rPr>
          <w:delText>have proposed a transfer learning where the DCNN network is at first trained on large generic image datasets such as ImageNet</w:delText>
        </w:r>
        <w:r w:rsidR="00207AB4" w:rsidRPr="008F601D" w:rsidDel="00096191">
          <w:rPr>
            <w:rFonts w:ascii="Times New Roman" w:hAnsi="Times New Roman"/>
            <w:sz w:val="24"/>
          </w:rPr>
          <w:delText xml:space="preserve"> (and other large generic datasets</w:delText>
        </w:r>
        <w:r w:rsidR="008162B4" w:rsidRPr="008F601D" w:rsidDel="00096191">
          <w:rPr>
            <w:rFonts w:ascii="Times New Roman" w:hAnsi="Times New Roman"/>
            <w:sz w:val="24"/>
          </w:rPr>
          <w:delText xml:space="preserve"> </w:delText>
        </w:r>
        <w:r w:rsidR="00207AB4" w:rsidRPr="008F601D" w:rsidDel="00096191">
          <w:rPr>
            <w:rFonts w:ascii="Times New Roman" w:hAnsi="Times New Roman"/>
            <w:sz w:val="24"/>
          </w:rPr>
          <w:delText>described in section 2.1</w:delText>
        </w:r>
      </w:del>
      <w:del w:id="187" w:author="Windows User" w:date="2020-12-27T09:33:00Z">
        <w:r w:rsidR="00207AB4" w:rsidRPr="008F601D" w:rsidDel="00096191">
          <w:rPr>
            <w:rFonts w:ascii="Times New Roman" w:hAnsi="Times New Roman"/>
            <w:sz w:val="24"/>
          </w:rPr>
          <w:delText xml:space="preserve"> of this report</w:delText>
        </w:r>
      </w:del>
      <w:del w:id="188" w:author="Windows User" w:date="2020-12-27T09:36:00Z">
        <w:r w:rsidR="00207AB4" w:rsidRPr="008F601D" w:rsidDel="00096191">
          <w:rPr>
            <w:rFonts w:ascii="Times New Roman" w:hAnsi="Times New Roman"/>
            <w:sz w:val="24"/>
          </w:rPr>
          <w:delText xml:space="preserve">) </w:delText>
        </w:r>
        <w:r w:rsidR="008162B4" w:rsidRPr="008F601D" w:rsidDel="00096191">
          <w:rPr>
            <w:rFonts w:ascii="Times New Roman" w:hAnsi="Times New Roman"/>
            <w:sz w:val="24"/>
          </w:rPr>
          <w:delText xml:space="preserve">that have a huge number of labeled training images and later fine-tuned for other image-related tasks using the target dataset </w:delText>
        </w:r>
      </w:del>
      <w:r w:rsidR="00B40EE1" w:rsidRPr="008F601D">
        <w:rPr>
          <w:rFonts w:ascii="Times New Roman" w:hAnsi="Times New Roman"/>
          <w:sz w:val="24"/>
        </w:rPr>
        <w:fldChar w:fldCharType="begin"/>
      </w:r>
      <w:r w:rsidR="008162B4" w:rsidRPr="008F601D">
        <w:rPr>
          <w:rFonts w:ascii="Times New Roman" w:hAnsi="Times New Roman"/>
          <w:sz w:val="24"/>
        </w:rPr>
        <w:instrText xml:space="preserve"> ADDIN EN.CITE &lt;EndNote&gt;&lt;Cite&gt;&lt;Author&gt;Kemker&lt;/Author&gt;&lt;Year&gt;2018&lt;/Year&gt;&lt;RecNum&gt;13&lt;/RecNum&gt;&lt;DisplayText&gt;(Kemker et al., 2018)&lt;/DisplayText&gt;&lt;record&gt;&lt;rec-number&gt;13&lt;/rec-number&gt;&lt;foreign-keys&gt;&lt;key app="EN" db-id="fspe090xm2sf0nef9aapp9tezvaxx5av9vr9" timestamp="1604388852"&gt;13&lt;/key&gt;&lt;/foreign-keys&gt;&lt;ref-type name="Journal Article"&gt;17&lt;/ref-type&gt;&lt;contributors&gt;&lt;authors&gt;&lt;author&gt;Kemker, Ronald&lt;/author&gt;&lt;author&gt;Salvaggio, Carl&lt;/author&gt;&lt;author&gt;Kanan, Christopher&lt;/author&gt;&lt;/authors&gt;&lt;/contributors&gt;&lt;titles&gt;&lt;title&gt;Algorithms for semantic segmentation of multispectral remote sensing imagery using deep learning&lt;/title&gt;&lt;secondary-title&gt;ISPRS Journal of Photogrammetry and Remote Sensing&lt;/secondary-title&gt;&lt;/titles&gt;&lt;periodical&gt;&lt;full-title&gt;ISPRS Journal of Photogrammetry and Remote Sensing&lt;/full-title&gt;&lt;/periodical&gt;&lt;pages&gt;60-77&lt;/pages&gt;&lt;volume&gt;145&lt;/volume&gt;&lt;section&gt;60&lt;/section&gt;&lt;dates&gt;&lt;year&gt;2018&lt;/year&gt;&lt;/dates&gt;&lt;isbn&gt;09242716&lt;/isbn&gt;&lt;urls&gt;&lt;/urls&gt;&lt;electronic-resource-num&gt;10.1016/j.isprsjprs.2018.04.014&lt;/electronic-resource-num&gt;&lt;/record&gt;&lt;/Cite&gt;&lt;/EndNote&gt;</w:instrText>
      </w:r>
      <w:r w:rsidR="00B40EE1" w:rsidRPr="008F601D">
        <w:rPr>
          <w:rFonts w:ascii="Times New Roman" w:hAnsi="Times New Roman"/>
          <w:sz w:val="24"/>
        </w:rPr>
        <w:fldChar w:fldCharType="separate"/>
      </w:r>
      <w:r w:rsidR="008162B4" w:rsidRPr="008F601D">
        <w:rPr>
          <w:rFonts w:ascii="Times New Roman" w:hAnsi="Times New Roman"/>
          <w:sz w:val="24"/>
        </w:rPr>
        <w:t>(Kemker et al., 2018)</w:t>
      </w:r>
      <w:r w:rsidR="00B40EE1" w:rsidRPr="008F601D">
        <w:rPr>
          <w:rFonts w:ascii="Times New Roman" w:hAnsi="Times New Roman"/>
          <w:sz w:val="24"/>
        </w:rPr>
        <w:fldChar w:fldCharType="end"/>
      </w:r>
      <w:ins w:id="189" w:author="Windows User" w:date="2020-12-27T09:37:00Z">
        <w:r>
          <w:rPr>
            <w:rFonts w:ascii="Times New Roman" w:hAnsi="Times New Roman"/>
            <w:sz w:val="24"/>
          </w:rPr>
          <w:t>.</w:t>
        </w:r>
      </w:ins>
    </w:p>
    <w:p w14:paraId="6AC0DD00" w14:textId="708CEE82" w:rsidR="008162B4" w:rsidRPr="008F601D" w:rsidRDefault="007301D6" w:rsidP="00096191">
      <w:pPr>
        <w:ind w:firstLineChars="100" w:firstLine="240"/>
        <w:rPr>
          <w:rFonts w:ascii="Times New Roman" w:hAnsi="Times New Roman"/>
          <w:sz w:val="24"/>
        </w:rPr>
      </w:pPr>
      <w:del w:id="190" w:author="Windows User" w:date="2020-12-27T09:37:00Z">
        <w:r w:rsidRPr="008F601D" w:rsidDel="00096191">
          <w:rPr>
            <w:rFonts w:ascii="Times New Roman" w:hAnsi="Times New Roman"/>
            <w:sz w:val="24"/>
          </w:rPr>
          <w:delText xml:space="preserve"> amo</w:delText>
        </w:r>
      </w:del>
      <w:del w:id="191" w:author="Windows User" w:date="2020-12-27T09:36:00Z">
        <w:r w:rsidRPr="008F601D" w:rsidDel="00096191">
          <w:rPr>
            <w:rFonts w:ascii="Times New Roman" w:hAnsi="Times New Roman"/>
            <w:sz w:val="24"/>
          </w:rPr>
          <w:delText>ng other methods that we have highlighted in our work.</w:delText>
        </w:r>
        <w:r w:rsidR="008162B4" w:rsidRPr="008F601D" w:rsidDel="00096191">
          <w:rPr>
            <w:rFonts w:ascii="Times New Roman" w:hAnsi="Times New Roman"/>
            <w:sz w:val="24"/>
          </w:rPr>
          <w:delText xml:space="preserve"> </w:delText>
        </w:r>
      </w:del>
    </w:p>
    <w:p w14:paraId="03EB2EE8" w14:textId="77777777" w:rsidR="005E4E57" w:rsidRPr="008F601D" w:rsidRDefault="005E4E57" w:rsidP="005E4E57">
      <w:pPr>
        <w:numPr>
          <w:ilvl w:val="1"/>
          <w:numId w:val="25"/>
        </w:numPr>
        <w:rPr>
          <w:rFonts w:ascii="Times New Roman" w:hAnsi="Times New Roman"/>
          <w:bCs/>
          <w:i/>
          <w:sz w:val="24"/>
        </w:rPr>
      </w:pPr>
      <w:r w:rsidRPr="008F601D">
        <w:rPr>
          <w:rFonts w:ascii="Times New Roman" w:hAnsi="Times New Roman"/>
          <w:bCs/>
          <w:i/>
          <w:sz w:val="24"/>
        </w:rPr>
        <w:t xml:space="preserve">Hyperspectral image </w:t>
      </w:r>
      <w:r w:rsidR="00F51DF5" w:rsidRPr="008F601D">
        <w:rPr>
          <w:rFonts w:ascii="Times New Roman" w:eastAsiaTheme="minorEastAsia" w:hAnsi="Times New Roman" w:hint="eastAsia"/>
          <w:bCs/>
          <w:i/>
          <w:sz w:val="24"/>
        </w:rPr>
        <w:t xml:space="preserve">semantic </w:t>
      </w:r>
      <w:r w:rsidRPr="00011EEF">
        <w:rPr>
          <w:rFonts w:ascii="Times New Roman" w:hAnsi="Times New Roman"/>
          <w:bCs/>
          <w:i/>
          <w:sz w:val="24"/>
        </w:rPr>
        <w:t>segmentation</w:t>
      </w:r>
    </w:p>
    <w:p w14:paraId="4BB35CA4" w14:textId="77777777" w:rsidR="007F45C5" w:rsidRDefault="005E4E57" w:rsidP="005E4E57">
      <w:pPr>
        <w:pStyle w:val="MDPI21heading1"/>
        <w:spacing w:before="0" w:after="0"/>
        <w:ind w:firstLine="360"/>
        <w:jc w:val="both"/>
        <w:rPr>
          <w:ins w:id="192" w:author="Windows User" w:date="2020-12-27T09:40:00Z"/>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Recent HSI acquisition devices provide high spectral resolution images with sufficient spatial resolution for a variety of high</w:t>
      </w:r>
      <w:r w:rsidR="003C60C5"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quality demanding applications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&lt;EndNote&gt;&lt;Cite&gt;&lt;Author&gt;Khan&lt;/Author&gt;&lt;Year&gt;2018&lt;/Year&gt;&lt;RecNum&gt;781&lt;/RecNum&gt;&lt;DisplayText&gt;(Khan et al., 2018)&lt;/DisplayText&gt;&lt;record&gt;&lt;rec-number&gt;781&lt;/rec-number&gt;&lt;foreign-keys&gt;&lt;key app="EN" db-id="fspe090xm2sf0nef9aapp9tezvaxx5av9vr9" timestamp="1606736935"&gt;781&lt;/key&gt;&lt;/foreign-keys&gt;&lt;ref-type name="Journal Article"&gt;17&lt;/ref-type&gt;&lt;contributors&gt;&lt;authors&gt;&lt;author&gt;Khan, Muhammad Jaleed&lt;/author&gt;&lt;author&gt;Khan, Hamid Saeed&lt;/author&gt;&lt;author&gt;Yousaf, Adeel&lt;/author&gt;&lt;author&gt;Khurshid, Khurram&lt;/author&gt;&lt;author&gt;Abbas, Asad %J IEEE Access&lt;/author&gt;&lt;/authors&gt;&lt;/contributors&gt;&lt;titles&gt;&lt;title&gt;Modern trends in hyperspectral image analysis: a review&lt;/title&gt;&lt;/titles&gt;&lt;pages&gt;14118-14129&lt;/pages&gt;&lt;volume&gt;6&lt;/volume&gt;&lt;dates&gt;&lt;year&gt;2018&lt;/year&gt;&lt;/dates&gt;&lt;isbn&gt;2169-3536&lt;/isbn&gt;&lt;urls&gt;&lt;/urls&gt;&lt;/record&gt;&lt;/Cite&gt;&lt;/EndNote&gt;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(Khan et al., 2018)</w:t>
      </w:r>
      <w:r w:rsidR="00B40EE1" w:rsidRPr="008F601D">
        <w:rPr>
          <w:rFonts w:ascii="Times New Roman" w:eastAsia="SimSun" w:hAnsi="Times New Roman"/>
          <w:b w:val="0"/>
          <w:snapToGrid/>
          <w:color w:val="auto"/>
          <w:kern w:val="2"/>
          <w:sz w:val="24"/>
          <w:szCs w:val="24"/>
          <w:lang w:eastAsia="zh-CN" w:bidi="ar-SA"/>
        </w:rPr>
        <w:fldChar w:fldCharType="end"/>
      </w:r>
      <w:r w:rsidR="00207AB4" w:rsidRPr="008F601D">
        <w:rPr>
          <w:rFonts w:ascii="Times New Roman" w:eastAsia="SimSun" w:hAnsi="Times New Roman"/>
          <w:b w:val="0"/>
          <w:snapToGrid/>
          <w:color w:val="auto"/>
          <w:kern w:val="2"/>
          <w:sz w:val="24"/>
          <w:szCs w:val="24"/>
          <w:lang w:eastAsia="zh-CN" w:bidi="ar-SA"/>
        </w:rPr>
        <w:t>. This</w:t>
      </w:r>
      <w:r w:rsidRPr="008F601D">
        <w:rPr>
          <w:rFonts w:ascii="Times New Roman" w:eastAsia="SimSun" w:hAnsi="Times New Roman"/>
          <w:b w:val="0"/>
          <w:snapToGrid/>
          <w:color w:val="auto"/>
          <w:kern w:val="2"/>
          <w:sz w:val="24"/>
          <w:szCs w:val="24"/>
          <w:lang w:eastAsia="zh-CN" w:bidi="ar-SA"/>
        </w:rPr>
        <w:t xml:space="preserve"> present</w:t>
      </w:r>
      <w:r w:rsidR="00207AB4" w:rsidRPr="008F601D">
        <w:rPr>
          <w:rFonts w:ascii="Times New Roman" w:eastAsia="SimSun" w:hAnsi="Times New Roman"/>
          <w:b w:val="0"/>
          <w:snapToGrid/>
          <w:color w:val="auto"/>
          <w:kern w:val="2"/>
          <w:sz w:val="24"/>
          <w:szCs w:val="24"/>
          <w:lang w:eastAsia="zh-CN" w:bidi="ar-SA"/>
        </w:rPr>
        <w:t>s</w:t>
      </w:r>
      <w:r w:rsidRPr="008F601D">
        <w:rPr>
          <w:rFonts w:ascii="Times New Roman" w:eastAsia="SimSun" w:hAnsi="Times New Roman"/>
          <w:b w:val="0"/>
          <w:snapToGrid/>
          <w:color w:val="auto"/>
          <w:kern w:val="2"/>
          <w:sz w:val="24"/>
          <w:szCs w:val="24"/>
          <w:lang w:eastAsia="zh-CN" w:bidi="ar-SA"/>
        </w:rPr>
        <w:t xml:space="preserve"> a great opportunity for researchers to better understand the Earth’s changes and processes and the human activities on the Earth’s surface. However, the </w:t>
      </w:r>
      <w:r w:rsidRPr="008F601D">
        <w:rPr>
          <w:rFonts w:ascii="Times New Roman" w:eastAsia="SimSun" w:hAnsi="Times New Roman"/>
          <w:b w:val="0"/>
          <w:i/>
          <w:snapToGrid/>
          <w:color w:val="auto"/>
          <w:kern w:val="2"/>
          <w:sz w:val="24"/>
          <w:szCs w:val="24"/>
          <w:lang w:eastAsia="zh-CN" w:bidi="ar-SA"/>
        </w:rPr>
        <w:t>curse of dimensionality</w:t>
      </w:r>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&lt;EndNote&gt;&lt;Cite&gt;&lt;Author&gt;Bellman&lt;/Author&gt;&lt;Year&gt;2015&lt;/Year&gt;&lt;RecNum&gt;782&lt;/RecNum&gt;&lt;DisplayText&gt;(Bellman, 2015)&lt;/DisplayText&gt;&lt;record&gt;&lt;rec-number&gt;782&lt;/rec-number&gt;&lt;foreign-keys&gt;&lt;key app="EN" db-id="fspe090xm2sf0nef9aapp9tezvaxx5av9vr9" timestamp="1606737097"&gt;782&lt;/key&gt;&lt;/foreign-keys&gt;&lt;ref-type name="Book"&gt;6&lt;/ref-type&gt;&lt;contributors&gt;&lt;authors&gt;&lt;author&gt;Bellman, Richard E&lt;/author&gt;&lt;/authors&gt;&lt;/contributors&gt;&lt;titles&gt;&lt;title&gt;Adaptive control processes: a guided tour&lt;/title&gt;&lt;/titles&gt;&lt;volume&gt;2045&lt;/volume&gt;&lt;dates&gt;&lt;year&gt;2015&lt;/year&gt;&lt;/dates&gt;&lt;publisher&gt;Princeton university press&lt;/publisher&gt;&lt;isbn&gt;1400874661&lt;/isbn&gt;&lt;urls&gt;&lt;/urls&gt;&lt;/record&gt;&lt;/Cite&gt;&lt;/EndNote&gt;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(Bellman, 2015)</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related to the great number of channels</w:t>
      </w:r>
      <w:r w:rsidR="00207AB4" w:rsidRPr="008F601D">
        <w:rPr>
          <w:rFonts w:ascii="Times New Roman" w:eastAsia="SimSun" w:hAnsi="Times New Roman"/>
          <w:b w:val="0"/>
          <w:snapToGrid/>
          <w:color w:val="auto"/>
          <w:kern w:val="2"/>
          <w:sz w:val="24"/>
          <w:szCs w:val="24"/>
          <w:lang w:eastAsia="zh-CN" w:bidi="ar-SA"/>
        </w:rPr>
        <w:t xml:space="preserve"> on the HSI images,</w:t>
      </w:r>
      <w:r w:rsidRPr="008F601D">
        <w:rPr>
          <w:rFonts w:ascii="Times New Roman" w:eastAsia="SimSun" w:hAnsi="Times New Roman"/>
          <w:b w:val="0"/>
          <w:snapToGrid/>
          <w:color w:val="auto"/>
          <w:kern w:val="2"/>
          <w:sz w:val="24"/>
          <w:szCs w:val="24"/>
          <w:lang w:eastAsia="zh-CN" w:bidi="ar-SA"/>
        </w:rPr>
        <w:t xml:space="preserve"> and to the fact that data distribution becomes sparse and difficult to model as soon as the space dimensionality increases caus</w:t>
      </w:r>
      <w:r w:rsidR="00207AB4" w:rsidRPr="008F601D">
        <w:rPr>
          <w:rFonts w:ascii="Times New Roman" w:eastAsia="SimSun" w:hAnsi="Times New Roman"/>
          <w:b w:val="0"/>
          <w:snapToGrid/>
          <w:color w:val="auto"/>
          <w:kern w:val="2"/>
          <w:sz w:val="24"/>
          <w:szCs w:val="24"/>
          <w:lang w:eastAsia="zh-CN" w:bidi="ar-SA"/>
        </w:rPr>
        <w:t>ing</w:t>
      </w:r>
      <w:r w:rsidRPr="008F601D">
        <w:rPr>
          <w:rFonts w:ascii="Times New Roman" w:eastAsia="SimSun" w:hAnsi="Times New Roman"/>
          <w:b w:val="0"/>
          <w:snapToGrid/>
          <w:color w:val="auto"/>
          <w:kern w:val="2"/>
          <w:sz w:val="24"/>
          <w:szCs w:val="24"/>
          <w:lang w:eastAsia="zh-CN" w:bidi="ar-SA"/>
        </w:rPr>
        <w:t xml:space="preserve"> classification performance to deteriorate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&lt;EndNote&gt;&lt;Cite&gt;&lt;Author&gt;Prasad&lt;/Author&gt;&lt;Year&gt;2012&lt;/Year&gt;&lt;RecNum&gt;773&lt;/RecNum&gt;&lt;DisplayText&gt;(Gao et al., 2014; Prasad et al., 2012)&lt;/DisplayText&gt;&lt;record&gt;&lt;rec-number&gt;773&lt;/rec-number&gt;&lt;foreign-keys&gt;&lt;key app="EN" db-id="fspe090xm2sf0nef9aapp9tezvaxx5av9vr9" timestamp="1606736541"&gt;773&lt;/key&gt;&lt;/foreign-keys&gt;&lt;ref-type name="Journal Article"&gt;17&lt;/ref-type&gt;&lt;contributors&gt;&lt;authors&gt;&lt;author&gt;Prasad, Saurabh&lt;/author&gt;&lt;author&gt;Li, Wei&lt;/author&gt;&lt;author&gt;Fowler, James E&lt;/author&gt;&lt;author&gt;Bruce, Lori M %J IEEE Transactions on Geoscience&lt;/author&gt;&lt;author&gt;Remote Sensing&lt;/author&gt;&lt;/authors&gt;&lt;/contributors&gt;&lt;titles&gt;&lt;title&gt;Information fusion in the redundant-wavelet-transform domain for noise-robust hyperspectral classification&lt;/title&gt;&lt;/titles&gt;&lt;pages&gt;3474-3486&lt;/pages&gt;&lt;volume&gt;50&lt;/volume&gt;&lt;number&gt;9&lt;/number&gt;&lt;dates&gt;&lt;year&gt;2012&lt;/year&gt;&lt;/dates&gt;&lt;isbn&gt;0196-2892&lt;/isbn&gt;&lt;urls&gt;&lt;/urls&gt;&lt;/record&gt;&lt;/Cite&gt;&lt;Cite&gt;&lt;Author&gt;Gao&lt;/Author&gt;&lt;Year&gt;2014&lt;/Year&gt;&lt;RecNum&gt;774&lt;/RecNum&gt;&lt;record&gt;&lt;rec-number&gt;774&lt;/rec-number&gt;&lt;foreign-keys&gt;&lt;key app="EN" db-id="fspe090xm2sf0nef9aapp9tezvaxx5av9vr9" timestamp="1606736591"&gt;774&lt;/key&gt;&lt;/foreign-keys&gt;&lt;ref-type name="Journal Article"&gt;17&lt;/ref-type&gt;&lt;contributors&gt;&lt;authors&gt;&lt;author&gt;Gao, Lianru&lt;/author&gt;&lt;author&gt;Li, Jun&lt;/author&gt;&lt;author&gt;Khodadadzadeh, Mahdi&lt;/author&gt;&lt;author&gt;Plaza, Antonio&lt;/author&gt;&lt;author&gt;Zhang, Bing&lt;/author&gt;&lt;author&gt;He, Zhijian&lt;/author&gt;&lt;author&gt;Yan, Huiming %J IEEE Geoscience&lt;/author&gt;&lt;author&gt;Remote Sensing Letters&lt;/author&gt;&lt;/authors&gt;&lt;/contributors&gt;&lt;titles&gt;&lt;title&gt;Subspace-based support vector machines for hyperspectral image classification&lt;/title&gt;&lt;/titles&gt;&lt;pages&gt;349-353&lt;/pages&gt;&lt;volume&gt;12&lt;/volume&gt;&lt;number&gt;2&lt;/number&gt;&lt;dates&gt;&lt;year&gt;2014&lt;/year&gt;&lt;/dates&gt;&lt;isbn&gt;1545-598X&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(Gao et al., 2014; Prasad et al., 2012)</w:t>
      </w:r>
      <w:r w:rsidR="00B40EE1" w:rsidRPr="008F601D">
        <w:rPr>
          <w:rFonts w:ascii="Times New Roman" w:eastAsia="SimSun" w:hAnsi="Times New Roman"/>
          <w:b w:val="0"/>
          <w:snapToGrid/>
          <w:color w:val="auto"/>
          <w:kern w:val="2"/>
          <w:sz w:val="24"/>
          <w:szCs w:val="24"/>
          <w:lang w:eastAsia="zh-CN" w:bidi="ar-SA"/>
        </w:rPr>
        <w:fldChar w:fldCharType="end"/>
      </w:r>
      <w:r w:rsidR="00207AB4" w:rsidRPr="008F601D">
        <w:rPr>
          <w:rFonts w:ascii="Times New Roman" w:eastAsia="SimSun" w:hAnsi="Times New Roman"/>
          <w:b w:val="0"/>
          <w:snapToGrid/>
          <w:color w:val="auto"/>
          <w:kern w:val="2"/>
          <w:sz w:val="24"/>
          <w:szCs w:val="24"/>
          <w:lang w:eastAsia="zh-CN" w:bidi="ar-SA"/>
        </w:rPr>
        <w:t>. This happens</w:t>
      </w:r>
      <w:r w:rsidRPr="008F601D">
        <w:rPr>
          <w:rFonts w:ascii="Times New Roman" w:eastAsia="SimSun" w:hAnsi="Times New Roman"/>
          <w:b w:val="0"/>
          <w:snapToGrid/>
          <w:color w:val="auto"/>
          <w:kern w:val="2"/>
          <w:sz w:val="24"/>
          <w:szCs w:val="24"/>
          <w:lang w:eastAsia="zh-CN" w:bidi="ar-SA"/>
        </w:rPr>
        <w:t xml:space="preserve"> especially when the number of available labeled training samples is limited thus limit</w:t>
      </w:r>
      <w:r w:rsidR="00207AB4" w:rsidRPr="008F601D">
        <w:rPr>
          <w:rFonts w:ascii="Times New Roman" w:eastAsia="SimSun" w:hAnsi="Times New Roman"/>
          <w:b w:val="0"/>
          <w:snapToGrid/>
          <w:color w:val="auto"/>
          <w:kern w:val="2"/>
          <w:sz w:val="24"/>
          <w:szCs w:val="24"/>
          <w:lang w:eastAsia="zh-CN" w:bidi="ar-SA"/>
        </w:rPr>
        <w:t>ing</w:t>
      </w:r>
      <w:r w:rsidRPr="008F601D">
        <w:rPr>
          <w:rFonts w:ascii="Times New Roman" w:eastAsia="SimSun" w:hAnsi="Times New Roman"/>
          <w:b w:val="0"/>
          <w:snapToGrid/>
          <w:color w:val="auto"/>
          <w:kern w:val="2"/>
          <w:sz w:val="24"/>
          <w:szCs w:val="24"/>
          <w:lang w:eastAsia="zh-CN" w:bidi="ar-SA"/>
        </w:rPr>
        <w:t xml:space="preserve"> its exploitation and application</w:t>
      </w:r>
      <w:r w:rsidR="00207AB4"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207AB4" w:rsidRPr="008F601D">
        <w:rPr>
          <w:rFonts w:ascii="Times New Roman" w:eastAsia="SimSun" w:hAnsi="Times New Roman"/>
          <w:b w:val="0"/>
          <w:snapToGrid/>
          <w:color w:val="auto"/>
          <w:kern w:val="2"/>
          <w:sz w:val="24"/>
          <w:szCs w:val="24"/>
          <w:lang w:eastAsia="zh-CN" w:bidi="ar-SA"/>
        </w:rPr>
        <w:instrText xml:space="preserve"> ADDIN EN.CITE &lt;EndNote&gt;&lt;Cite&gt;&lt;Author&gt;Li&lt;/Author&gt;&lt;Year&gt;2013&lt;/Year&gt;&lt;RecNum&gt;779&lt;/RecNum&gt;&lt;DisplayText&gt;(Li et al., 2013c)&lt;/DisplayText&gt;&lt;record&gt;&lt;rec-number&gt;779&lt;/rec-number&gt;&lt;foreign-keys&gt;&lt;key app="EN" db-id="fspe090xm2sf0nef9aapp9tezvaxx5av9vr9" timestamp="1606736637"&gt;779&lt;/key&gt;&lt;/foreign-keys&gt;&lt;ref-type name="Journal Article"&gt;17&lt;/ref-type&gt;&lt;contributors&gt;&lt;authors&gt;&lt;author&gt;Li, Wei&lt;/author&gt;&lt;author&gt;Tramel, Eric W&lt;/author&gt;&lt;author&gt;Prasad, Saurabh&lt;/author&gt;&lt;author&gt;Fowler, James E %J IEEE Transactions on Geoscience&lt;/author&gt;&lt;author&gt;Remote Sensing&lt;/author&gt;&lt;/authors&gt;&lt;/contributors&gt;&lt;titles&gt;&lt;title&gt;Nearest regularized subspace for hyperspectral classification&lt;/title&gt;&lt;/titles&gt;&lt;pages&gt;477-489&lt;/pages&gt;&lt;volume&gt;52&lt;/volume&gt;&lt;number&gt;1&lt;/number&gt;&lt;dates&gt;&lt;year&gt;2013&lt;/year&gt;&lt;/dates&gt;&lt;isbn&gt;0196-2892&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207AB4" w:rsidRPr="008F601D">
        <w:rPr>
          <w:rFonts w:ascii="Times New Roman" w:eastAsia="SimSun" w:hAnsi="Times New Roman"/>
          <w:b w:val="0"/>
          <w:noProof/>
          <w:snapToGrid/>
          <w:color w:val="auto"/>
          <w:kern w:val="2"/>
          <w:sz w:val="24"/>
          <w:szCs w:val="24"/>
          <w:lang w:eastAsia="zh-CN" w:bidi="ar-SA"/>
        </w:rPr>
        <w:t>(Li et al., 2013c)</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However, dimensionality reduction approaches have effectively been used as a pre-processing step allowing the removal of redundant features while preserving useful information in a low-dimensional subspace. Some of the dimensionality reduction techniques </w:t>
      </w:r>
      <w:r w:rsidR="00DB7C85" w:rsidRPr="008F601D">
        <w:rPr>
          <w:rFonts w:ascii="Times New Roman" w:eastAsia="SimSun" w:hAnsi="Times New Roman"/>
          <w:b w:val="0"/>
          <w:snapToGrid/>
          <w:color w:val="auto"/>
          <w:kern w:val="2"/>
          <w:sz w:val="24"/>
          <w:szCs w:val="24"/>
          <w:lang w:eastAsia="zh-CN" w:bidi="ar-SA"/>
        </w:rPr>
        <w:t>applied in HSI image classification tasks are:</w:t>
      </w:r>
    </w:p>
    <w:p w14:paraId="34F5EFEF" w14:textId="77777777" w:rsidR="007F45C5" w:rsidRDefault="005E4E57">
      <w:pPr>
        <w:pStyle w:val="MDPI21heading1"/>
        <w:numPr>
          <w:ilvl w:val="0"/>
          <w:numId w:val="50"/>
        </w:numPr>
        <w:spacing w:before="0" w:after="0"/>
        <w:jc w:val="both"/>
        <w:rPr>
          <w:ins w:id="193" w:author="Windows User" w:date="2020-12-27T09:40:00Z"/>
          <w:rFonts w:ascii="Times New Roman" w:eastAsia="SimSun" w:hAnsi="Times New Roman"/>
          <w:b w:val="0"/>
          <w:snapToGrid/>
          <w:color w:val="auto"/>
          <w:kern w:val="2"/>
          <w:sz w:val="24"/>
          <w:szCs w:val="24"/>
          <w:lang w:eastAsia="zh-CN" w:bidi="ar-SA"/>
        </w:rPr>
        <w:pPrChange w:id="194" w:author="Windows User" w:date="2020-12-27T09:40:00Z">
          <w:pPr>
            <w:pStyle w:val="MDPI21heading1"/>
            <w:spacing w:before="0" w:after="0"/>
            <w:ind w:firstLine="360"/>
            <w:jc w:val="both"/>
          </w:pPr>
        </w:pPrChange>
      </w:pPr>
      <w:del w:id="195" w:author="Windows User" w:date="2020-12-27T09:40:00Z">
        <w:r w:rsidRPr="00011EEF" w:rsidDel="007F45C5">
          <w:rPr>
            <w:rFonts w:ascii="Times New Roman" w:eastAsia="SimSun" w:hAnsi="Times New Roman"/>
            <w:b w:val="0"/>
            <w:snapToGrid/>
            <w:color w:val="auto"/>
            <w:kern w:val="2"/>
            <w:sz w:val="24"/>
            <w:szCs w:val="24"/>
            <w:lang w:eastAsia="zh-CN" w:bidi="ar-SA"/>
          </w:rPr>
          <w:lastRenderedPageBreak/>
          <w:delText xml:space="preserve"> </w:delText>
        </w:r>
      </w:del>
      <w:r w:rsidR="00DB7C85" w:rsidRPr="00011EEF">
        <w:rPr>
          <w:rFonts w:ascii="Times New Roman" w:eastAsia="SimSun" w:hAnsi="Times New Roman"/>
          <w:b w:val="0"/>
          <w:snapToGrid/>
          <w:color w:val="auto"/>
          <w:kern w:val="2"/>
          <w:sz w:val="24"/>
          <w:szCs w:val="24"/>
          <w:lang w:eastAsia="zh-CN" w:bidi="ar-SA"/>
        </w:rPr>
        <w:t xml:space="preserve">Principle Component Analysis </w:t>
      </w:r>
      <w:r w:rsidRPr="00011EEF">
        <w:rPr>
          <w:rFonts w:ascii="Times New Roman" w:eastAsia="SimSun" w:hAnsi="Times New Roman"/>
          <w:b w:val="0"/>
          <w:snapToGrid/>
          <w:color w:val="auto"/>
          <w:kern w:val="2"/>
          <w:sz w:val="24"/>
          <w:szCs w:val="24"/>
          <w:lang w:eastAsia="zh-CN" w:bidi="ar-SA"/>
        </w:rPr>
        <w:t>(PCA)</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&lt;EndNote&gt;&lt;Cite&gt;&lt;Author&gt;Rodarmel&lt;/Author&gt;&lt;Year&gt;2002&lt;/Year&gt;&lt;RecNum&gt;783&lt;/RecNum&gt;&lt;DisplayText&gt;(Rodarmel et al., 2002)&lt;/DisplayText&gt;&lt;record&gt;&lt;rec-number&gt;783&lt;/rec-number&gt;&lt;foreign-keys&gt;&lt;key app="EN" db-id="fspe090xm2sf0nef9aapp9tezvaxx5av9vr9" timestamp="1606738337"&gt;783&lt;/key&gt;&lt;/foreign-keys&gt;&lt;ref-type name="Journal Article"&gt;17&lt;/ref-type&gt;&lt;contributors&gt;&lt;authors&gt;&lt;author&gt;Rodarmel, Craig&lt;/author&gt;&lt;author&gt;Shan, Jie %J Surveying&lt;/author&gt;&lt;author&gt;Land Information Science&lt;/author&gt;&lt;/authors&gt;&lt;/contributors&gt;&lt;titles&gt;&lt;title&gt;Principal component analysis for hyperspectral image classification&lt;/title&gt;&lt;/titles&gt;&lt;pages&gt;115-122&lt;/pages&gt;&lt;volume&gt;62&lt;/volume&gt;&lt;number&gt;2&lt;/number&gt;&lt;dates&gt;&lt;year&gt;2002&lt;/year&gt;&lt;/dates&gt;&lt;isbn&gt;1538-1242&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(Rodarmel et al., 2002)</w:t>
      </w:r>
      <w:r w:rsidR="00B40EE1" w:rsidRPr="008F601D">
        <w:rPr>
          <w:rFonts w:ascii="Times New Roman" w:eastAsia="SimSun" w:hAnsi="Times New Roman"/>
          <w:b w:val="0"/>
          <w:snapToGrid/>
          <w:color w:val="auto"/>
          <w:kern w:val="2"/>
          <w:sz w:val="24"/>
          <w:szCs w:val="24"/>
          <w:lang w:eastAsia="zh-CN" w:bidi="ar-SA"/>
        </w:rPr>
        <w:fldChar w:fldCharType="end"/>
      </w:r>
      <w:r w:rsidR="00DB7C85"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which </w:t>
      </w:r>
      <w:r w:rsidR="00DB7C85" w:rsidRPr="008F601D">
        <w:rPr>
          <w:rFonts w:ascii="Times New Roman" w:eastAsia="SimSun" w:hAnsi="Times New Roman"/>
          <w:b w:val="0"/>
          <w:snapToGrid/>
          <w:color w:val="auto"/>
          <w:kern w:val="2"/>
          <w:sz w:val="24"/>
          <w:szCs w:val="24"/>
          <w:lang w:eastAsia="zh-CN" w:bidi="ar-SA"/>
        </w:rPr>
        <w:t>is</w:t>
      </w:r>
      <w:r w:rsidRPr="008F601D">
        <w:rPr>
          <w:rFonts w:ascii="Times New Roman" w:eastAsia="SimSun" w:hAnsi="Times New Roman"/>
          <w:b w:val="0"/>
          <w:snapToGrid/>
          <w:color w:val="auto"/>
          <w:kern w:val="2"/>
          <w:sz w:val="24"/>
          <w:szCs w:val="24"/>
          <w:lang w:eastAsia="zh-CN" w:bidi="ar-SA"/>
        </w:rPr>
        <w:t xml:space="preserve"> a classic method in countering the high-dimensionality cost, </w:t>
      </w:r>
    </w:p>
    <w:p w14:paraId="6AA3F6C3" w14:textId="77777777" w:rsidR="007F45C5" w:rsidRDefault="005E4E57">
      <w:pPr>
        <w:pStyle w:val="MDPI21heading1"/>
        <w:numPr>
          <w:ilvl w:val="0"/>
          <w:numId w:val="50"/>
        </w:numPr>
        <w:spacing w:before="0" w:after="0"/>
        <w:jc w:val="both"/>
        <w:rPr>
          <w:ins w:id="196" w:author="Windows User" w:date="2020-12-27T09:41:00Z"/>
          <w:rFonts w:ascii="Times New Roman" w:eastAsia="SimSun" w:hAnsi="Times New Roman"/>
          <w:b w:val="0"/>
          <w:snapToGrid/>
          <w:color w:val="auto"/>
          <w:kern w:val="2"/>
          <w:sz w:val="24"/>
          <w:szCs w:val="24"/>
          <w:lang w:eastAsia="zh-CN" w:bidi="ar-SA"/>
        </w:rPr>
        <w:pPrChange w:id="197" w:author="Windows User" w:date="2020-12-27T09:40:00Z">
          <w:pPr>
            <w:pStyle w:val="MDPI21heading1"/>
            <w:spacing w:before="0" w:after="0"/>
            <w:ind w:firstLine="360"/>
            <w:jc w:val="both"/>
          </w:pPr>
        </w:pPrChange>
      </w:pPr>
      <w:r w:rsidRPr="008F601D">
        <w:rPr>
          <w:rFonts w:ascii="Times New Roman" w:eastAsia="SimSun" w:hAnsi="Times New Roman"/>
          <w:b w:val="0"/>
          <w:snapToGrid/>
          <w:color w:val="auto"/>
          <w:kern w:val="2"/>
          <w:sz w:val="24"/>
          <w:szCs w:val="24"/>
          <w:lang w:eastAsia="zh-CN" w:bidi="ar-SA"/>
        </w:rPr>
        <w:t xml:space="preserve">the maximum-noise-fraction (MNF) transform and supervised approaches like linear discriminate analysis (LDA), and </w:t>
      </w:r>
    </w:p>
    <w:p w14:paraId="70732EF4" w14:textId="112C46C7" w:rsidR="005E4E57" w:rsidRDefault="005E4E57">
      <w:pPr>
        <w:pStyle w:val="MDPI21heading1"/>
        <w:numPr>
          <w:ilvl w:val="0"/>
          <w:numId w:val="50"/>
        </w:numPr>
        <w:spacing w:before="0" w:after="0"/>
        <w:jc w:val="both"/>
        <w:rPr>
          <w:rFonts w:ascii="Times New Roman" w:eastAsia="SimSun" w:hAnsi="Times New Roman"/>
          <w:b w:val="0"/>
          <w:snapToGrid/>
          <w:color w:val="auto"/>
          <w:kern w:val="2"/>
          <w:sz w:val="24"/>
          <w:szCs w:val="24"/>
          <w:lang w:eastAsia="zh-CN" w:bidi="ar-SA"/>
        </w:rPr>
        <w:pPrChange w:id="198" w:author="Windows User" w:date="2020-12-27T09:40:00Z">
          <w:pPr>
            <w:pStyle w:val="MDPI21heading1"/>
            <w:spacing w:before="0" w:after="0"/>
            <w:ind w:firstLine="360"/>
            <w:jc w:val="both"/>
          </w:pPr>
        </w:pPrChange>
      </w:pPr>
      <w:r w:rsidRPr="008F601D">
        <w:rPr>
          <w:rFonts w:ascii="Times New Roman" w:eastAsia="SimSun" w:hAnsi="Times New Roman"/>
          <w:b w:val="0"/>
          <w:snapToGrid/>
          <w:color w:val="auto"/>
          <w:kern w:val="2"/>
          <w:sz w:val="24"/>
          <w:szCs w:val="24"/>
          <w:lang w:eastAsia="zh-CN" w:bidi="ar-SA"/>
        </w:rPr>
        <w:t xml:space="preserve">local Fisher discriminate analysis (LFDA) </w:t>
      </w:r>
      <w:r w:rsidR="00B40EE1" w:rsidRPr="008F601D">
        <w:rPr>
          <w:rFonts w:ascii="Times New Roman" w:eastAsia="SimSun" w:hAnsi="Times New Roman"/>
          <w:b w:val="0"/>
          <w:snapToGrid/>
          <w:color w:val="auto"/>
          <w:kern w:val="2"/>
          <w:sz w:val="24"/>
          <w:szCs w:val="24"/>
          <w:lang w:eastAsia="zh-CN" w:bidi="ar-SA"/>
        </w:rPr>
        <w:fldChar w:fldCharType="begin"/>
      </w:r>
      <w:r w:rsidR="004B5775">
        <w:rPr>
          <w:rFonts w:ascii="Times New Roman" w:eastAsia="SimSun" w:hAnsi="Times New Roman"/>
          <w:b w:val="0"/>
          <w:snapToGrid/>
          <w:color w:val="auto"/>
          <w:kern w:val="2"/>
          <w:sz w:val="24"/>
          <w:szCs w:val="24"/>
          <w:lang w:eastAsia="zh-CN" w:bidi="ar-SA"/>
        </w:rPr>
        <w:instrText xml:space="preserve"> ADDIN EN.CITE &lt;EndNote&gt;&lt;Cite&gt;&lt;Author&gt;Li&lt;/Author&gt;&lt;Year&gt;2013&lt;/Year&gt;&lt;RecNum&gt;784&lt;/RecNum&gt;&lt;DisplayText&gt;(Li et al., 2011; Li et al., 2013b)&lt;/DisplayText&gt;&lt;record&gt;&lt;rec-number&gt;784&lt;/rec-number&gt;&lt;foreign-keys&gt;&lt;key app="EN" db-id="fspe090xm2sf0nef9aapp9tezvaxx5av9vr9" timestamp="1606738968"&gt;784&lt;/key&gt;&lt;/foreign-keys&gt;&lt;ref-type name="Journal Article"&gt;17&lt;/ref-type&gt;&lt;contributors&gt;&lt;authors&gt;&lt;author&gt;Li, Wei&lt;/author&gt;&lt;author&gt;Prasad, Saurabh&lt;/author&gt;&lt;author&gt;Fowler, James E %J IEEE Geoscience&lt;/author&gt;&lt;author&gt;Remote Sensing Letters&lt;/author&gt;&lt;/authors&gt;&lt;/contributors&gt;&lt;titles&gt;&lt;title&gt;Hyperspectral image classification using Gaussian mixture models and Markov random fields&lt;/title&gt;&lt;/titles&gt;&lt;pages&gt;153-157&lt;/pages&gt;&lt;volume&gt;11&lt;/volume&gt;&lt;number&gt;1&lt;/number&gt;&lt;dates&gt;&lt;year&gt;2013&lt;/year&gt;&lt;/dates&gt;&lt;isbn&gt;1545-598X&lt;/isbn&gt;&lt;urls&gt;&lt;/urls&gt;&lt;/record&gt;&lt;/Cite&gt;&lt;Cite&gt;&lt;Author&gt;Li&lt;/Author&gt;&lt;Year&gt;2011&lt;/Year&gt;&lt;RecNum&gt;785&lt;/RecNum&gt;&lt;record&gt;&lt;rec-number&gt;785&lt;/rec-number&gt;&lt;foreign-keys&gt;&lt;key app="EN" db-id="fspe090xm2sf0nef9aapp9tezvaxx5av9vr9" timestamp="1606738983"&gt;785&lt;/key&gt;&lt;/foreign-keys&gt;&lt;ref-type name="Journal Article"&gt;17&lt;/ref-type&gt;&lt;contributors&gt;&lt;authors&gt;&lt;author&gt;Li, Wei&lt;/author&gt;&lt;author&gt;Prasad, Saurabh&lt;/author&gt;&lt;author&gt;Fowler, James E&lt;/author&gt;&lt;author&gt;Bruce, Lori Mann %J IEEE Transactions on Geoscience&lt;/author&gt;&lt;author&gt;Remote Sensing&lt;/author&gt;&lt;/authors&gt;&lt;/contributors&gt;&lt;titles&gt;&lt;title&gt;Locality-preserving dimensionality reduction and classification for hyperspectral image analysis&lt;/title&gt;&lt;/titles&gt;&lt;pages&gt;1185-1198&lt;/pages&gt;&lt;volume&gt;50&lt;/volume&gt;&lt;number&gt;4&lt;/number&gt;&lt;dates&gt;&lt;year&gt;2011&lt;/year&gt;&lt;/dates&gt;&lt;isbn&gt;0196-2892&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4B5775">
        <w:rPr>
          <w:rFonts w:ascii="Times New Roman" w:eastAsia="SimSun" w:hAnsi="Times New Roman"/>
          <w:b w:val="0"/>
          <w:noProof/>
          <w:snapToGrid/>
          <w:color w:val="auto"/>
          <w:kern w:val="2"/>
          <w:sz w:val="24"/>
          <w:szCs w:val="24"/>
          <w:lang w:eastAsia="zh-CN" w:bidi="ar-SA"/>
        </w:rPr>
        <w:t>(Li et al., 2011; Li et al., 2013b)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PCA seeks to find a linear transformation through maximizing the variance in the projected subspace, whereas LDA tries to capture the inter-class and the intra-class variance.</w:t>
      </w:r>
    </w:p>
    <w:p w14:paraId="7C338D93" w14:textId="38C1422A" w:rsidR="00011EEF" w:rsidRDefault="00011EEF" w:rsidP="005E4E57">
      <w:pPr>
        <w:pStyle w:val="MDPI21heading1"/>
        <w:spacing w:before="0" w:after="0"/>
        <w:ind w:firstLine="360"/>
        <w:jc w:val="both"/>
        <w:rPr>
          <w:rFonts w:ascii="Times New Roman" w:eastAsia="SimSun" w:hAnsi="Times New Roman"/>
          <w:b w:val="0"/>
          <w:snapToGrid/>
          <w:color w:val="auto"/>
          <w:kern w:val="2"/>
          <w:sz w:val="24"/>
          <w:szCs w:val="24"/>
          <w:lang w:eastAsia="zh-CN" w:bidi="ar-SA"/>
        </w:rPr>
      </w:pPr>
    </w:p>
    <w:p w14:paraId="69140D1D" w14:textId="023206BE" w:rsidR="00011EEF" w:rsidRDefault="00011EEF" w:rsidP="005E4E57">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Pr>
          <w:rFonts w:ascii="Times New Roman" w:eastAsia="SimSun" w:hAnsi="Times New Roman"/>
          <w:b w:val="0"/>
          <w:noProof/>
          <w:snapToGrid/>
          <w:color w:val="auto"/>
          <w:kern w:val="2"/>
          <w:sz w:val="24"/>
          <w:szCs w:val="24"/>
          <w:lang w:eastAsia="en-US" w:bidi="ar-SA"/>
        </w:rPr>
        <w:drawing>
          <wp:inline distT="0" distB="0" distL="0" distR="0" wp14:anchorId="551AF5A0" wp14:editId="2C270F22">
            <wp:extent cx="5733854" cy="111556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dm1264-fig-0005-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236" cy="1117199"/>
                    </a:xfrm>
                    <a:prstGeom prst="rect">
                      <a:avLst/>
                    </a:prstGeom>
                  </pic:spPr>
                </pic:pic>
              </a:graphicData>
            </a:graphic>
          </wp:inline>
        </w:drawing>
      </w:r>
    </w:p>
    <w:p w14:paraId="54394572" w14:textId="5509C8E8" w:rsidR="004B5775" w:rsidRDefault="004B5775" w:rsidP="005E4E57">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Pr>
          <w:rFonts w:ascii="Times New Roman" w:eastAsia="SimSun" w:hAnsi="Times New Roman"/>
          <w:b w:val="0"/>
          <w:snapToGrid/>
          <w:color w:val="auto"/>
          <w:kern w:val="2"/>
          <w:sz w:val="24"/>
          <w:szCs w:val="24"/>
          <w:lang w:eastAsia="zh-CN" w:bidi="ar-SA"/>
        </w:rPr>
        <w:t>(a)</w:t>
      </w:r>
    </w:p>
    <w:p w14:paraId="5125DC3B" w14:textId="329AD5F5" w:rsidR="004B5775" w:rsidRDefault="004B5775" w:rsidP="005E4E57">
      <w:pPr>
        <w:pStyle w:val="MDPI21heading1"/>
        <w:spacing w:before="0" w:after="0"/>
        <w:ind w:firstLine="360"/>
        <w:jc w:val="both"/>
        <w:rPr>
          <w:rFonts w:ascii="Times New Roman" w:eastAsia="SimSun" w:hAnsi="Times New Roman"/>
          <w:b w:val="0"/>
          <w:snapToGrid/>
          <w:color w:val="auto"/>
          <w:kern w:val="2"/>
          <w:sz w:val="24"/>
          <w:szCs w:val="24"/>
          <w:lang w:eastAsia="zh-CN" w:bidi="ar-SA"/>
        </w:rPr>
      </w:pPr>
      <w:commentRangeStart w:id="199"/>
      <w:r>
        <w:rPr>
          <w:rFonts w:ascii="Times New Roman" w:eastAsia="SimSun" w:hAnsi="Times New Roman"/>
          <w:b w:val="0"/>
          <w:noProof/>
          <w:snapToGrid/>
          <w:color w:val="auto"/>
          <w:kern w:val="2"/>
          <w:sz w:val="24"/>
          <w:szCs w:val="24"/>
          <w:lang w:eastAsia="en-US" w:bidi="ar-SA"/>
        </w:rPr>
        <w:drawing>
          <wp:inline distT="0" distB="0" distL="0" distR="0" wp14:anchorId="5F599583" wp14:editId="2535FB52">
            <wp:extent cx="5717098" cy="1316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dm1264-fig-0006-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611" cy="1317775"/>
                    </a:xfrm>
                    <a:prstGeom prst="rect">
                      <a:avLst/>
                    </a:prstGeom>
                  </pic:spPr>
                </pic:pic>
              </a:graphicData>
            </a:graphic>
          </wp:inline>
        </w:drawing>
      </w:r>
      <w:commentRangeEnd w:id="199"/>
      <w:r w:rsidR="007F45C5">
        <w:rPr>
          <w:rStyle w:val="CommentReference"/>
          <w:rFonts w:ascii="Cambria" w:eastAsia="Cambria" w:hAnsi="Cambria"/>
          <w:b w:val="0"/>
          <w:snapToGrid/>
          <w:kern w:val="2"/>
          <w:lang w:eastAsia="zh-CN" w:bidi="ar-SA"/>
        </w:rPr>
        <w:commentReference w:id="199"/>
      </w:r>
    </w:p>
    <w:p w14:paraId="790EEFD1" w14:textId="05B0DAD1" w:rsidR="004B5775" w:rsidRPr="00011EEF" w:rsidRDefault="004B5775" w:rsidP="005E4E57">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Pr>
          <w:rFonts w:ascii="Times New Roman" w:eastAsia="SimSun" w:hAnsi="Times New Roman"/>
          <w:b w:val="0"/>
          <w:snapToGrid/>
          <w:color w:val="auto"/>
          <w:kern w:val="2"/>
          <w:sz w:val="24"/>
          <w:szCs w:val="24"/>
          <w:lang w:eastAsia="zh-CN" w:bidi="ar-SA"/>
        </w:rPr>
        <w:t>(b)</w:t>
      </w:r>
    </w:p>
    <w:p w14:paraId="0DDD3B15" w14:textId="691395C6" w:rsidR="005E4E57" w:rsidRDefault="00815D6C" w:rsidP="005E4E57">
      <w:pPr>
        <w:pStyle w:val="MDPI21heading1"/>
        <w:spacing w:before="0" w:after="0"/>
        <w:jc w:val="both"/>
        <w:rPr>
          <w:rFonts w:ascii="Times New Roman" w:eastAsia="SimSun" w:hAnsi="Times New Roman"/>
          <w:b w:val="0"/>
          <w:snapToGrid/>
          <w:color w:val="auto"/>
          <w:kern w:val="2"/>
          <w:sz w:val="24"/>
          <w:szCs w:val="24"/>
          <w:lang w:eastAsia="zh-CN" w:bidi="ar-SA"/>
        </w:rPr>
      </w:pPr>
      <w:r w:rsidRPr="00135CC7">
        <w:rPr>
          <w:rStyle w:val="CommentReference"/>
          <w:rFonts w:ascii="Cambria" w:eastAsia="Cambria" w:hAnsi="Cambria"/>
          <w:b w:val="0"/>
          <w:snapToGrid/>
          <w:color w:val="auto"/>
          <w:kern w:val="2"/>
          <w:lang w:eastAsia="zh-CN" w:bidi="ar-SA"/>
        </w:rPr>
        <w:commentReference w:id="200"/>
      </w:r>
      <w:r w:rsidR="005E4E57" w:rsidRPr="008F601D">
        <w:rPr>
          <w:rFonts w:ascii="Times New Roman" w:eastAsia="SimSun" w:hAnsi="Times New Roman"/>
          <w:snapToGrid/>
          <w:color w:val="auto"/>
          <w:kern w:val="2"/>
          <w:sz w:val="24"/>
          <w:szCs w:val="24"/>
          <w:lang w:eastAsia="zh-CN" w:bidi="ar-SA"/>
        </w:rPr>
        <w:t>Fig</w:t>
      </w:r>
      <w:r w:rsidR="005E4E57" w:rsidRPr="008F601D">
        <w:rPr>
          <w:rFonts w:ascii="Times New Roman" w:eastAsia="SimSun" w:hAnsi="Times New Roman"/>
          <w:b w:val="0"/>
          <w:snapToGrid/>
          <w:color w:val="auto"/>
          <w:kern w:val="2"/>
          <w:sz w:val="24"/>
          <w:szCs w:val="24"/>
          <w:lang w:eastAsia="zh-CN" w:bidi="ar-SA"/>
        </w:rPr>
        <w:t xml:space="preserve">. 1. </w:t>
      </w:r>
      <w:r w:rsidR="004B5775" w:rsidRPr="004B5775">
        <w:rPr>
          <w:rFonts w:ascii="Times New Roman" w:eastAsia="SimSun" w:hAnsi="Times New Roman"/>
          <w:b w:val="0"/>
          <w:snapToGrid/>
          <w:color w:val="auto"/>
          <w:kern w:val="2"/>
          <w:sz w:val="24"/>
          <w:szCs w:val="24"/>
          <w:lang w:eastAsia="zh-CN" w:bidi="ar-SA"/>
        </w:rPr>
        <w:t xml:space="preserve">General framework of deep learning for </w:t>
      </w:r>
      <w:r w:rsidR="004B5775">
        <w:rPr>
          <w:rFonts w:ascii="Times New Roman" w:eastAsia="SimSun" w:hAnsi="Times New Roman"/>
          <w:b w:val="0"/>
          <w:snapToGrid/>
          <w:color w:val="auto"/>
          <w:kern w:val="2"/>
          <w:sz w:val="24"/>
          <w:szCs w:val="24"/>
          <w:lang w:eastAsia="zh-CN" w:bidi="ar-SA"/>
        </w:rPr>
        <w:t xml:space="preserve">spectral (a) and spatial (b) </w:t>
      </w:r>
      <w:r w:rsidR="004B5775" w:rsidRPr="004B5775">
        <w:rPr>
          <w:rFonts w:ascii="Times New Roman" w:eastAsia="SimSun" w:hAnsi="Times New Roman"/>
          <w:b w:val="0"/>
          <w:snapToGrid/>
          <w:color w:val="auto"/>
          <w:kern w:val="2"/>
          <w:sz w:val="24"/>
          <w:szCs w:val="24"/>
          <w:lang w:eastAsia="zh-CN" w:bidi="ar-SA"/>
        </w:rPr>
        <w:t>feature classification</w:t>
      </w:r>
      <w:r w:rsidR="005E4E57"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637329">
        <w:rPr>
          <w:rFonts w:ascii="Times New Roman" w:eastAsia="SimSun" w:hAnsi="Times New Roman"/>
          <w:b w:val="0"/>
          <w:snapToGrid/>
          <w:color w:val="auto"/>
          <w:kern w:val="2"/>
          <w:sz w:val="24"/>
          <w:szCs w:val="24"/>
          <w:lang w:eastAsia="zh-CN" w:bidi="ar-SA"/>
        </w:rPr>
        <w:instrText xml:space="preserve"> ADDIN EN.CITE &lt;EndNote&gt;&lt;Cite&gt;&lt;Author&gt;Zhang&lt;/Author&gt;&lt;Year&gt;2016&lt;/Year&gt;&lt;RecNum&gt;786&lt;/RecNum&gt;&lt;DisplayText&gt;(Zhang et al., 2016b)&lt;/DisplayText&gt;&lt;record&gt;&lt;rec-number&gt;786&lt;/rec-number&gt;&lt;foreign-keys&gt;&lt;key app="EN" db-id="fspe090xm2sf0nef9aapp9tezvaxx5av9vr9" timestamp="1606743060"&gt;786&lt;/key&gt;&lt;/foreign-keys&gt;&lt;ref-type name="Journal Article"&gt;17&lt;/ref-type&gt;&lt;contributors&gt;&lt;authors&gt;&lt;author&gt;Zhang, Liangpei&lt;/author&gt;&lt;author&gt;Zhang, Lefei&lt;/author&gt;&lt;author&gt;Du, Bo&lt;/author&gt;&lt;/authors&gt;&lt;/contributors&gt;&lt;titles&gt;&lt;title&gt;Deep learning for remote sensing data: A technical tutorial on the state of the art&lt;/title&gt;&lt;secondary-title&gt; IEEE GEOSCIENCE AND REMOTE SENSING MAGAZINE&lt;/secondary-title&gt;&lt;/titles&gt;&lt;pages&gt;22-40&lt;/pages&gt;&lt;volume&gt;4&lt;/volume&gt;&lt;number&gt;2&lt;/number&gt;&lt;dates&gt;&lt;year&gt;2016&lt;/year&gt;&lt;/dates&gt;&lt;isbn&gt;2168-6831&lt;/isb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637329">
        <w:rPr>
          <w:rFonts w:ascii="Times New Roman" w:eastAsia="SimSun" w:hAnsi="Times New Roman"/>
          <w:b w:val="0"/>
          <w:noProof/>
          <w:snapToGrid/>
          <w:color w:val="auto"/>
          <w:kern w:val="2"/>
          <w:sz w:val="24"/>
          <w:szCs w:val="24"/>
          <w:lang w:eastAsia="zh-CN" w:bidi="ar-SA"/>
        </w:rPr>
        <w:t>(Zhang et al., 2016b)</w:t>
      </w:r>
      <w:r w:rsidR="00B40EE1" w:rsidRPr="008F601D">
        <w:rPr>
          <w:rFonts w:ascii="Times New Roman" w:eastAsia="SimSun" w:hAnsi="Times New Roman"/>
          <w:b w:val="0"/>
          <w:snapToGrid/>
          <w:color w:val="auto"/>
          <w:kern w:val="2"/>
          <w:sz w:val="24"/>
          <w:szCs w:val="24"/>
          <w:lang w:eastAsia="zh-CN" w:bidi="ar-SA"/>
        </w:rPr>
        <w:fldChar w:fldCharType="end"/>
      </w:r>
    </w:p>
    <w:p w14:paraId="7B305297" w14:textId="31DB1343" w:rsidR="005E4E57" w:rsidRPr="008F601D" w:rsidRDefault="005E4E57" w:rsidP="005E4E57">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Performing the dimensionality reduction while preserving the rich information content is a challenging task due to the complexities of high inter-class and low inter-class variations. </w:t>
      </w:r>
      <w:commentRangeStart w:id="201"/>
      <w:r w:rsidRPr="008F601D">
        <w:rPr>
          <w:rFonts w:ascii="Times New Roman" w:eastAsia="SimSun" w:hAnsi="Times New Roman"/>
          <w:b w:val="0"/>
          <w:snapToGrid/>
          <w:color w:val="auto"/>
          <w:kern w:val="2"/>
          <w:sz w:val="24"/>
          <w:szCs w:val="24"/>
          <w:lang w:eastAsia="zh-CN" w:bidi="ar-SA"/>
        </w:rPr>
        <w:t xml:space="preserve">Equally, the variable target boundaries and spatial distributions, and mixed pixels due to the images' fine detail, shadow, and occlusion complicate the image processing tasks such as segmentation and classification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PEVuZE5vdGU+PENpdGU+PEF1dGhvcj5DaGVuZzwvQXV0aG9yPjxZZWFyPjIwMTc8L1llYXI+PFJl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637329">
        <w:rPr>
          <w:rFonts w:ascii="Times New Roman" w:eastAsia="SimSun" w:hAnsi="Times New Roman"/>
          <w:b w:val="0"/>
          <w:snapToGrid/>
          <w:color w:val="auto"/>
          <w:kern w:val="2"/>
          <w:sz w:val="24"/>
          <w:szCs w:val="24"/>
          <w:lang w:eastAsia="zh-CN" w:bidi="ar-SA"/>
        </w:rPr>
        <w:fldChar w:fldCharType="begin">
          <w:fldData xml:space="preserve">PEVuZE5vdGU+PENpdGU+PEF1dGhvcj5DaGVuZzwvQXV0aG9yPjxZZWFyPjIwMTc8L1llYXI+PFJl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637329">
        <w:rPr>
          <w:rFonts w:ascii="Times New Roman" w:eastAsia="SimSun" w:hAnsi="Times New Roman"/>
          <w:b w:val="0"/>
          <w:snapToGrid/>
          <w:color w:val="auto"/>
          <w:kern w:val="2"/>
          <w:sz w:val="24"/>
          <w:szCs w:val="24"/>
          <w:lang w:eastAsia="zh-CN" w:bidi="ar-SA"/>
        </w:rPr>
      </w:r>
      <w:r w:rsidR="00B40EE1" w:rsidRPr="00637329">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(Cheng et al., 2017)</w:t>
      </w:r>
      <w:r w:rsidR="00B40EE1" w:rsidRPr="008F601D">
        <w:rPr>
          <w:rFonts w:ascii="Times New Roman" w:eastAsia="SimSun" w:hAnsi="Times New Roman"/>
          <w:b w:val="0"/>
          <w:snapToGrid/>
          <w:color w:val="auto"/>
          <w:kern w:val="2"/>
          <w:sz w:val="24"/>
          <w:szCs w:val="24"/>
          <w:lang w:eastAsia="zh-CN" w:bidi="ar-SA"/>
        </w:rPr>
        <w:fldChar w:fldCharType="end"/>
      </w:r>
      <w:commentRangeEnd w:id="201"/>
      <w:r w:rsidR="007F45C5">
        <w:rPr>
          <w:rStyle w:val="CommentReference"/>
          <w:rFonts w:ascii="Cambria" w:eastAsia="Cambria" w:hAnsi="Cambria"/>
          <w:b w:val="0"/>
          <w:snapToGrid/>
          <w:kern w:val="2"/>
          <w:lang w:eastAsia="zh-CN" w:bidi="ar-SA"/>
        </w:rPr>
        <w:commentReference w:id="201"/>
      </w:r>
      <w:r w:rsidRPr="008F601D">
        <w:rPr>
          <w:rFonts w:ascii="Times New Roman" w:eastAsia="SimSun" w:hAnsi="Times New Roman"/>
          <w:b w:val="0"/>
          <w:snapToGrid/>
          <w:color w:val="auto"/>
          <w:kern w:val="2"/>
          <w:sz w:val="24"/>
          <w:szCs w:val="24"/>
          <w:lang w:eastAsia="zh-CN" w:bidi="ar-SA"/>
        </w:rPr>
        <w:t xml:space="preserve">. </w:t>
      </w:r>
      <w:commentRangeStart w:id="202"/>
      <w:r w:rsidRPr="008F601D">
        <w:rPr>
          <w:rFonts w:ascii="Times New Roman" w:eastAsia="SimSun" w:hAnsi="Times New Roman"/>
          <w:b w:val="0"/>
          <w:snapToGrid/>
          <w:color w:val="auto"/>
          <w:kern w:val="2"/>
          <w:sz w:val="24"/>
          <w:szCs w:val="24"/>
          <w:lang w:eastAsia="zh-CN" w:bidi="ar-SA"/>
        </w:rPr>
        <w:t>Fig. 1 illustrates the process of high</w:t>
      </w:r>
      <w:r w:rsidR="003C60C5"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dimensionality reduction in HSI images before being </w:t>
      </w:r>
      <w:r w:rsidR="00AE0576" w:rsidRPr="008F601D">
        <w:rPr>
          <w:rFonts w:ascii="Times New Roman" w:eastAsia="SimSun" w:hAnsi="Times New Roman"/>
          <w:b w:val="0"/>
          <w:snapToGrid/>
          <w:color w:val="auto"/>
          <w:kern w:val="2"/>
          <w:sz w:val="24"/>
          <w:szCs w:val="24"/>
          <w:lang w:eastAsia="zh-CN" w:bidi="ar-SA"/>
        </w:rPr>
        <w:t>fed</w:t>
      </w:r>
      <w:r w:rsidRPr="008F601D">
        <w:rPr>
          <w:rFonts w:ascii="Times New Roman" w:eastAsia="SimSun" w:hAnsi="Times New Roman"/>
          <w:b w:val="0"/>
          <w:snapToGrid/>
          <w:color w:val="auto"/>
          <w:kern w:val="2"/>
          <w:sz w:val="24"/>
          <w:szCs w:val="24"/>
          <w:lang w:eastAsia="zh-CN" w:bidi="ar-SA"/>
        </w:rPr>
        <w:t xml:space="preserve"> </w:t>
      </w:r>
      <w:r w:rsidR="003C60C5" w:rsidRPr="008F601D">
        <w:rPr>
          <w:rFonts w:ascii="Times New Roman" w:eastAsia="SimSun" w:hAnsi="Times New Roman"/>
          <w:b w:val="0"/>
          <w:snapToGrid/>
          <w:color w:val="auto"/>
          <w:kern w:val="2"/>
          <w:sz w:val="24"/>
          <w:szCs w:val="24"/>
          <w:lang w:eastAsia="zh-CN" w:bidi="ar-SA"/>
        </w:rPr>
        <w:t>in</w:t>
      </w:r>
      <w:r w:rsidRPr="008F601D">
        <w:rPr>
          <w:rFonts w:ascii="Times New Roman" w:eastAsia="SimSun" w:hAnsi="Times New Roman"/>
          <w:b w:val="0"/>
          <w:snapToGrid/>
          <w:color w:val="auto"/>
          <w:kern w:val="2"/>
          <w:sz w:val="24"/>
          <w:szCs w:val="24"/>
          <w:lang w:eastAsia="zh-CN" w:bidi="ar-SA"/>
        </w:rPr>
        <w:t>to classical deep learning models</w:t>
      </w:r>
      <w:r w:rsidR="004B5775">
        <w:rPr>
          <w:rFonts w:ascii="Times New Roman" w:eastAsia="SimSun" w:hAnsi="Times New Roman"/>
          <w:b w:val="0"/>
          <w:snapToGrid/>
          <w:color w:val="auto"/>
          <w:kern w:val="2"/>
          <w:sz w:val="24"/>
          <w:szCs w:val="24"/>
          <w:lang w:eastAsia="zh-CN" w:bidi="ar-SA"/>
        </w:rPr>
        <w:t xml:space="preserve"> for both spectral and spatial feature </w:t>
      </w:r>
      <w:commentRangeStart w:id="203"/>
      <w:r w:rsidR="000D0635">
        <w:rPr>
          <w:rFonts w:ascii="Times New Roman" w:eastAsia="SimSun" w:hAnsi="Times New Roman"/>
          <w:b w:val="0"/>
          <w:snapToGrid/>
          <w:color w:val="auto"/>
          <w:kern w:val="2"/>
          <w:sz w:val="24"/>
          <w:szCs w:val="24"/>
          <w:lang w:eastAsia="zh-CN" w:bidi="ar-SA"/>
        </w:rPr>
        <w:t>classification</w:t>
      </w:r>
      <w:commentRangeEnd w:id="203"/>
      <w:r w:rsidR="00B165FC">
        <w:rPr>
          <w:rStyle w:val="CommentReference"/>
          <w:rFonts w:ascii="Cambria" w:eastAsia="Cambria" w:hAnsi="Cambria"/>
          <w:b w:val="0"/>
          <w:snapToGrid/>
          <w:kern w:val="2"/>
          <w:lang w:eastAsia="zh-CN" w:bidi="ar-SA"/>
        </w:rPr>
        <w:commentReference w:id="203"/>
      </w:r>
      <w:r w:rsidRPr="008F601D">
        <w:rPr>
          <w:rFonts w:ascii="Times New Roman" w:eastAsia="SimSun" w:hAnsi="Times New Roman"/>
          <w:b w:val="0"/>
          <w:snapToGrid/>
          <w:color w:val="auto"/>
          <w:kern w:val="2"/>
          <w:sz w:val="24"/>
          <w:szCs w:val="24"/>
          <w:lang w:eastAsia="zh-CN" w:bidi="ar-SA"/>
        </w:rPr>
        <w:t xml:space="preserve">. </w:t>
      </w:r>
      <w:commentRangeEnd w:id="202"/>
      <w:r w:rsidR="007F45C5">
        <w:rPr>
          <w:rStyle w:val="CommentReference"/>
          <w:rFonts w:ascii="Cambria" w:eastAsia="Cambria" w:hAnsi="Cambria"/>
          <w:b w:val="0"/>
          <w:snapToGrid/>
          <w:kern w:val="2"/>
          <w:lang w:eastAsia="zh-CN" w:bidi="ar-SA"/>
        </w:rPr>
        <w:commentReference w:id="202"/>
      </w:r>
    </w:p>
    <w:p w14:paraId="07DD7361" w14:textId="77777777" w:rsidR="005E4E57" w:rsidRPr="008F601D" w:rsidRDefault="005E4E57" w:rsidP="00135CC7">
      <w:pPr>
        <w:pStyle w:val="MDPI21heading1"/>
        <w:spacing w:before="0" w:after="0"/>
        <w:ind w:left="360"/>
        <w:jc w:val="center"/>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noProof/>
          <w:snapToGrid/>
          <w:color w:val="auto"/>
          <w:kern w:val="2"/>
          <w:sz w:val="24"/>
          <w:szCs w:val="24"/>
          <w:lang w:eastAsia="en-US" w:bidi="ar-SA"/>
        </w:rPr>
        <w:drawing>
          <wp:inline distT="0" distB="0" distL="0" distR="0" wp14:anchorId="285F80C3" wp14:editId="72DB7EAC">
            <wp:extent cx="3176615" cy="204150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97992-fig-2-source-large (1).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2555" cy="2058180"/>
                    </a:xfrm>
                    <a:prstGeom prst="rect">
                      <a:avLst/>
                    </a:prstGeom>
                  </pic:spPr>
                </pic:pic>
              </a:graphicData>
            </a:graphic>
          </wp:inline>
        </w:drawing>
      </w:r>
    </w:p>
    <w:p w14:paraId="55A001EA" w14:textId="77777777" w:rsidR="005E4E57" w:rsidRPr="008F601D" w:rsidRDefault="005E4E57" w:rsidP="005E4E57">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Fig.</w:t>
      </w:r>
      <w:r w:rsidRPr="008F601D">
        <w:rPr>
          <w:rFonts w:ascii="Times New Roman" w:eastAsia="SimSun" w:hAnsi="Times New Roman"/>
          <w:b w:val="0"/>
          <w:snapToGrid/>
          <w:color w:val="auto"/>
          <w:kern w:val="2"/>
          <w:sz w:val="24"/>
          <w:szCs w:val="24"/>
          <w:lang w:eastAsia="zh-CN" w:bidi="ar-SA"/>
        </w:rPr>
        <w:t xml:space="preserve"> 2. A hyperspectral image of Pavia Center image with (a) Three</w:t>
      </w:r>
      <w:r w:rsidR="003C60C5"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band false</w:t>
      </w:r>
      <w:r w:rsidR="003C60C5"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color composite. (b) Refere</w:t>
      </w:r>
      <w:r w:rsidRPr="00011EEF">
        <w:rPr>
          <w:rFonts w:ascii="Times New Roman" w:eastAsia="SimSun" w:hAnsi="Times New Roman"/>
          <w:b w:val="0"/>
          <w:snapToGrid/>
          <w:color w:val="auto"/>
          <w:kern w:val="2"/>
          <w:sz w:val="24"/>
          <w:szCs w:val="24"/>
          <w:lang w:eastAsia="zh-CN" w:bidi="ar-SA"/>
        </w:rPr>
        <w:t xml:space="preserve">nce data and (c) Color code.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&lt;EndNote&gt;&lt;Cite&gt;&lt;Author&gt;Graña&lt;/Author&gt;&lt;Year&gt;2013-2018&lt;/Year&gt;&lt;RecNum&gt;218&lt;/RecNum&gt;&lt;DisplayText&gt;(Graña et al., 2013-2018)&lt;/DisplayText&gt;&lt;record&gt;&lt;rec-number&gt;218&lt;/rec-number&gt;&lt;foreign-keys&gt;&lt;key app="EN" db-id="fspe090xm2sf0nef9aapp9tezvaxx5av9vr9" timestamp="1604388853"&gt;218&lt;/key&gt;&lt;/foreign-keys&gt;&lt;ref-type name="Dataset"&gt;59&lt;/ref-type&gt;&lt;contributors&gt;&lt;authors&gt;&lt;author&gt;M Graña&lt;/author&gt;&lt;author&gt;MA Veganzons&lt;/author&gt;&lt;author&gt;B Ayerdi&lt;/author&gt;&lt;/authors&gt;&lt;secondary-authors&gt;&lt;author&gt;Computation Intelligence group&lt;/author&gt;&lt;/secondary-authors&gt;&lt;/contributors&gt;&lt;titles&gt;&lt;title&gt;Hyperspectral Remote Sensing Scenes&lt;/title&gt;&lt;/titles&gt;&lt;dates&gt;&lt;year&gt;2013-2018&lt;/year&gt;&lt;/dates&gt;&lt;pub-location&gt;Faculty of Informatics of San Sebastián,  Donostia (Gipuzkoa - Spain)&lt;/pub-location&gt;&lt;urls&gt;&lt;related-urls&gt;&lt;url&gt;http://www.ehu.eus/ccwintco/index.php?title=Hyperspectral_Remote_Sensing_Scenes&lt;/url&gt;&lt;/related-urls&gt;&lt;/urls&gt;&lt;/record&gt;&lt;/Cite&gt;&lt;/EndNote&gt;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(Graña et al., 2013-2018)</w:t>
      </w:r>
      <w:r w:rsidR="00B40EE1" w:rsidRPr="008F601D">
        <w:rPr>
          <w:rFonts w:ascii="Times New Roman" w:eastAsia="SimSun" w:hAnsi="Times New Roman"/>
          <w:b w:val="0"/>
          <w:snapToGrid/>
          <w:color w:val="auto"/>
          <w:kern w:val="2"/>
          <w:sz w:val="24"/>
          <w:szCs w:val="24"/>
          <w:lang w:eastAsia="zh-CN" w:bidi="ar-SA"/>
        </w:rPr>
        <w:fldChar w:fldCharType="end"/>
      </w:r>
      <w:r w:rsidR="00F5219B"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p>
    <w:p w14:paraId="76765841" w14:textId="77777777" w:rsidR="005E4E57" w:rsidRPr="00011EEF" w:rsidRDefault="005E4E57" w:rsidP="005E4E57">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Figure 2 illustrates a hyperspectral image of Pavia Center obtained from Reflective Optics System Imaging Spectrometer (ROSIS). The image spectral range is between </w:t>
      </w:r>
      <w:r w:rsidRPr="008F601D">
        <w:rPr>
          <w:rFonts w:ascii="Times New Roman" w:eastAsia="SimSun" w:hAnsi="Times New Roman"/>
          <w:b w:val="0"/>
          <w:snapToGrid/>
          <w:color w:val="auto"/>
          <w:kern w:val="2"/>
          <w:sz w:val="24"/>
          <w:szCs w:val="24"/>
          <w:lang w:eastAsia="zh-CN" w:bidi="ar-SA"/>
        </w:rPr>
        <w:lastRenderedPageBreak/>
        <w:t>430 to 860 nm with 115</w:t>
      </w:r>
      <w:r w:rsidRPr="00011EEF">
        <w:rPr>
          <w:rFonts w:ascii="Times New Roman" w:eastAsia="SimSun" w:hAnsi="Times New Roman"/>
          <w:b w:val="0"/>
          <w:snapToGrid/>
          <w:color w:val="auto"/>
          <w:kern w:val="2"/>
          <w:sz w:val="24"/>
          <w:szCs w:val="24"/>
          <w:lang w:eastAsia="zh-CN" w:bidi="ar-SA"/>
        </w:rPr>
        <w:t xml:space="preserve"> bands of 4.0 nm width and a spatial resolution of 1096 × 1096 pixels. </w:t>
      </w:r>
    </w:p>
    <w:p w14:paraId="3524A52F" w14:textId="77777777" w:rsidR="00A61D00" w:rsidRPr="008F601D" w:rsidRDefault="005E4E57" w:rsidP="005E4E57">
      <w:pPr>
        <w:numPr>
          <w:ilvl w:val="1"/>
          <w:numId w:val="25"/>
        </w:numPr>
        <w:rPr>
          <w:rFonts w:ascii="Times New Roman" w:hAnsi="Times New Roman"/>
          <w:bCs/>
          <w:i/>
          <w:sz w:val="24"/>
        </w:rPr>
      </w:pPr>
      <w:r w:rsidRPr="008F601D">
        <w:rPr>
          <w:rFonts w:ascii="Times New Roman" w:hAnsi="Times New Roman"/>
          <w:bCs/>
          <w:i/>
          <w:sz w:val="24"/>
        </w:rPr>
        <w:t xml:space="preserve">Purpose of this </w:t>
      </w:r>
      <w:r w:rsidR="008B796D" w:rsidRPr="008F601D">
        <w:rPr>
          <w:rFonts w:ascii="Times New Roman" w:hAnsi="Times New Roman"/>
          <w:bCs/>
          <w:i/>
          <w:sz w:val="24"/>
        </w:rPr>
        <w:t>review</w:t>
      </w:r>
      <w:r w:rsidRPr="008F601D">
        <w:rPr>
          <w:rFonts w:ascii="Times New Roman" w:hAnsi="Times New Roman"/>
          <w:bCs/>
          <w:i/>
          <w:sz w:val="24"/>
        </w:rPr>
        <w:t xml:space="preserve"> and relationship with other </w:t>
      </w:r>
      <w:r w:rsidR="008B796D" w:rsidRPr="008F601D">
        <w:rPr>
          <w:rFonts w:ascii="Times New Roman" w:hAnsi="Times New Roman"/>
          <w:bCs/>
          <w:i/>
          <w:sz w:val="24"/>
        </w:rPr>
        <w:t>review works</w:t>
      </w:r>
    </w:p>
    <w:p w14:paraId="59E1C162" w14:textId="471AF582" w:rsidR="00F5219B" w:rsidRPr="00011EEF" w:rsidRDefault="008B796D" w:rsidP="005E4E57">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We present this review to </w:t>
      </w:r>
      <w:r w:rsidR="00AE0576" w:rsidRPr="008F601D">
        <w:rPr>
          <w:rFonts w:ascii="Times New Roman" w:eastAsia="SimSun" w:hAnsi="Times New Roman"/>
          <w:b w:val="0"/>
          <w:snapToGrid/>
          <w:color w:val="auto"/>
          <w:kern w:val="2"/>
          <w:sz w:val="24"/>
          <w:szCs w:val="24"/>
          <w:lang w:eastAsia="zh-CN" w:bidi="ar-SA"/>
        </w:rPr>
        <w:t>highlight</w:t>
      </w:r>
      <w:r w:rsidRPr="008F601D">
        <w:rPr>
          <w:rFonts w:ascii="Times New Roman" w:eastAsia="SimSun" w:hAnsi="Times New Roman"/>
          <w:b w:val="0"/>
          <w:snapToGrid/>
          <w:color w:val="auto"/>
          <w:kern w:val="2"/>
          <w:sz w:val="24"/>
          <w:szCs w:val="24"/>
          <w:lang w:eastAsia="zh-CN" w:bidi="ar-SA"/>
        </w:rPr>
        <w:t xml:space="preserve"> the approaches and methods proposed to handle labeled data insufficiency in semantic segmentation of hyperspectral images (HSI) using DCNNs. </w:t>
      </w:r>
      <w:r w:rsidR="00AE0576" w:rsidRPr="008F601D">
        <w:rPr>
          <w:rFonts w:ascii="Times New Roman" w:eastAsia="SimSun" w:hAnsi="Times New Roman"/>
          <w:b w:val="0"/>
          <w:snapToGrid/>
          <w:color w:val="auto"/>
          <w:kern w:val="2"/>
          <w:sz w:val="24"/>
          <w:szCs w:val="24"/>
          <w:lang w:eastAsia="zh-CN" w:bidi="ar-SA"/>
        </w:rPr>
        <w:t xml:space="preserve">We discuss in detail the </w:t>
      </w:r>
      <w:r w:rsidRPr="008F601D">
        <w:rPr>
          <w:rFonts w:ascii="Times New Roman" w:eastAsia="SimSun" w:hAnsi="Times New Roman"/>
          <w:b w:val="0"/>
          <w:snapToGrid/>
          <w:color w:val="auto"/>
          <w:kern w:val="2"/>
          <w:sz w:val="24"/>
          <w:szCs w:val="24"/>
          <w:lang w:eastAsia="zh-CN" w:bidi="ar-SA"/>
        </w:rPr>
        <w:t>generic datasets used to pre-train models for later adaptation to HSI semantic segmentation tasks and</w:t>
      </w:r>
      <w:r w:rsidR="00AE0576" w:rsidRPr="008F601D">
        <w:rPr>
          <w:rFonts w:ascii="Times New Roman" w:eastAsia="SimSun" w:hAnsi="Times New Roman"/>
          <w:b w:val="0"/>
          <w:snapToGrid/>
          <w:color w:val="auto"/>
          <w:kern w:val="2"/>
          <w:sz w:val="24"/>
          <w:szCs w:val="24"/>
          <w:lang w:eastAsia="zh-CN" w:bidi="ar-SA"/>
        </w:rPr>
        <w:t xml:space="preserve"> thereafter</w:t>
      </w:r>
      <w:r w:rsidRPr="008F601D">
        <w:rPr>
          <w:rFonts w:ascii="Times New Roman" w:eastAsia="SimSun" w:hAnsi="Times New Roman"/>
          <w:b w:val="0"/>
          <w:snapToGrid/>
          <w:color w:val="auto"/>
          <w:kern w:val="2"/>
          <w:sz w:val="24"/>
          <w:szCs w:val="24"/>
          <w:lang w:eastAsia="zh-CN" w:bidi="ar-SA"/>
        </w:rPr>
        <w:t xml:space="preserve"> describe the current trends in HSI segmentation.</w:t>
      </w:r>
      <w:r w:rsidR="00F5219B" w:rsidRPr="008F601D">
        <w:rPr>
          <w:rFonts w:ascii="Times New Roman" w:eastAsia="SimSun" w:hAnsi="Times New Roman"/>
          <w:b w:val="0"/>
          <w:snapToGrid/>
          <w:color w:val="auto"/>
          <w:kern w:val="2"/>
          <w:sz w:val="24"/>
          <w:szCs w:val="24"/>
          <w:lang w:eastAsia="zh-CN" w:bidi="ar-SA"/>
        </w:rPr>
        <w:t xml:space="preserve"> While this review is not meant to gain further insight into technical aspects of </w:t>
      </w:r>
      <w:r w:rsidRPr="008F601D">
        <w:rPr>
          <w:rFonts w:ascii="Times New Roman" w:eastAsia="SimSun" w:hAnsi="Times New Roman"/>
          <w:b w:val="0"/>
          <w:snapToGrid/>
          <w:color w:val="auto"/>
          <w:kern w:val="2"/>
          <w:sz w:val="24"/>
          <w:szCs w:val="24"/>
          <w:lang w:eastAsia="zh-CN" w:bidi="ar-SA"/>
        </w:rPr>
        <w:t>data acquisition mechanisms</w:t>
      </w:r>
      <w:r w:rsidR="00F5219B"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data enhancement, and HSI applications, it exposes the research communi</w:t>
      </w:r>
      <w:commentRangeStart w:id="204"/>
      <w:r w:rsidRPr="008F601D">
        <w:rPr>
          <w:rFonts w:ascii="Times New Roman" w:eastAsia="SimSun" w:hAnsi="Times New Roman"/>
          <w:b w:val="0"/>
          <w:snapToGrid/>
          <w:color w:val="auto"/>
          <w:kern w:val="2"/>
          <w:sz w:val="24"/>
          <w:szCs w:val="24"/>
          <w:lang w:eastAsia="zh-CN" w:bidi="ar-SA"/>
        </w:rPr>
        <w:t xml:space="preserve">ty </w:t>
      </w:r>
      <w:r w:rsidR="003C60C5" w:rsidRPr="008F601D">
        <w:rPr>
          <w:rFonts w:ascii="Times New Roman" w:eastAsia="SimSun" w:hAnsi="Times New Roman"/>
          <w:b w:val="0"/>
          <w:snapToGrid/>
          <w:color w:val="auto"/>
          <w:kern w:val="2"/>
          <w:sz w:val="24"/>
          <w:szCs w:val="24"/>
          <w:lang w:eastAsia="zh-CN" w:bidi="ar-SA"/>
        </w:rPr>
        <w:t>to</w:t>
      </w:r>
      <w:r w:rsidRPr="008F601D">
        <w:rPr>
          <w:rFonts w:ascii="Times New Roman" w:eastAsia="SimSun" w:hAnsi="Times New Roman"/>
          <w:b w:val="0"/>
          <w:snapToGrid/>
          <w:color w:val="auto"/>
          <w:kern w:val="2"/>
          <w:sz w:val="24"/>
          <w:szCs w:val="24"/>
          <w:lang w:eastAsia="zh-CN" w:bidi="ar-SA"/>
        </w:rPr>
        <w:t xml:space="preserve"> fundamental </w:t>
      </w:r>
      <w:r w:rsidR="00EF6A6A" w:rsidRPr="008F601D">
        <w:rPr>
          <w:rFonts w:ascii="Times New Roman" w:eastAsia="SimSun" w:hAnsi="Times New Roman"/>
          <w:b w:val="0"/>
          <w:snapToGrid/>
          <w:color w:val="auto"/>
          <w:kern w:val="2"/>
          <w:sz w:val="24"/>
          <w:szCs w:val="24"/>
          <w:lang w:eastAsia="zh-CN" w:bidi="ar-SA"/>
        </w:rPr>
        <w:t>issues and trends relating to hyperspectral image processing and classification</w:t>
      </w:r>
      <w:r w:rsidR="00AE0576" w:rsidRPr="008F601D">
        <w:rPr>
          <w:rFonts w:ascii="Times New Roman" w:eastAsia="SimSun" w:hAnsi="Times New Roman"/>
          <w:b w:val="0"/>
          <w:snapToGrid/>
          <w:color w:val="auto"/>
          <w:kern w:val="2"/>
          <w:sz w:val="24"/>
          <w:szCs w:val="24"/>
          <w:lang w:eastAsia="zh-CN" w:bidi="ar-SA"/>
        </w:rPr>
        <w:t xml:space="preserve"> using DCNNs</w:t>
      </w:r>
      <w:r w:rsidR="00EF6A6A" w:rsidRPr="008F601D">
        <w:rPr>
          <w:rFonts w:ascii="Times New Roman" w:eastAsia="SimSun" w:hAnsi="Times New Roman"/>
          <w:b w:val="0"/>
          <w:snapToGrid/>
          <w:color w:val="auto"/>
          <w:kern w:val="2"/>
          <w:sz w:val="24"/>
          <w:szCs w:val="24"/>
          <w:lang w:eastAsia="zh-CN" w:bidi="ar-SA"/>
        </w:rPr>
        <w:t>, and the methods used to handle insufficient labeled data.</w:t>
      </w:r>
      <w:r w:rsidRPr="008F601D">
        <w:rPr>
          <w:rFonts w:ascii="Times New Roman" w:eastAsia="SimSun" w:hAnsi="Times New Roman"/>
          <w:b w:val="0"/>
          <w:snapToGrid/>
          <w:color w:val="auto"/>
          <w:kern w:val="2"/>
          <w:sz w:val="24"/>
          <w:szCs w:val="24"/>
          <w:lang w:eastAsia="zh-CN" w:bidi="ar-SA"/>
        </w:rPr>
        <w:t xml:space="preserve"> </w:t>
      </w:r>
      <w:commentRangeEnd w:id="204"/>
      <w:r w:rsidR="00B165FC">
        <w:rPr>
          <w:rStyle w:val="CommentReference"/>
          <w:rFonts w:ascii="Cambria" w:eastAsia="Cambria" w:hAnsi="Cambria"/>
          <w:b w:val="0"/>
          <w:snapToGrid/>
          <w:kern w:val="2"/>
          <w:lang w:eastAsia="zh-CN" w:bidi="ar-SA"/>
        </w:rPr>
        <w:commentReference w:id="204"/>
      </w:r>
      <w:r w:rsidR="00F5219B" w:rsidRPr="008F601D">
        <w:rPr>
          <w:rFonts w:ascii="Times New Roman" w:eastAsia="SimSun" w:hAnsi="Times New Roman"/>
          <w:b w:val="0"/>
          <w:snapToGrid/>
          <w:color w:val="auto"/>
          <w:kern w:val="2"/>
          <w:sz w:val="24"/>
          <w:szCs w:val="24"/>
          <w:lang w:eastAsia="zh-CN" w:bidi="ar-SA"/>
        </w:rPr>
        <w:t>Highly informative reviews about DL methods in the RS ﬁeld have been produced</w:t>
      </w:r>
      <w:r w:rsidR="00EF6A6A" w:rsidRPr="008F601D">
        <w:rPr>
          <w:rFonts w:ascii="Times New Roman" w:eastAsia="SimSun" w:hAnsi="Times New Roman"/>
          <w:b w:val="0"/>
          <w:snapToGrid/>
          <w:color w:val="auto"/>
          <w:kern w:val="2"/>
          <w:sz w:val="24"/>
          <w:szCs w:val="24"/>
          <w:lang w:eastAsia="zh-CN" w:bidi="ar-SA"/>
        </w:rPr>
        <w:t xml:space="preserve"> focusing on</w:t>
      </w:r>
      <w:r w:rsidR="0001202E" w:rsidRPr="008F601D">
        <w:rPr>
          <w:rFonts w:ascii="Times New Roman" w:eastAsia="SimSun" w:hAnsi="Times New Roman"/>
          <w:b w:val="0"/>
          <w:snapToGrid/>
          <w:color w:val="auto"/>
          <w:kern w:val="2"/>
          <w:sz w:val="24"/>
          <w:szCs w:val="24"/>
          <w:lang w:eastAsia="zh-CN" w:bidi="ar-SA"/>
        </w:rPr>
        <w:t xml:space="preserve"> theories,</w:t>
      </w:r>
      <w:r w:rsidR="00EF6A6A" w:rsidRPr="008F601D">
        <w:rPr>
          <w:rFonts w:ascii="Times New Roman" w:eastAsia="SimSun" w:hAnsi="Times New Roman"/>
          <w:b w:val="0"/>
          <w:snapToGrid/>
          <w:color w:val="auto"/>
          <w:kern w:val="2"/>
          <w:sz w:val="24"/>
          <w:szCs w:val="24"/>
          <w:lang w:eastAsia="zh-CN" w:bidi="ar-SA"/>
        </w:rPr>
        <w:t xml:space="preserve"> data analysis, </w:t>
      </w:r>
      <w:r w:rsidR="0001202E" w:rsidRPr="008F601D">
        <w:rPr>
          <w:rFonts w:ascii="Times New Roman" w:eastAsia="SimSun" w:hAnsi="Times New Roman"/>
          <w:b w:val="0"/>
          <w:snapToGrid/>
          <w:color w:val="auto"/>
          <w:kern w:val="2"/>
          <w:sz w:val="24"/>
          <w:szCs w:val="24"/>
          <w:lang w:eastAsia="zh-CN" w:bidi="ar-SA"/>
        </w:rPr>
        <w:t xml:space="preserve">and </w:t>
      </w:r>
      <w:r w:rsidR="00EF6A6A" w:rsidRPr="008F601D">
        <w:rPr>
          <w:rFonts w:ascii="Times New Roman" w:eastAsia="SimSun" w:hAnsi="Times New Roman"/>
          <w:b w:val="0"/>
          <w:snapToGrid/>
          <w:color w:val="auto"/>
          <w:kern w:val="2"/>
          <w:sz w:val="24"/>
          <w:szCs w:val="24"/>
          <w:lang w:eastAsia="zh-CN" w:bidi="ar-SA"/>
        </w:rPr>
        <w:t>tools</w:t>
      </w:r>
      <w:r w:rsidR="0001202E"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PEVuZE5vdGU+PENpdGU+PEF1dGhvcj5aaGFuZzwvQXV0aG9yPjxZZWFyPjIwMTY8L1llYXI+PFJl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</w:fldData>
        </w:fldChar>
      </w:r>
      <w:r w:rsidR="00637329">
        <w:rPr>
          <w:rFonts w:ascii="Times New Roman" w:eastAsia="SimSun" w:hAnsi="Times New Roman"/>
          <w:b w:val="0"/>
          <w:snapToGrid/>
          <w:color w:val="auto"/>
          <w:kern w:val="2"/>
          <w:sz w:val="24"/>
          <w:szCs w:val="24"/>
          <w:lang w:eastAsia="zh-CN" w:bidi="ar-SA"/>
        </w:rPr>
        <w:instrText xml:space="preserve"> ADDIN EN.CITE </w:instrText>
      </w:r>
      <w:r w:rsidR="00637329">
        <w:rPr>
          <w:rFonts w:ascii="Times New Roman" w:eastAsia="SimSun" w:hAnsi="Times New Roman"/>
          <w:b w:val="0"/>
          <w:snapToGrid/>
          <w:color w:val="auto"/>
          <w:kern w:val="2"/>
          <w:sz w:val="24"/>
          <w:szCs w:val="24"/>
          <w:lang w:eastAsia="zh-CN" w:bidi="ar-SA"/>
        </w:rPr>
        <w:fldChar w:fldCharType="begin">
          <w:fldData xml:space="preserve">PEVuZE5vdGU+PENpdGU+PEF1dGhvcj5aaGFuZzwvQXV0aG9yPjxZZWFyPjIwMTY8L1llYXI+PFJl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</w:fldData>
        </w:fldChar>
      </w:r>
      <w:r w:rsidR="00637329">
        <w:rPr>
          <w:rFonts w:ascii="Times New Roman" w:eastAsia="SimSun" w:hAnsi="Times New Roman"/>
          <w:b w:val="0"/>
          <w:snapToGrid/>
          <w:color w:val="auto"/>
          <w:kern w:val="2"/>
          <w:sz w:val="24"/>
          <w:szCs w:val="24"/>
          <w:lang w:eastAsia="zh-CN" w:bidi="ar-SA"/>
        </w:rPr>
        <w:instrText xml:space="preserve"> ADDIN EN.CITE.DATA </w:instrText>
      </w:r>
      <w:r w:rsidR="00637329">
        <w:rPr>
          <w:rFonts w:ascii="Times New Roman" w:eastAsia="SimSun" w:hAnsi="Times New Roman"/>
          <w:b w:val="0"/>
          <w:snapToGrid/>
          <w:color w:val="auto"/>
          <w:kern w:val="2"/>
          <w:sz w:val="24"/>
          <w:szCs w:val="24"/>
          <w:lang w:eastAsia="zh-CN" w:bidi="ar-SA"/>
        </w:rPr>
      </w:r>
      <w:r w:rsidR="00637329">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00637329">
        <w:rPr>
          <w:rFonts w:ascii="Times New Roman" w:eastAsia="SimSun" w:hAnsi="Times New Roman"/>
          <w:b w:val="0"/>
          <w:noProof/>
          <w:snapToGrid/>
          <w:color w:val="auto"/>
          <w:kern w:val="2"/>
          <w:sz w:val="24"/>
          <w:szCs w:val="24"/>
          <w:lang w:eastAsia="zh-CN" w:bidi="ar-SA"/>
        </w:rPr>
        <w:t>(Ball et al., 2017; Dua et al., 2020; Ma et al., 2019; Zhang et al., 2016a; Zhu et al., 2019; Zhu et al., 2017)</w:t>
      </w:r>
      <w:r w:rsidR="00B40EE1" w:rsidRPr="008F601D">
        <w:rPr>
          <w:rFonts w:ascii="Times New Roman" w:eastAsia="SimSun" w:hAnsi="Times New Roman"/>
          <w:b w:val="0"/>
          <w:snapToGrid/>
          <w:color w:val="auto"/>
          <w:kern w:val="2"/>
          <w:sz w:val="24"/>
          <w:szCs w:val="24"/>
          <w:lang w:eastAsia="zh-CN" w:bidi="ar-SA"/>
        </w:rPr>
        <w:fldChar w:fldCharType="end"/>
      </w:r>
      <w:r w:rsidR="00F5219B" w:rsidRPr="008F601D">
        <w:rPr>
          <w:rFonts w:ascii="Times New Roman" w:eastAsia="SimSun" w:hAnsi="Times New Roman"/>
          <w:b w:val="0"/>
          <w:snapToGrid/>
          <w:color w:val="auto"/>
          <w:kern w:val="2"/>
          <w:sz w:val="24"/>
          <w:szCs w:val="24"/>
          <w:lang w:eastAsia="zh-CN" w:bidi="ar-SA"/>
        </w:rPr>
        <w:t xml:space="preserve"> where </w:t>
      </w:r>
      <w:r w:rsidR="003C60C5" w:rsidRPr="008F601D">
        <w:rPr>
          <w:rFonts w:ascii="Times New Roman" w:eastAsia="SimSun" w:hAnsi="Times New Roman"/>
          <w:b w:val="0"/>
          <w:snapToGrid/>
          <w:color w:val="auto"/>
          <w:kern w:val="2"/>
          <w:sz w:val="24"/>
          <w:szCs w:val="24"/>
          <w:lang w:eastAsia="zh-CN" w:bidi="ar-SA"/>
        </w:rPr>
        <w:t>several references or sections focuses</w:t>
      </w:r>
      <w:r w:rsidR="0001202E" w:rsidRPr="008F601D">
        <w:rPr>
          <w:rFonts w:ascii="Times New Roman" w:eastAsia="SimSun" w:hAnsi="Times New Roman"/>
          <w:b w:val="0"/>
          <w:snapToGrid/>
          <w:color w:val="auto"/>
          <w:kern w:val="2"/>
          <w:sz w:val="24"/>
          <w:szCs w:val="24"/>
          <w:lang w:eastAsia="zh-CN" w:bidi="ar-SA"/>
        </w:rPr>
        <w:t xml:space="preserve"> on</w:t>
      </w:r>
      <w:r w:rsidR="00F5219B" w:rsidRPr="008F601D">
        <w:rPr>
          <w:rFonts w:ascii="Times New Roman" w:eastAsia="SimSun" w:hAnsi="Times New Roman"/>
          <w:b w:val="0"/>
          <w:snapToGrid/>
          <w:color w:val="auto"/>
          <w:kern w:val="2"/>
          <w:sz w:val="24"/>
          <w:szCs w:val="24"/>
          <w:lang w:eastAsia="zh-CN" w:bidi="ar-SA"/>
        </w:rPr>
        <w:t xml:space="preserve"> HSI data. </w:t>
      </w:r>
      <w:r w:rsidR="005E4E57" w:rsidRPr="008F601D">
        <w:rPr>
          <w:rFonts w:ascii="Times New Roman" w:eastAsia="SimSun" w:hAnsi="Times New Roman"/>
          <w:b w:val="0"/>
          <w:snapToGrid/>
          <w:color w:val="auto"/>
          <w:kern w:val="2"/>
          <w:sz w:val="24"/>
          <w:szCs w:val="24"/>
          <w:lang w:eastAsia="zh-CN" w:bidi="ar-SA"/>
        </w:rPr>
        <w:t xml:space="preserve">Different from other latest review work on deep learning on remote sensing application and </w:t>
      </w:r>
      <w:r w:rsidR="0001202E" w:rsidRPr="008F601D">
        <w:rPr>
          <w:rFonts w:ascii="Times New Roman" w:eastAsia="SimSun" w:hAnsi="Times New Roman"/>
          <w:b w:val="0"/>
          <w:snapToGrid/>
          <w:color w:val="auto"/>
          <w:kern w:val="2"/>
          <w:sz w:val="24"/>
          <w:szCs w:val="24"/>
          <w:lang w:eastAsia="zh-CN" w:bidi="ar-SA"/>
        </w:rPr>
        <w:t xml:space="preserve">HSI </w:t>
      </w:r>
      <w:r w:rsidR="005E4E57" w:rsidRPr="008F601D">
        <w:rPr>
          <w:rFonts w:ascii="Times New Roman" w:eastAsia="SimSun" w:hAnsi="Times New Roman"/>
          <w:b w:val="0"/>
          <w:snapToGrid/>
          <w:color w:val="auto"/>
          <w:kern w:val="2"/>
          <w:sz w:val="24"/>
          <w:szCs w:val="24"/>
          <w:lang w:eastAsia="zh-CN" w:bidi="ar-SA"/>
        </w:rPr>
        <w:t xml:space="preserve">semantic segmentation, our work amasses various dataset categories (including generic datasets which are often used to pre-train HSI classifiers) with pointers to their core references to easily guide future researchers. </w:t>
      </w:r>
      <w:commentRangeStart w:id="205"/>
      <w:r w:rsidR="005E4E57" w:rsidRPr="008F601D">
        <w:rPr>
          <w:rFonts w:ascii="Times New Roman" w:eastAsia="SimSun" w:hAnsi="Times New Roman"/>
          <w:b w:val="0"/>
          <w:snapToGrid/>
          <w:color w:val="auto"/>
          <w:kern w:val="2"/>
          <w:sz w:val="24"/>
          <w:szCs w:val="24"/>
          <w:lang w:eastAsia="zh-CN" w:bidi="ar-SA"/>
        </w:rPr>
        <w:t>We have also extended our work and highlighted promising approaches and recent methods that have effectively handled insufficient labeled data for image-related tasks and reported their performance.</w:t>
      </w:r>
      <w:r w:rsidR="00AE0576" w:rsidRPr="00011EEF">
        <w:rPr>
          <w:rFonts w:ascii="Times New Roman" w:eastAsia="SimSun" w:hAnsi="Times New Roman"/>
          <w:b w:val="0"/>
          <w:snapToGrid/>
          <w:color w:val="auto"/>
          <w:kern w:val="2"/>
          <w:sz w:val="24"/>
          <w:szCs w:val="24"/>
          <w:lang w:eastAsia="zh-CN" w:bidi="ar-SA"/>
        </w:rPr>
        <w:t xml:space="preserve"> </w:t>
      </w:r>
      <w:commentRangeEnd w:id="205"/>
      <w:r w:rsidR="00B165FC">
        <w:rPr>
          <w:rStyle w:val="CommentReference"/>
          <w:rFonts w:ascii="Cambria" w:eastAsia="Cambria" w:hAnsi="Cambria"/>
          <w:b w:val="0"/>
          <w:snapToGrid/>
          <w:kern w:val="2"/>
          <w:lang w:eastAsia="zh-CN" w:bidi="ar-SA"/>
        </w:rPr>
        <w:commentReference w:id="205"/>
      </w:r>
      <w:r w:rsidR="00AE0576" w:rsidRPr="00011EEF">
        <w:rPr>
          <w:rFonts w:ascii="Times New Roman" w:eastAsia="SimSun" w:hAnsi="Times New Roman"/>
          <w:b w:val="0"/>
          <w:snapToGrid/>
          <w:color w:val="auto"/>
          <w:kern w:val="2"/>
          <w:sz w:val="24"/>
          <w:szCs w:val="24"/>
          <w:lang w:eastAsia="zh-CN" w:bidi="ar-SA"/>
        </w:rPr>
        <w:t xml:space="preserve">We have also highlighted the current methods that seek to optimally utilize the limited training data through robust network layers that can capture and extract robust descriptors using multi-layered and multi-leveled methods, Generative Adversarial Networks (GANs), and guided by attention mechanism among other approaches. </w:t>
      </w:r>
      <w:r w:rsidR="005E4E57" w:rsidRPr="00011EEF">
        <w:rPr>
          <w:rFonts w:ascii="Times New Roman" w:eastAsia="SimSun" w:hAnsi="Times New Roman"/>
          <w:b w:val="0"/>
          <w:snapToGrid/>
          <w:color w:val="auto"/>
          <w:kern w:val="2"/>
          <w:sz w:val="24"/>
          <w:szCs w:val="24"/>
          <w:lang w:eastAsia="zh-CN" w:bidi="ar-SA"/>
        </w:rPr>
        <w:t xml:space="preserve"> </w:t>
      </w:r>
    </w:p>
    <w:p w14:paraId="0134C4EB" w14:textId="42B3065F" w:rsidR="00B165FC" w:rsidRDefault="005E4E57" w:rsidP="005E4E57">
      <w:pPr>
        <w:pStyle w:val="MDPI21heading1"/>
        <w:spacing w:before="0" w:after="0"/>
        <w:ind w:firstLine="360"/>
        <w:jc w:val="both"/>
        <w:rPr>
          <w:ins w:id="206" w:author="Windows User" w:date="2020-12-27T09:56:00Z"/>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We have primarily focused on relevant </w:t>
      </w:r>
      <w:r w:rsidR="00AE0576" w:rsidRPr="008F601D">
        <w:rPr>
          <w:rFonts w:ascii="Times New Roman" w:eastAsia="SimSun" w:hAnsi="Times New Roman"/>
          <w:b w:val="0"/>
          <w:snapToGrid/>
          <w:color w:val="auto"/>
          <w:kern w:val="2"/>
          <w:sz w:val="24"/>
          <w:szCs w:val="24"/>
          <w:lang w:eastAsia="zh-CN" w:bidi="ar-SA"/>
        </w:rPr>
        <w:t xml:space="preserve">recent </w:t>
      </w:r>
      <w:r w:rsidRPr="008F601D">
        <w:rPr>
          <w:rFonts w:ascii="Times New Roman" w:eastAsia="SimSun" w:hAnsi="Times New Roman"/>
          <w:b w:val="0"/>
          <w:snapToGrid/>
          <w:color w:val="auto"/>
          <w:kern w:val="2"/>
          <w:sz w:val="24"/>
          <w:szCs w:val="24"/>
          <w:lang w:eastAsia="zh-CN" w:bidi="ar-SA"/>
        </w:rPr>
        <w:t xml:space="preserve">papers from major conference repositories such as the Conference on Computer Vision and Pattern Recognition (CVPR), European Conference on Computer Vision (ECCV), Association for the Advancement of Artiﬁcial Intelligence (AAAI) Conference, International Conference on Computer Vision (ICCV), as well as Google Scholar. </w:t>
      </w:r>
      <w:ins w:id="207" w:author="Windows User" w:date="2020-12-27T09:56:00Z">
        <w:r w:rsidR="00B165FC">
          <w:rPr>
            <w:rFonts w:ascii="Times New Roman" w:eastAsia="SimSun" w:hAnsi="Times New Roman"/>
            <w:b w:val="0"/>
            <w:snapToGrid/>
            <w:color w:val="auto"/>
            <w:kern w:val="2"/>
            <w:sz w:val="24"/>
            <w:szCs w:val="24"/>
            <w:lang w:eastAsia="zh-CN" w:bidi="ar-SA"/>
          </w:rPr>
          <w:t xml:space="preserve">This review is intended to </w:t>
        </w:r>
      </w:ins>
      <w:ins w:id="208" w:author="Windows User" w:date="2020-12-27T09:57:00Z">
        <w:r w:rsidR="00503BBD">
          <w:rPr>
            <w:rFonts w:ascii="Times New Roman" w:eastAsia="SimSun" w:hAnsi="Times New Roman"/>
            <w:b w:val="0"/>
            <w:snapToGrid/>
            <w:color w:val="auto"/>
            <w:kern w:val="2"/>
            <w:sz w:val="24"/>
            <w:szCs w:val="24"/>
            <w:lang w:eastAsia="zh-CN" w:bidi="ar-SA"/>
          </w:rPr>
          <w:t>provide a detailed summary for researchers interested in evaluating various datasets</w:t>
        </w:r>
      </w:ins>
      <w:ins w:id="209" w:author="Windows User" w:date="2020-12-27T09:59:00Z">
        <w:r w:rsidR="00503BBD">
          <w:rPr>
            <w:rFonts w:ascii="Times New Roman" w:eastAsia="SimSun" w:hAnsi="Times New Roman"/>
            <w:b w:val="0"/>
            <w:snapToGrid/>
            <w:color w:val="auto"/>
            <w:kern w:val="2"/>
            <w:sz w:val="24"/>
            <w:szCs w:val="24"/>
            <w:lang w:eastAsia="zh-CN" w:bidi="ar-SA"/>
          </w:rPr>
          <w:t xml:space="preserve"> useful</w:t>
        </w:r>
      </w:ins>
      <w:ins w:id="210" w:author="Windows User" w:date="2020-12-27T09:57:00Z">
        <w:r w:rsidR="00503BBD">
          <w:rPr>
            <w:rFonts w:ascii="Times New Roman" w:eastAsia="SimSun" w:hAnsi="Times New Roman"/>
            <w:b w:val="0"/>
            <w:snapToGrid/>
            <w:color w:val="auto"/>
            <w:kern w:val="2"/>
            <w:sz w:val="24"/>
            <w:szCs w:val="24"/>
            <w:lang w:eastAsia="zh-CN" w:bidi="ar-SA"/>
          </w:rPr>
          <w:t xml:space="preserve"> for hyperspectral image classification, semantic segmentation</w:t>
        </w:r>
      </w:ins>
      <w:ins w:id="211" w:author="Windows User" w:date="2020-12-27T09:59:00Z">
        <w:r w:rsidR="00503BBD">
          <w:rPr>
            <w:rFonts w:ascii="Times New Roman" w:eastAsia="SimSun" w:hAnsi="Times New Roman"/>
            <w:b w:val="0"/>
            <w:snapToGrid/>
            <w:color w:val="auto"/>
            <w:kern w:val="2"/>
            <w:sz w:val="24"/>
            <w:szCs w:val="24"/>
            <w:lang w:eastAsia="zh-CN" w:bidi="ar-SA"/>
          </w:rPr>
          <w:t xml:space="preserve"> and further building on methods and algorithmic techniques applied to them.</w:t>
        </w:r>
      </w:ins>
    </w:p>
    <w:p w14:paraId="619E0B2F" w14:textId="77777777" w:rsidR="00B165FC" w:rsidRDefault="00B165FC" w:rsidP="005E4E57">
      <w:pPr>
        <w:pStyle w:val="MDPI21heading1"/>
        <w:spacing w:before="0" w:after="0"/>
        <w:ind w:firstLine="360"/>
        <w:jc w:val="both"/>
        <w:rPr>
          <w:ins w:id="212" w:author="Windows User" w:date="2020-12-27T09:56:00Z"/>
          <w:rFonts w:ascii="Times New Roman" w:eastAsia="SimSun" w:hAnsi="Times New Roman"/>
          <w:b w:val="0"/>
          <w:snapToGrid/>
          <w:color w:val="auto"/>
          <w:kern w:val="2"/>
          <w:sz w:val="24"/>
          <w:szCs w:val="24"/>
          <w:lang w:eastAsia="zh-CN" w:bidi="ar-SA"/>
        </w:rPr>
      </w:pPr>
    </w:p>
    <w:p w14:paraId="44C4A71D" w14:textId="738A52A6" w:rsidR="005E4E57" w:rsidRPr="008F601D" w:rsidDel="00503BBD" w:rsidRDefault="005E4E57" w:rsidP="005E4E57">
      <w:pPr>
        <w:pStyle w:val="MDPI21heading1"/>
        <w:spacing w:before="0" w:after="0"/>
        <w:ind w:firstLine="360"/>
        <w:jc w:val="both"/>
        <w:rPr>
          <w:del w:id="213" w:author="Windows User" w:date="2020-12-27T10:00:00Z"/>
          <w:rFonts w:ascii="Times New Roman" w:eastAsia="SimSun" w:hAnsi="Times New Roman"/>
          <w:b w:val="0"/>
          <w:snapToGrid/>
          <w:color w:val="auto"/>
          <w:kern w:val="2"/>
          <w:sz w:val="24"/>
          <w:szCs w:val="24"/>
          <w:lang w:eastAsia="zh-CN" w:bidi="ar-SA"/>
        </w:rPr>
      </w:pPr>
      <w:commentRangeStart w:id="214"/>
      <w:del w:id="215" w:author="Windows User" w:date="2020-12-27T10:00:00Z">
        <w:r w:rsidRPr="008F601D" w:rsidDel="00503BBD">
          <w:rPr>
            <w:rFonts w:ascii="Times New Roman" w:eastAsia="SimSun" w:hAnsi="Times New Roman"/>
            <w:b w:val="0"/>
            <w:snapToGrid/>
            <w:color w:val="auto"/>
            <w:kern w:val="2"/>
            <w:sz w:val="24"/>
            <w:szCs w:val="24"/>
            <w:lang w:eastAsia="zh-CN" w:bidi="ar-SA"/>
          </w:rPr>
          <w:delText xml:space="preserve">We believe that this work will be of great contribution to the research domain and will provide the required direction to researchers interested in experimenting and perhaps contributing to the field of deep learning for hyperspectral image classification and semantic segmentation. </w:delText>
        </w:r>
      </w:del>
    </w:p>
    <w:p w14:paraId="474BED8F" w14:textId="09480A35"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In this </w:t>
      </w:r>
      <w:ins w:id="216" w:author="Windows User" w:date="2020-12-27T10:00:00Z">
        <w:r w:rsidR="00503BBD">
          <w:rPr>
            <w:rFonts w:ascii="Times New Roman" w:eastAsia="SimSun" w:hAnsi="Times New Roman"/>
            <w:b w:val="0"/>
            <w:snapToGrid/>
            <w:color w:val="auto"/>
            <w:kern w:val="2"/>
            <w:sz w:val="24"/>
            <w:szCs w:val="24"/>
            <w:lang w:eastAsia="zh-CN" w:bidi="ar-SA"/>
          </w:rPr>
          <w:t>paper</w:t>
        </w:r>
      </w:ins>
      <w:del w:id="217" w:author="Windows User" w:date="2020-12-27T10:00:00Z">
        <w:r w:rsidR="00AE0576" w:rsidRPr="008F601D" w:rsidDel="00503BBD">
          <w:rPr>
            <w:rFonts w:ascii="Times New Roman" w:eastAsia="SimSun" w:hAnsi="Times New Roman"/>
            <w:b w:val="0"/>
            <w:snapToGrid/>
            <w:color w:val="auto"/>
            <w:kern w:val="2"/>
            <w:sz w:val="24"/>
            <w:szCs w:val="24"/>
            <w:lang w:eastAsia="zh-CN" w:bidi="ar-SA"/>
          </w:rPr>
          <w:delText>report</w:delText>
        </w:r>
      </w:del>
      <w:r w:rsidRPr="008F601D">
        <w:rPr>
          <w:rFonts w:ascii="Times New Roman" w:eastAsia="SimSun" w:hAnsi="Times New Roman"/>
          <w:b w:val="0"/>
          <w:snapToGrid/>
          <w:color w:val="auto"/>
          <w:kern w:val="2"/>
          <w:sz w:val="24"/>
          <w:szCs w:val="24"/>
          <w:lang w:eastAsia="zh-CN" w:bidi="ar-SA"/>
        </w:rPr>
        <w:t xml:space="preserve">, we </w:t>
      </w:r>
      <w:r w:rsidR="000C568B" w:rsidRPr="008F601D">
        <w:rPr>
          <w:rFonts w:ascii="Times New Roman" w:eastAsia="SimSun" w:hAnsi="Times New Roman"/>
          <w:b w:val="0"/>
          <w:snapToGrid/>
          <w:color w:val="auto"/>
          <w:kern w:val="2"/>
          <w:sz w:val="24"/>
          <w:szCs w:val="24"/>
          <w:lang w:eastAsia="zh-CN" w:bidi="ar-SA"/>
        </w:rPr>
        <w:t>first highlight</w:t>
      </w:r>
      <w:r w:rsidR="00AE0576" w:rsidRPr="008F601D">
        <w:rPr>
          <w:rFonts w:ascii="Times New Roman" w:eastAsia="SimSun" w:hAnsi="Times New Roman"/>
          <w:b w:val="0"/>
          <w:snapToGrid/>
          <w:color w:val="auto"/>
          <w:kern w:val="2"/>
          <w:sz w:val="24"/>
          <w:szCs w:val="24"/>
          <w:lang w:eastAsia="zh-CN" w:bidi="ar-SA"/>
        </w:rPr>
        <w:t xml:space="preserve"> the</w:t>
      </w:r>
      <w:r w:rsidR="000C568B" w:rsidRPr="008F601D">
        <w:rPr>
          <w:rFonts w:ascii="Times New Roman" w:eastAsia="SimSun" w:hAnsi="Times New Roman"/>
          <w:b w:val="0"/>
          <w:snapToGrid/>
          <w:color w:val="auto"/>
          <w:kern w:val="2"/>
          <w:sz w:val="24"/>
          <w:szCs w:val="24"/>
          <w:lang w:eastAsia="zh-CN" w:bidi="ar-SA"/>
        </w:rPr>
        <w:t xml:space="preserve"> hyperspectral imagery</w:t>
      </w:r>
      <w:r w:rsidR="00BC7907" w:rsidRPr="008F601D">
        <w:rPr>
          <w:rFonts w:ascii="Times New Roman" w:eastAsia="SimSun" w:hAnsi="Times New Roman"/>
          <w:b w:val="0"/>
          <w:snapToGrid/>
          <w:color w:val="auto"/>
          <w:kern w:val="2"/>
          <w:sz w:val="24"/>
          <w:szCs w:val="24"/>
          <w:lang w:eastAsia="zh-CN" w:bidi="ar-SA"/>
        </w:rPr>
        <w:t>.</w:t>
      </w:r>
      <w:r w:rsidR="000C568B" w:rsidRPr="008F601D">
        <w:rPr>
          <w:rFonts w:ascii="Times New Roman" w:eastAsia="SimSun" w:hAnsi="Times New Roman"/>
          <w:b w:val="0"/>
          <w:snapToGrid/>
          <w:color w:val="auto"/>
          <w:kern w:val="2"/>
          <w:sz w:val="24"/>
          <w:szCs w:val="24"/>
          <w:lang w:eastAsia="zh-CN" w:bidi="ar-SA"/>
        </w:rPr>
        <w:t xml:space="preserve"> </w:t>
      </w:r>
      <w:r w:rsidR="00BC7907" w:rsidRPr="008F601D">
        <w:rPr>
          <w:rFonts w:ascii="Times New Roman" w:eastAsia="SimSun" w:hAnsi="Times New Roman"/>
          <w:b w:val="0"/>
          <w:snapToGrid/>
          <w:color w:val="auto"/>
          <w:kern w:val="2"/>
          <w:sz w:val="24"/>
          <w:szCs w:val="24"/>
          <w:lang w:eastAsia="zh-CN" w:bidi="ar-SA"/>
        </w:rPr>
        <w:t>S</w:t>
      </w:r>
      <w:r w:rsidR="000C568B" w:rsidRPr="008F601D">
        <w:rPr>
          <w:rFonts w:ascii="Times New Roman" w:eastAsia="SimSun" w:hAnsi="Times New Roman"/>
          <w:b w:val="0"/>
          <w:snapToGrid/>
          <w:color w:val="auto"/>
          <w:kern w:val="2"/>
          <w:sz w:val="24"/>
          <w:szCs w:val="24"/>
          <w:lang w:eastAsia="zh-CN" w:bidi="ar-SA"/>
        </w:rPr>
        <w:t xml:space="preserve">econdly, we </w:t>
      </w:r>
      <w:r w:rsidRPr="008F601D">
        <w:rPr>
          <w:rFonts w:ascii="Times New Roman" w:eastAsia="SimSun" w:hAnsi="Times New Roman"/>
          <w:b w:val="0"/>
          <w:snapToGrid/>
          <w:color w:val="auto"/>
          <w:kern w:val="2"/>
          <w:sz w:val="24"/>
          <w:szCs w:val="24"/>
          <w:lang w:eastAsia="zh-CN" w:bidi="ar-SA"/>
        </w:rPr>
        <w:t>present the available image datasets</w:t>
      </w:r>
      <w:r w:rsidR="00BC7907" w:rsidRPr="008F601D">
        <w:rPr>
          <w:rFonts w:ascii="Times New Roman" w:eastAsia="SimSun" w:hAnsi="Times New Roman"/>
          <w:b w:val="0"/>
          <w:snapToGrid/>
          <w:color w:val="auto"/>
          <w:kern w:val="2"/>
          <w:sz w:val="24"/>
          <w:szCs w:val="24"/>
          <w:lang w:eastAsia="zh-CN" w:bidi="ar-SA"/>
        </w:rPr>
        <w:t xml:space="preserve"> of different categories</w:t>
      </w:r>
      <w:r w:rsidRPr="008F601D">
        <w:rPr>
          <w:rFonts w:ascii="Times New Roman" w:eastAsia="SimSun" w:hAnsi="Times New Roman"/>
          <w:b w:val="0"/>
          <w:snapToGrid/>
          <w:color w:val="auto"/>
          <w:kern w:val="2"/>
          <w:sz w:val="24"/>
          <w:szCs w:val="24"/>
          <w:lang w:eastAsia="zh-CN" w:bidi="ar-SA"/>
        </w:rPr>
        <w:t xml:space="preserve"> and demonstrate how the generation of synthetic datasets and data augmentation </w:t>
      </w:r>
      <w:r w:rsidR="00BC7907" w:rsidRPr="008F601D">
        <w:rPr>
          <w:rFonts w:ascii="Times New Roman" w:eastAsia="SimSun" w:hAnsi="Times New Roman"/>
          <w:b w:val="0"/>
          <w:snapToGrid/>
          <w:color w:val="auto"/>
          <w:kern w:val="2"/>
          <w:sz w:val="24"/>
          <w:szCs w:val="24"/>
          <w:lang w:eastAsia="zh-CN" w:bidi="ar-SA"/>
        </w:rPr>
        <w:t>can</w:t>
      </w:r>
      <w:r w:rsidRPr="008F601D">
        <w:rPr>
          <w:rFonts w:ascii="Times New Roman" w:eastAsia="SimSun" w:hAnsi="Times New Roman"/>
          <w:b w:val="0"/>
          <w:snapToGrid/>
          <w:color w:val="auto"/>
          <w:kern w:val="2"/>
          <w:sz w:val="24"/>
          <w:szCs w:val="24"/>
          <w:lang w:eastAsia="zh-CN" w:bidi="ar-SA"/>
        </w:rPr>
        <w:t xml:space="preserve"> </w:t>
      </w:r>
      <w:r w:rsidR="00BC7907" w:rsidRPr="008F601D">
        <w:rPr>
          <w:rFonts w:ascii="Times New Roman" w:eastAsia="SimSun" w:hAnsi="Times New Roman"/>
          <w:b w:val="0"/>
          <w:snapToGrid/>
          <w:color w:val="auto"/>
          <w:kern w:val="2"/>
          <w:sz w:val="24"/>
          <w:szCs w:val="24"/>
          <w:lang w:eastAsia="zh-CN" w:bidi="ar-SA"/>
        </w:rPr>
        <w:t>be</w:t>
      </w:r>
      <w:r w:rsidRPr="008F601D">
        <w:rPr>
          <w:rFonts w:ascii="Times New Roman" w:eastAsia="SimSun" w:hAnsi="Times New Roman"/>
          <w:b w:val="0"/>
          <w:snapToGrid/>
          <w:color w:val="auto"/>
          <w:kern w:val="2"/>
          <w:sz w:val="24"/>
          <w:szCs w:val="24"/>
          <w:lang w:eastAsia="zh-CN" w:bidi="ar-SA"/>
        </w:rPr>
        <w:t xml:space="preserve"> used to complement data insufficiency. </w:t>
      </w:r>
      <w:r w:rsidR="000C568B" w:rsidRPr="008F601D">
        <w:rPr>
          <w:rFonts w:ascii="Times New Roman" w:eastAsia="SimSun" w:hAnsi="Times New Roman"/>
          <w:b w:val="0"/>
          <w:snapToGrid/>
          <w:color w:val="auto"/>
          <w:kern w:val="2"/>
          <w:sz w:val="24"/>
          <w:szCs w:val="24"/>
          <w:lang w:eastAsia="zh-CN" w:bidi="ar-SA"/>
        </w:rPr>
        <w:t>We later</w:t>
      </w:r>
      <w:r w:rsidRPr="008F601D">
        <w:rPr>
          <w:rFonts w:ascii="Times New Roman" w:eastAsia="SimSun" w:hAnsi="Times New Roman"/>
          <w:b w:val="0"/>
          <w:snapToGrid/>
          <w:color w:val="auto"/>
          <w:kern w:val="2"/>
          <w:sz w:val="24"/>
          <w:szCs w:val="24"/>
          <w:lang w:eastAsia="zh-CN" w:bidi="ar-SA"/>
        </w:rPr>
        <w:t xml:space="preserve"> discuss how transfer learning, semi-supervised feature learning, and deep domain adaptation seeks to learn features from the training data and re-use the features in related cases optimally with minimal data and how network optimization exploits parameters and network settings to make the deep network more robust and efficient in its functions. </w:t>
      </w:r>
      <w:r w:rsidR="000C568B" w:rsidRPr="008F601D">
        <w:rPr>
          <w:rFonts w:ascii="Times New Roman" w:eastAsia="SimSun" w:hAnsi="Times New Roman"/>
          <w:b w:val="0"/>
          <w:snapToGrid/>
          <w:color w:val="auto"/>
          <w:kern w:val="2"/>
          <w:sz w:val="24"/>
          <w:szCs w:val="24"/>
          <w:lang w:eastAsia="zh-CN" w:bidi="ar-SA"/>
        </w:rPr>
        <w:t>Finally</w:t>
      </w:r>
      <w:r w:rsidRPr="008F601D">
        <w:rPr>
          <w:rFonts w:ascii="Times New Roman" w:eastAsia="SimSun" w:hAnsi="Times New Roman"/>
          <w:b w:val="0"/>
          <w:snapToGrid/>
          <w:color w:val="auto"/>
          <w:kern w:val="2"/>
          <w:sz w:val="24"/>
          <w:szCs w:val="24"/>
          <w:lang w:eastAsia="zh-CN" w:bidi="ar-SA"/>
        </w:rPr>
        <w:t>, we report the performance of selected deep learning methods on semantic segmentation tasks in select public datasets</w:t>
      </w:r>
      <w:r w:rsidR="000C568B" w:rsidRPr="008F601D">
        <w:rPr>
          <w:rFonts w:ascii="Times New Roman" w:eastAsia="SimSun" w:hAnsi="Times New Roman"/>
          <w:b w:val="0"/>
          <w:snapToGrid/>
          <w:color w:val="auto"/>
          <w:kern w:val="2"/>
          <w:sz w:val="24"/>
          <w:szCs w:val="24"/>
          <w:lang w:eastAsia="zh-CN" w:bidi="ar-SA"/>
        </w:rPr>
        <w:t xml:space="preserve"> and outline current research directions in the stated topic</w:t>
      </w:r>
      <w:r w:rsidRPr="008F601D">
        <w:rPr>
          <w:rFonts w:ascii="Times New Roman" w:eastAsia="SimSun" w:hAnsi="Times New Roman"/>
          <w:b w:val="0"/>
          <w:snapToGrid/>
          <w:color w:val="auto"/>
          <w:kern w:val="2"/>
          <w:sz w:val="24"/>
          <w:szCs w:val="24"/>
          <w:lang w:eastAsia="zh-CN" w:bidi="ar-SA"/>
        </w:rPr>
        <w:t>.</w:t>
      </w:r>
      <w:r w:rsidR="005E4E57" w:rsidRPr="008F601D">
        <w:rPr>
          <w:rFonts w:ascii="Times New Roman" w:eastAsia="SimSun" w:hAnsi="Times New Roman"/>
          <w:b w:val="0"/>
          <w:snapToGrid/>
          <w:color w:val="auto"/>
          <w:kern w:val="2"/>
          <w:sz w:val="24"/>
          <w:szCs w:val="24"/>
          <w:lang w:eastAsia="zh-CN" w:bidi="ar-SA"/>
        </w:rPr>
        <w:t xml:space="preserve"> (For clarity, in this report, we use “semantic segmentation” and “image classification” interchangeably to mean </w:t>
      </w:r>
      <w:r w:rsidR="005E4E57" w:rsidRPr="008F601D">
        <w:rPr>
          <w:rFonts w:ascii="Times New Roman" w:eastAsia="SimSun" w:hAnsi="Times New Roman"/>
          <w:b w:val="0"/>
          <w:i/>
          <w:snapToGrid/>
          <w:color w:val="auto"/>
          <w:kern w:val="2"/>
          <w:sz w:val="24"/>
          <w:szCs w:val="24"/>
          <w:lang w:eastAsia="zh-CN" w:bidi="ar-SA"/>
        </w:rPr>
        <w:t>pixel-level image classification</w:t>
      </w:r>
      <w:r w:rsidR="005E4E57" w:rsidRPr="008F601D">
        <w:rPr>
          <w:rFonts w:ascii="Times New Roman" w:eastAsia="SimSun" w:hAnsi="Times New Roman"/>
          <w:b w:val="0"/>
          <w:snapToGrid/>
          <w:color w:val="auto"/>
          <w:kern w:val="2"/>
          <w:sz w:val="24"/>
          <w:szCs w:val="24"/>
          <w:lang w:eastAsia="zh-CN" w:bidi="ar-SA"/>
        </w:rPr>
        <w:t>).</w:t>
      </w:r>
      <w:commentRangeEnd w:id="214"/>
      <w:r w:rsidR="00503BBD">
        <w:rPr>
          <w:rStyle w:val="CommentReference"/>
          <w:rFonts w:ascii="Cambria" w:eastAsia="Cambria" w:hAnsi="Cambria"/>
          <w:b w:val="0"/>
          <w:snapToGrid/>
          <w:kern w:val="2"/>
          <w:lang w:eastAsia="zh-CN" w:bidi="ar-SA"/>
        </w:rPr>
        <w:commentReference w:id="214"/>
      </w:r>
    </w:p>
    <w:p w14:paraId="46E5619D" w14:textId="77777777" w:rsidR="00A61D00" w:rsidRPr="008F601D" w:rsidRDefault="00A61D00" w:rsidP="00E32FD4">
      <w:pPr>
        <w:numPr>
          <w:ilvl w:val="0"/>
          <w:numId w:val="25"/>
        </w:numPr>
        <w:rPr>
          <w:rFonts w:ascii="Times New Roman" w:hAnsi="Times New Roman"/>
          <w:b/>
          <w:bCs/>
          <w:sz w:val="24"/>
        </w:rPr>
      </w:pPr>
      <w:r w:rsidRPr="008F601D">
        <w:rPr>
          <w:rFonts w:ascii="Times New Roman" w:hAnsi="Times New Roman"/>
          <w:b/>
          <w:bCs/>
          <w:sz w:val="24"/>
        </w:rPr>
        <w:t xml:space="preserve">Image datasets </w:t>
      </w:r>
    </w:p>
    <w:p w14:paraId="68DE95A1" w14:textId="1CA88DD5" w:rsidR="00A61D00" w:rsidRDefault="00A61D00" w:rsidP="00D5571D">
      <w:pPr>
        <w:pStyle w:val="MDPI21heading1"/>
        <w:spacing w:before="0" w:after="0"/>
        <w:ind w:firstLine="360"/>
        <w:jc w:val="both"/>
        <w:rPr>
          <w:ins w:id="218" w:author="Windows User" w:date="2020-12-28T09:10:00Z"/>
          <w:rFonts w:ascii="Times New Roman" w:eastAsia="SimSun" w:hAnsi="Times New Roman"/>
          <w:b w:val="0"/>
          <w:snapToGrid/>
          <w:color w:val="auto"/>
          <w:kern w:val="2"/>
          <w:sz w:val="24"/>
          <w:szCs w:val="24"/>
          <w:lang w:eastAsia="zh-CN" w:bidi="ar-SA"/>
        </w:rPr>
      </w:pPr>
      <w:del w:id="219" w:author="Windows User" w:date="2020-12-28T09:03:00Z">
        <w:r w:rsidRPr="008F601D" w:rsidDel="00D5571D">
          <w:rPr>
            <w:rFonts w:ascii="Times New Roman" w:eastAsia="SimSun" w:hAnsi="Times New Roman"/>
            <w:b w:val="0"/>
            <w:snapToGrid/>
            <w:color w:val="auto"/>
            <w:kern w:val="2"/>
            <w:sz w:val="24"/>
            <w:szCs w:val="24"/>
            <w:lang w:eastAsia="zh-CN" w:bidi="ar-SA"/>
          </w:rPr>
          <w:delText>It is undisputed that data is one of the most important ingredients for any machine learning system and that the need for vast training datasets grows more with the increasing depth of networks. Training datasets are increasingly critical for all computer vision tasks that use the DL paradigm.</w:delText>
        </w:r>
      </w:del>
      <w:ins w:id="220" w:author="Windows User" w:date="2020-12-28T09:03:00Z">
        <w:r w:rsidR="00D5571D">
          <w:rPr>
            <w:rFonts w:ascii="Times New Roman" w:eastAsia="SimSun" w:hAnsi="Times New Roman"/>
            <w:b w:val="0"/>
            <w:snapToGrid/>
            <w:color w:val="auto"/>
            <w:kern w:val="2"/>
            <w:sz w:val="24"/>
            <w:szCs w:val="24"/>
            <w:lang w:eastAsia="zh-CN" w:bidi="ar-SA"/>
          </w:rPr>
          <w:t>Data is one of the most critical components for any machine learning system and is increasingly critical for all computer vision tasks that use deep learning approach.</w:t>
        </w:r>
      </w:ins>
      <w:r w:rsidRPr="008F601D">
        <w:rPr>
          <w:rFonts w:ascii="Times New Roman" w:eastAsia="SimSun" w:hAnsi="Times New Roman"/>
          <w:b w:val="0"/>
          <w:snapToGrid/>
          <w:color w:val="auto"/>
          <w:kern w:val="2"/>
          <w:sz w:val="24"/>
          <w:szCs w:val="24"/>
          <w:lang w:eastAsia="zh-CN" w:bidi="ar-SA"/>
        </w:rPr>
        <w:t xml:space="preserve"> </w:t>
      </w:r>
      <w:proofErr w:type="spellStart"/>
      <w:ins w:id="221" w:author="Windows User" w:date="2020-12-28T09:05:00Z">
        <w:r w:rsidR="00D5571D">
          <w:rPr>
            <w:rFonts w:ascii="Times New Roman" w:eastAsia="SimSun" w:hAnsi="Times New Roman"/>
            <w:b w:val="0"/>
            <w:snapToGrid/>
            <w:color w:val="auto"/>
            <w:kern w:val="2"/>
            <w:sz w:val="24"/>
            <w:szCs w:val="24"/>
            <w:lang w:eastAsia="zh-CN" w:bidi="ar-SA"/>
          </w:rPr>
          <w:t>Castelluccio</w:t>
        </w:r>
        <w:proofErr w:type="spellEnd"/>
        <w:r w:rsidR="00D5571D">
          <w:rPr>
            <w:rFonts w:ascii="Times New Roman" w:eastAsia="SimSun" w:hAnsi="Times New Roman"/>
            <w:b w:val="0"/>
            <w:snapToGrid/>
            <w:color w:val="auto"/>
            <w:kern w:val="2"/>
            <w:sz w:val="24"/>
            <w:szCs w:val="24"/>
            <w:lang w:eastAsia="zh-CN" w:bidi="ar-SA"/>
          </w:rPr>
          <w:t xml:space="preserve"> </w:t>
        </w:r>
        <w:proofErr w:type="gramStart"/>
        <w:r w:rsidR="00D5571D">
          <w:rPr>
            <w:rFonts w:ascii="Times New Roman" w:eastAsia="SimSun" w:hAnsi="Times New Roman"/>
            <w:b w:val="0"/>
            <w:i/>
            <w:snapToGrid/>
            <w:color w:val="auto"/>
            <w:kern w:val="2"/>
            <w:sz w:val="24"/>
            <w:szCs w:val="24"/>
            <w:lang w:eastAsia="zh-CN" w:bidi="ar-SA"/>
          </w:rPr>
          <w:t>et al.,</w:t>
        </w:r>
      </w:ins>
      <w:ins w:id="222" w:author="Windows User" w:date="2020-12-28T09:07:00Z">
        <w:r w:rsidR="00D5571D" w:rsidRPr="00D5571D">
          <w:rPr>
            <w:rFonts w:ascii="Times New Roman" w:eastAsia="SimSun" w:hAnsi="Times New Roman"/>
            <w:b w:val="0"/>
            <w:snapToGrid/>
            <w:color w:val="auto"/>
            <w:kern w:val="2"/>
            <w:sz w:val="24"/>
            <w:szCs w:val="24"/>
            <w:lang w:eastAsia="zh-CN" w:bidi="ar-SA"/>
            <w:rPrChange w:id="223" w:author="Windows User" w:date="2020-12-28T09:07:00Z">
              <w:rPr>
                <w:rFonts w:ascii="Times New Roman" w:eastAsia="SimSun" w:hAnsi="Times New Roman"/>
                <w:b w:val="0"/>
                <w:i/>
                <w:snapToGrid/>
                <w:color w:val="auto"/>
                <w:kern w:val="2"/>
                <w:sz w:val="24"/>
                <w:szCs w:val="24"/>
                <w:lang w:eastAsia="zh-CN" w:bidi="ar-SA"/>
              </w:rPr>
            </w:rPrChange>
          </w:rPr>
          <w:t>(</w:t>
        </w:r>
      </w:ins>
      <w:proofErr w:type="gramEnd"/>
      <w:ins w:id="224" w:author="Windows User" w:date="2020-12-28T09:05:00Z">
        <w:r w:rsidR="00D5571D">
          <w:rPr>
            <w:rFonts w:ascii="Times New Roman" w:eastAsia="SimSun" w:hAnsi="Times New Roman"/>
            <w:b w:val="0"/>
            <w:snapToGrid/>
            <w:color w:val="auto"/>
            <w:kern w:val="2"/>
            <w:sz w:val="24"/>
            <w:szCs w:val="24"/>
            <w:lang w:eastAsia="zh-CN" w:bidi="ar-SA"/>
          </w:rPr>
          <w:t>2015</w:t>
        </w:r>
      </w:ins>
      <w:ins w:id="225" w:author="Windows User" w:date="2020-12-28T09:07:00Z">
        <w:r w:rsidR="00D5571D">
          <w:rPr>
            <w:rFonts w:ascii="Times New Roman" w:eastAsia="SimSun" w:hAnsi="Times New Roman"/>
            <w:b w:val="0"/>
            <w:snapToGrid/>
            <w:color w:val="auto"/>
            <w:kern w:val="2"/>
            <w:sz w:val="24"/>
            <w:szCs w:val="24"/>
            <w:lang w:eastAsia="zh-CN" w:bidi="ar-SA"/>
          </w:rPr>
          <w:t>)</w:t>
        </w:r>
      </w:ins>
      <w:ins w:id="226" w:author="Windows User" w:date="2020-12-28T09:05:00Z">
        <w:r w:rsidR="00D5571D">
          <w:rPr>
            <w:rFonts w:ascii="Times New Roman" w:eastAsia="SimSun" w:hAnsi="Times New Roman"/>
            <w:b w:val="0"/>
            <w:snapToGrid/>
            <w:color w:val="auto"/>
            <w:kern w:val="2"/>
            <w:sz w:val="24"/>
            <w:szCs w:val="24"/>
            <w:lang w:eastAsia="zh-CN" w:bidi="ar-SA"/>
          </w:rPr>
          <w:t xml:space="preserve"> state that the existing datasets are insufficient for training </w:t>
        </w:r>
        <w:r w:rsidR="00D5571D">
          <w:rPr>
            <w:rFonts w:ascii="Times New Roman" w:eastAsia="SimSun" w:hAnsi="Times New Roman"/>
            <w:b w:val="0"/>
            <w:snapToGrid/>
            <w:color w:val="auto"/>
            <w:kern w:val="2"/>
            <w:sz w:val="24"/>
            <w:szCs w:val="24"/>
            <w:lang w:eastAsia="zh-CN" w:bidi="ar-SA"/>
          </w:rPr>
          <w:lastRenderedPageBreak/>
          <w:t xml:space="preserve">deep networks for </w:t>
        </w:r>
      </w:ins>
      <w:ins w:id="227" w:author="Windows User" w:date="2020-12-28T09:06:00Z">
        <w:r w:rsidR="00D5571D">
          <w:rPr>
            <w:rFonts w:ascii="Times New Roman" w:eastAsia="SimSun" w:hAnsi="Times New Roman"/>
            <w:b w:val="0"/>
            <w:snapToGrid/>
            <w:color w:val="auto"/>
            <w:kern w:val="2"/>
            <w:sz w:val="24"/>
            <w:szCs w:val="24"/>
            <w:lang w:eastAsia="zh-CN" w:bidi="ar-SA"/>
          </w:rPr>
          <w:t>HIS</w:t>
        </w:r>
      </w:ins>
      <w:ins w:id="228" w:author="Windows User" w:date="2020-12-28T09:05:00Z">
        <w:r w:rsidR="00D5571D">
          <w:rPr>
            <w:rFonts w:ascii="Times New Roman" w:eastAsia="SimSun" w:hAnsi="Times New Roman"/>
            <w:b w:val="0"/>
            <w:snapToGrid/>
            <w:color w:val="auto"/>
            <w:kern w:val="2"/>
            <w:sz w:val="24"/>
            <w:szCs w:val="24"/>
            <w:lang w:eastAsia="zh-CN" w:bidi="ar-SA"/>
          </w:rPr>
          <w:t xml:space="preserve"> </w:t>
        </w:r>
      </w:ins>
      <w:ins w:id="229" w:author="Windows User" w:date="2020-12-28T09:06:00Z">
        <w:r w:rsidR="00D5571D">
          <w:rPr>
            <w:rFonts w:ascii="Times New Roman" w:eastAsia="SimSun" w:hAnsi="Times New Roman"/>
            <w:b w:val="0"/>
            <w:snapToGrid/>
            <w:color w:val="auto"/>
            <w:kern w:val="2"/>
            <w:sz w:val="24"/>
            <w:szCs w:val="24"/>
            <w:lang w:eastAsia="zh-CN" w:bidi="ar-SA"/>
          </w:rPr>
          <w:t xml:space="preserve">tasks and cause overfitting. While </w:t>
        </w:r>
        <w:proofErr w:type="spellStart"/>
        <w:r w:rsidR="00D5571D">
          <w:rPr>
            <w:rFonts w:ascii="Times New Roman" w:eastAsia="SimSun" w:hAnsi="Times New Roman"/>
            <w:b w:val="0"/>
            <w:snapToGrid/>
            <w:color w:val="auto"/>
            <w:kern w:val="2"/>
            <w:sz w:val="24"/>
            <w:szCs w:val="24"/>
            <w:lang w:eastAsia="zh-CN" w:bidi="ar-SA"/>
          </w:rPr>
          <w:t>Mnih</w:t>
        </w:r>
        <w:proofErr w:type="spellEnd"/>
        <w:r w:rsidR="00D5571D">
          <w:rPr>
            <w:rFonts w:ascii="Times New Roman" w:eastAsia="SimSun" w:hAnsi="Times New Roman"/>
            <w:b w:val="0"/>
            <w:snapToGrid/>
            <w:color w:val="auto"/>
            <w:kern w:val="2"/>
            <w:sz w:val="24"/>
            <w:szCs w:val="24"/>
            <w:lang w:eastAsia="zh-CN" w:bidi="ar-SA"/>
          </w:rPr>
          <w:t xml:space="preserve"> </w:t>
        </w:r>
        <w:r w:rsidR="00D5571D">
          <w:rPr>
            <w:rFonts w:ascii="Times New Roman" w:eastAsia="SimSun" w:hAnsi="Times New Roman"/>
            <w:b w:val="0"/>
            <w:i/>
            <w:snapToGrid/>
            <w:color w:val="auto"/>
            <w:kern w:val="2"/>
            <w:sz w:val="24"/>
            <w:szCs w:val="24"/>
            <w:lang w:eastAsia="zh-CN" w:bidi="ar-SA"/>
          </w:rPr>
          <w:t xml:space="preserve">et al., </w:t>
        </w:r>
        <w:r w:rsidR="00D5571D" w:rsidRPr="00D5571D">
          <w:rPr>
            <w:rFonts w:ascii="Times New Roman" w:eastAsia="SimSun" w:hAnsi="Times New Roman"/>
            <w:b w:val="0"/>
            <w:snapToGrid/>
            <w:color w:val="auto"/>
            <w:kern w:val="2"/>
            <w:sz w:val="24"/>
            <w:szCs w:val="24"/>
            <w:lang w:eastAsia="zh-CN" w:bidi="ar-SA"/>
            <w:rPrChange w:id="230" w:author="Windows User" w:date="2020-12-28T09:07:00Z">
              <w:rPr>
                <w:rFonts w:ascii="Times New Roman" w:eastAsia="SimSun" w:hAnsi="Times New Roman"/>
                <w:b w:val="0"/>
                <w:i/>
                <w:snapToGrid/>
                <w:color w:val="auto"/>
                <w:kern w:val="2"/>
                <w:sz w:val="24"/>
                <w:szCs w:val="24"/>
                <w:lang w:eastAsia="zh-CN" w:bidi="ar-SA"/>
              </w:rPr>
            </w:rPrChange>
          </w:rPr>
          <w:t>(2015)</w:t>
        </w:r>
      </w:ins>
      <w:ins w:id="231" w:author="Windows User" w:date="2020-12-28T09:07:00Z">
        <w:r w:rsidR="00D5571D">
          <w:rPr>
            <w:rFonts w:ascii="Times New Roman" w:eastAsia="SimSun" w:hAnsi="Times New Roman"/>
            <w:b w:val="0"/>
            <w:snapToGrid/>
            <w:color w:val="auto"/>
            <w:kern w:val="2"/>
            <w:sz w:val="24"/>
            <w:szCs w:val="24"/>
            <w:lang w:eastAsia="zh-CN" w:bidi="ar-SA"/>
          </w:rPr>
          <w:t xml:space="preserve"> argues that the cost of constructing effective training datasets for HSI tasks are not only time consuming, but also require domain expertise and tend to be very time consuming.</w:t>
        </w:r>
      </w:ins>
      <w:ins w:id="232" w:author="Windows User" w:date="2020-12-28T09:08:00Z">
        <w:r w:rsidR="00D5571D">
          <w:rPr>
            <w:rFonts w:ascii="Times New Roman" w:eastAsia="SimSun" w:hAnsi="Times New Roman"/>
            <w:b w:val="0"/>
            <w:snapToGrid/>
            <w:color w:val="auto"/>
            <w:kern w:val="2"/>
            <w:sz w:val="24"/>
            <w:szCs w:val="24"/>
            <w:lang w:eastAsia="zh-CN" w:bidi="ar-SA"/>
          </w:rPr>
          <w:t xml:space="preserve"> Alternatively, the use of standard image datasets may not generalize well due to the unique characteristics of </w:t>
        </w:r>
      </w:ins>
      <w:ins w:id="233" w:author="Windows User" w:date="2020-12-28T09:09:00Z">
        <w:r w:rsidR="00D5571D">
          <w:rPr>
            <w:rFonts w:ascii="Times New Roman" w:eastAsia="SimSun" w:hAnsi="Times New Roman"/>
            <w:b w:val="0"/>
            <w:snapToGrid/>
            <w:color w:val="auto"/>
            <w:kern w:val="2"/>
            <w:sz w:val="24"/>
            <w:szCs w:val="24"/>
            <w:lang w:eastAsia="zh-CN" w:bidi="ar-SA"/>
          </w:rPr>
          <w:t>HSI imagery</w:t>
        </w:r>
      </w:ins>
      <w:ins w:id="234" w:author="Windows User" w:date="2020-12-28T09:10:00Z">
        <w:r w:rsidR="00D5571D">
          <w:rPr>
            <w:rFonts w:ascii="Times New Roman" w:eastAsia="SimSun" w:hAnsi="Times New Roman"/>
            <w:b w:val="0"/>
            <w:snapToGrid/>
            <w:color w:val="auto"/>
            <w:kern w:val="2"/>
            <w:sz w:val="24"/>
            <w:szCs w:val="24"/>
            <w:lang w:eastAsia="zh-CN" w:bidi="ar-SA"/>
          </w:rPr>
          <w:t xml:space="preserve"> </w:t>
        </w:r>
      </w:ins>
      <w:del w:id="235" w:author="Windows User" w:date="2020-12-28T09:09:00Z">
        <w:r w:rsidR="00987CC5" w:rsidRPr="008F601D" w:rsidDel="00D5571D">
          <w:rPr>
            <w:rFonts w:ascii="Times New Roman" w:eastAsia="SimSun" w:hAnsi="Times New Roman"/>
            <w:b w:val="0"/>
            <w:snapToGrid/>
            <w:color w:val="auto"/>
            <w:kern w:val="2"/>
            <w:sz w:val="24"/>
            <w:szCs w:val="24"/>
            <w:lang w:eastAsia="zh-CN" w:bidi="ar-SA"/>
          </w:rPr>
          <w:delText>T</w:delText>
        </w:r>
        <w:r w:rsidRPr="008F601D" w:rsidDel="00D5571D">
          <w:rPr>
            <w:rFonts w:ascii="Times New Roman" w:eastAsia="SimSun" w:hAnsi="Times New Roman"/>
            <w:b w:val="0"/>
            <w:snapToGrid/>
            <w:color w:val="auto"/>
            <w:kern w:val="2"/>
            <w:sz w:val="24"/>
            <w:szCs w:val="24"/>
            <w:lang w:eastAsia="zh-CN" w:bidi="ar-SA"/>
          </w:rPr>
          <w:delText xml:space="preserve">he existing datasets are insufficient for training deep networks for </w:delText>
        </w:r>
        <w:r w:rsidR="0077223E" w:rsidRPr="008F601D" w:rsidDel="00D5571D">
          <w:rPr>
            <w:rFonts w:ascii="Times New Roman" w:eastAsia="SimSun" w:hAnsi="Times New Roman"/>
            <w:b w:val="0"/>
            <w:snapToGrid/>
            <w:color w:val="auto"/>
            <w:kern w:val="2"/>
            <w:sz w:val="24"/>
            <w:szCs w:val="24"/>
            <w:lang w:eastAsia="zh-CN" w:bidi="ar-SA"/>
          </w:rPr>
          <w:delText>HSI</w:delText>
        </w:r>
        <w:r w:rsidRPr="008F601D" w:rsidDel="00D5571D">
          <w:rPr>
            <w:rFonts w:ascii="Times New Roman" w:eastAsia="SimSun" w:hAnsi="Times New Roman"/>
            <w:b w:val="0"/>
            <w:snapToGrid/>
            <w:color w:val="auto"/>
            <w:kern w:val="2"/>
            <w:sz w:val="24"/>
            <w:szCs w:val="24"/>
            <w:lang w:eastAsia="zh-CN" w:bidi="ar-SA"/>
          </w:rPr>
          <w:delText xml:space="preserve"> tasks and using them would greatly cause overfitting</w:delText>
        </w:r>
        <w:r w:rsidR="00987CC5" w:rsidRPr="008F601D" w:rsidDel="00D5571D">
          <w:rPr>
            <w:rFonts w:ascii="Times New Roman" w:eastAsia="SimSun" w:hAnsi="Times New Roman"/>
            <w:b w:val="0"/>
            <w:snapToGrid/>
            <w:color w:val="auto"/>
            <w:kern w:val="2"/>
            <w:sz w:val="24"/>
            <w:szCs w:val="24"/>
            <w:lang w:eastAsia="zh-CN" w:bidi="ar-SA"/>
          </w:rPr>
          <w:delText xml:space="preserve"> </w:delText>
        </w:r>
        <w:r w:rsidR="00B40EE1" w:rsidRPr="008F601D" w:rsidDel="00D5571D">
          <w:rPr>
            <w:rFonts w:ascii="Times New Roman" w:eastAsia="SimSun" w:hAnsi="Times New Roman"/>
            <w:b w:val="0"/>
            <w:snapToGrid/>
            <w:color w:val="auto"/>
            <w:kern w:val="2"/>
            <w:sz w:val="24"/>
            <w:szCs w:val="24"/>
            <w:lang w:eastAsia="zh-CN" w:bidi="ar-SA"/>
          </w:rPr>
          <w:fldChar w:fldCharType="begin"/>
        </w:r>
        <w:r w:rsidR="00987CC5" w:rsidRPr="008F601D" w:rsidDel="00D5571D">
          <w:rPr>
            <w:rFonts w:ascii="Times New Roman" w:eastAsia="SimSun" w:hAnsi="Times New Roman"/>
            <w:b w:val="0"/>
            <w:snapToGrid/>
            <w:color w:val="auto"/>
            <w:kern w:val="2"/>
            <w:sz w:val="24"/>
            <w:szCs w:val="24"/>
            <w:lang w:eastAsia="zh-CN" w:bidi="ar-SA"/>
          </w:rPr>
          <w:delInstrText xml:space="preserve"> ADDIN EN.CITE &lt;EndNote&gt;&lt;Cite&gt;&lt;Author&gt;Castelluccio&lt;/Author&gt;&lt;Year&gt;2015&lt;/Year&gt;&lt;RecNum&gt;14&lt;/RecNum&gt;&lt;DisplayText&gt;(Castelluccio et al., 2015)&lt;/DisplayText&gt;&lt;record&gt;&lt;rec-number&gt;14&lt;/rec-number&gt;&lt;foreign-keys&gt;&lt;key app="EN" db-id="fspe090xm2sf0nef9aapp9tezvaxx5av9vr9" timestamp="1604388852"&gt;14&lt;/key&gt;&lt;/foreign-keys&gt;&lt;ref-type name="Journal Article"&gt;17&lt;/ref-type&gt;&lt;contributors&gt;&lt;authors&gt;&lt;author&gt;Marco Castelluccio&lt;/author&gt;&lt;author&gt;Giovanni Poggi&lt;/author&gt;&lt;author&gt;Carlo Sansone&lt;/author&gt;&lt;author&gt;Luisa Verdoliva&lt;/author&gt;&lt;/authors&gt;&lt;/contributors&gt;&lt;auth-address&gt;mar.castelluccio@studenti.unina.it&lt;/auth-address&gt;&lt;titles&gt;&lt;title&gt;Land Use Classification in Remote Sensing Images by Convolutional Neural Networks&lt;/title&gt;&lt;secondary-title&gt;arXiv&lt;/secondary-title&gt;&lt;/titles&gt;&lt;periodical&gt;&lt;full-title&gt;ArXiv&lt;/full-title&gt;&lt;/periodical&gt;&lt;volume&gt;1&lt;/volume&gt;&lt;number&gt;1508.00092&lt;/number&gt;&lt;dates&gt;&lt;year&gt;2015&lt;/year&gt;&lt;/dates&gt;&lt;urls&gt;&lt;/urls&gt;&lt;/record&gt;&lt;/Cite&gt;&lt;/EndNote&gt;</w:delInstrText>
        </w:r>
        <w:r w:rsidR="00B40EE1" w:rsidRPr="008F601D" w:rsidDel="00D5571D">
          <w:rPr>
            <w:rFonts w:ascii="Times New Roman" w:eastAsia="SimSun" w:hAnsi="Times New Roman"/>
            <w:b w:val="0"/>
            <w:snapToGrid/>
            <w:color w:val="auto"/>
            <w:kern w:val="2"/>
            <w:sz w:val="24"/>
            <w:szCs w:val="24"/>
            <w:lang w:eastAsia="zh-CN" w:bidi="ar-SA"/>
          </w:rPr>
          <w:fldChar w:fldCharType="separate"/>
        </w:r>
        <w:r w:rsidR="00987CC5" w:rsidRPr="008F601D" w:rsidDel="00D5571D">
          <w:rPr>
            <w:rFonts w:ascii="Times New Roman" w:eastAsia="SimSun" w:hAnsi="Times New Roman"/>
            <w:b w:val="0"/>
            <w:snapToGrid/>
            <w:color w:val="auto"/>
            <w:kern w:val="2"/>
            <w:sz w:val="24"/>
            <w:szCs w:val="24"/>
            <w:lang w:eastAsia="zh-CN" w:bidi="ar-SA"/>
          </w:rPr>
          <w:delText>(Castelluccio et al., 2015)</w:delText>
        </w:r>
        <w:r w:rsidR="00B40EE1" w:rsidRPr="008F601D" w:rsidDel="00D5571D">
          <w:rPr>
            <w:rFonts w:ascii="Times New Roman" w:eastAsia="SimSun" w:hAnsi="Times New Roman"/>
            <w:b w:val="0"/>
            <w:snapToGrid/>
            <w:color w:val="auto"/>
            <w:kern w:val="2"/>
            <w:sz w:val="24"/>
            <w:szCs w:val="24"/>
            <w:lang w:eastAsia="zh-CN" w:bidi="ar-SA"/>
          </w:rPr>
          <w:fldChar w:fldCharType="end"/>
        </w:r>
        <w:r w:rsidR="00987CC5" w:rsidRPr="008F601D" w:rsidDel="00D5571D">
          <w:rPr>
            <w:rFonts w:ascii="Times New Roman" w:eastAsia="SimSun" w:hAnsi="Times New Roman"/>
            <w:b w:val="0"/>
            <w:snapToGrid/>
            <w:color w:val="auto"/>
            <w:kern w:val="2"/>
            <w:sz w:val="24"/>
            <w:szCs w:val="24"/>
            <w:lang w:eastAsia="zh-CN" w:bidi="ar-SA"/>
          </w:rPr>
          <w:delText xml:space="preserve"> while</w:delText>
        </w:r>
        <w:r w:rsidRPr="008F601D" w:rsidDel="00D5571D">
          <w:rPr>
            <w:rFonts w:ascii="Times New Roman" w:eastAsia="SimSun" w:hAnsi="Times New Roman"/>
            <w:b w:val="0"/>
            <w:snapToGrid/>
            <w:color w:val="auto"/>
            <w:kern w:val="2"/>
            <w:sz w:val="24"/>
            <w:szCs w:val="24"/>
            <w:lang w:eastAsia="zh-CN" w:bidi="ar-SA"/>
          </w:rPr>
          <w:delText xml:space="preserve"> </w:delText>
        </w:r>
        <w:r w:rsidR="00987CC5" w:rsidRPr="008F601D" w:rsidDel="00D5571D">
          <w:rPr>
            <w:rFonts w:ascii="Times New Roman" w:eastAsia="SimSun" w:hAnsi="Times New Roman"/>
            <w:b w:val="0"/>
            <w:snapToGrid/>
            <w:color w:val="auto"/>
            <w:kern w:val="2"/>
            <w:sz w:val="24"/>
            <w:szCs w:val="24"/>
            <w:lang w:eastAsia="zh-CN" w:bidi="ar-SA"/>
          </w:rPr>
          <w:delText>g</w:delText>
        </w:r>
        <w:r w:rsidRPr="008F601D" w:rsidDel="00D5571D">
          <w:rPr>
            <w:rFonts w:ascii="Times New Roman" w:eastAsia="SimSun" w:hAnsi="Times New Roman"/>
            <w:b w:val="0"/>
            <w:snapToGrid/>
            <w:color w:val="auto"/>
            <w:kern w:val="2"/>
            <w:sz w:val="24"/>
            <w:szCs w:val="24"/>
            <w:lang w:eastAsia="zh-CN" w:bidi="ar-SA"/>
          </w:rPr>
          <w:delText xml:space="preserve">athering and constructing effective training datasets for </w:delText>
        </w:r>
        <w:r w:rsidR="0077223E" w:rsidRPr="008F601D" w:rsidDel="00D5571D">
          <w:rPr>
            <w:rFonts w:ascii="Times New Roman" w:eastAsia="SimSun" w:hAnsi="Times New Roman"/>
            <w:b w:val="0"/>
            <w:snapToGrid/>
            <w:color w:val="auto"/>
            <w:kern w:val="2"/>
            <w:sz w:val="24"/>
            <w:szCs w:val="24"/>
            <w:lang w:eastAsia="zh-CN" w:bidi="ar-SA"/>
          </w:rPr>
          <w:delText>HSI</w:delText>
        </w:r>
        <w:r w:rsidRPr="008F601D" w:rsidDel="00D5571D">
          <w:rPr>
            <w:rFonts w:ascii="Times New Roman" w:eastAsia="SimSun" w:hAnsi="Times New Roman"/>
            <w:b w:val="0"/>
            <w:snapToGrid/>
            <w:color w:val="auto"/>
            <w:kern w:val="2"/>
            <w:sz w:val="24"/>
            <w:szCs w:val="24"/>
            <w:lang w:eastAsia="zh-CN" w:bidi="ar-SA"/>
          </w:rPr>
          <w:delText xml:space="preserve"> tasks remains costly, time-consuming, and requires domain expertise </w:delText>
        </w:r>
        <w:r w:rsidR="00B40EE1" w:rsidRPr="008F601D" w:rsidDel="00D5571D">
          <w:rPr>
            <w:rFonts w:ascii="Times New Roman" w:eastAsia="SimSun" w:hAnsi="Times New Roman"/>
            <w:b w:val="0"/>
            <w:snapToGrid/>
            <w:color w:val="auto"/>
            <w:kern w:val="2"/>
            <w:sz w:val="24"/>
            <w:szCs w:val="24"/>
            <w:lang w:eastAsia="zh-CN" w:bidi="ar-SA"/>
          </w:rPr>
          <w:fldChar w:fldCharType="begin"/>
        </w:r>
        <w:r w:rsidR="00987CC5" w:rsidRPr="008F601D" w:rsidDel="00D5571D">
          <w:rPr>
            <w:rFonts w:ascii="Times New Roman" w:eastAsia="SimSun" w:hAnsi="Times New Roman"/>
            <w:b w:val="0"/>
            <w:snapToGrid/>
            <w:color w:val="auto"/>
            <w:kern w:val="2"/>
            <w:sz w:val="24"/>
            <w:szCs w:val="24"/>
            <w:lang w:eastAsia="zh-CN" w:bidi="ar-SA"/>
          </w:rPr>
          <w:delInstrText xml:space="preserve"> ADDIN EN.CITE &lt;EndNote&gt;&lt;Cite&gt;&lt;Author&gt;Mnih&lt;/Author&gt;&lt;Year&gt;2015&lt;/Year&gt;&lt;RecNum&gt;68&lt;/RecNum&gt;&lt;DisplayText&gt;(Mnih et al., 2015)&lt;/DisplayText&gt;&lt;record&gt;&lt;rec-number&gt;68&lt;/rec-number&gt;&lt;foreign-keys&gt;&lt;key app="EN" db-id="fspe090xm2sf0nef9aapp9tezvaxx5av9vr9" timestamp="1604388852"&gt;68&lt;/key&gt;&lt;/foreign-keys&gt;&lt;ref-type name="Journal Article"&gt;17&lt;/ref-type&gt;&lt;contributors&gt;&lt;authors&gt;&lt;author&gt;Mnih, V.&lt;/author&gt;&lt;author&gt;Kavukcuoglu, K.&lt;/author&gt;&lt;author&gt;Silver, D.&lt;/author&gt;&lt;author&gt;Rusu, A. A.&lt;/author&gt;&lt;author&gt;Veness, J.&lt;/author&gt;&lt;author&gt;Bellemare, M. G.&lt;/author&gt;&lt;author&gt;Graves, A.&lt;/author&gt;&lt;author&gt;Riedmiller, M.&lt;/author&gt;&lt;author&gt;Fidjeland, A. K.&lt;/author&gt;&lt;author&gt;Ostrovski, G.&lt;/author&gt;&lt;author&gt;Petersen, S.&lt;/author&gt;&lt;author&gt;Beattie, C.&lt;/author&gt;&lt;author&gt;Sadik, A.&lt;/author&gt;&lt;author&gt;Antonoglou, I.&lt;/author&gt;&lt;author&gt;King, H.&lt;/author&gt;&lt;author&gt;Kumaran, D.&lt;/author&gt;&lt;author&gt;Wierstra, D.&lt;/author&gt;&lt;author&gt;Legg, S.&lt;/author&gt;&lt;author&gt;Hassabis, D.&lt;/author&gt;&lt;/authors&gt;&lt;/contributors&gt;&lt;auth-address&gt;Google DeepMind, 5 New Street Square, London EC4A 3TW, UK.&lt;/auth-address&gt;&lt;titles&gt;&lt;title&gt;Human-level control through deep reinforcement learning&lt;/title&gt;&lt;secondary-title&gt;Nature&lt;/secondary-title&gt;&lt;/titles&gt;&lt;periodical&gt;&lt;full-title&gt;Nature&lt;/full-title&gt;&lt;/periodical&gt;&lt;pages&gt;529-33&lt;/pages&gt;&lt;volume&gt;518&lt;/volume&gt;&lt;number&gt;7540&lt;/number&gt;&lt;edition&gt;2015/02/27&lt;/edition&gt;&lt;keywords&gt;&lt;keyword&gt;Algorithms&lt;/keyword&gt;&lt;keyword&gt;*Artificial Intelligence&lt;/keyword&gt;&lt;keyword&gt;Humans&lt;/keyword&gt;&lt;keyword&gt;Models, Psychological&lt;/keyword&gt;&lt;keyword&gt;Neural Networks, Computer&lt;/keyword&gt;&lt;keyword&gt;*Reinforcement, Psychology&lt;/keyword&gt;&lt;keyword&gt;Reward&lt;/keyword&gt;&lt;keyword&gt;*Video Games&lt;/keyword&gt;&lt;/keywords&gt;&lt;dates&gt;&lt;year&gt;2015&lt;/year&gt;&lt;pub-dates&gt;&lt;date&gt;Feb 26&lt;/date&gt;&lt;/pub-dates&gt;&lt;/dates&gt;&lt;isbn&gt;1476-4687 (Electronic)&amp;#xD;0028-0836 (Linking)&lt;/isbn&gt;&lt;accession-num&gt;25719670&lt;/accession-num&gt;&lt;urls&gt;&lt;related-urls&gt;&lt;url&gt;https://www.ncbi.nlm.nih.gov/pubmed/25719670&lt;/url&gt;&lt;/related-urls&gt;&lt;/urls&gt;&lt;electronic-resource-num&gt;10.1038/nature14236&lt;/electronic-resource-num&gt;&lt;/record&gt;&lt;/Cite&gt;&lt;/EndNote&gt;</w:delInstrText>
        </w:r>
        <w:r w:rsidR="00B40EE1" w:rsidRPr="008F601D" w:rsidDel="00D5571D">
          <w:rPr>
            <w:rFonts w:ascii="Times New Roman" w:eastAsia="SimSun" w:hAnsi="Times New Roman"/>
            <w:b w:val="0"/>
            <w:snapToGrid/>
            <w:color w:val="auto"/>
            <w:kern w:val="2"/>
            <w:sz w:val="24"/>
            <w:szCs w:val="24"/>
            <w:lang w:eastAsia="zh-CN" w:bidi="ar-SA"/>
          </w:rPr>
          <w:fldChar w:fldCharType="separate"/>
        </w:r>
        <w:r w:rsidR="00987CC5" w:rsidRPr="008F601D" w:rsidDel="00D5571D">
          <w:rPr>
            <w:rFonts w:ascii="Times New Roman" w:eastAsia="SimSun" w:hAnsi="Times New Roman"/>
            <w:b w:val="0"/>
            <w:snapToGrid/>
            <w:color w:val="auto"/>
            <w:kern w:val="2"/>
            <w:sz w:val="24"/>
            <w:szCs w:val="24"/>
            <w:lang w:eastAsia="zh-CN" w:bidi="ar-SA"/>
          </w:rPr>
          <w:delText>(Mnih et al., 2015)</w:delText>
        </w:r>
        <w:r w:rsidR="00B40EE1" w:rsidRPr="008F601D" w:rsidDel="00D5571D">
          <w:rPr>
            <w:rFonts w:ascii="Times New Roman" w:eastAsia="SimSun" w:hAnsi="Times New Roman"/>
            <w:b w:val="0"/>
            <w:snapToGrid/>
            <w:color w:val="auto"/>
            <w:kern w:val="2"/>
            <w:sz w:val="24"/>
            <w:szCs w:val="24"/>
            <w:lang w:eastAsia="zh-CN" w:bidi="ar-SA"/>
          </w:rPr>
          <w:fldChar w:fldCharType="end"/>
        </w:r>
        <w:r w:rsidR="00987CC5" w:rsidRPr="008F601D" w:rsidDel="00D5571D">
          <w:rPr>
            <w:rFonts w:ascii="Times New Roman" w:eastAsia="SimSun" w:hAnsi="Times New Roman"/>
            <w:b w:val="0"/>
            <w:snapToGrid/>
            <w:color w:val="auto"/>
            <w:kern w:val="2"/>
            <w:sz w:val="24"/>
            <w:szCs w:val="24"/>
            <w:lang w:eastAsia="zh-CN" w:bidi="ar-SA"/>
          </w:rPr>
          <w:delText xml:space="preserve">, </w:delText>
        </w:r>
        <w:r w:rsidRPr="008F601D" w:rsidDel="00D5571D">
          <w:rPr>
            <w:rFonts w:ascii="Times New Roman" w:eastAsia="SimSun" w:hAnsi="Times New Roman"/>
            <w:b w:val="0"/>
            <w:snapToGrid/>
            <w:color w:val="auto"/>
            <w:kern w:val="2"/>
            <w:sz w:val="24"/>
            <w:szCs w:val="24"/>
            <w:lang w:eastAsia="zh-CN" w:bidi="ar-SA"/>
          </w:rPr>
          <w:delText>and thus most researchers use standard datasets that are considered representative enough for the target task</w:delText>
        </w:r>
        <w:r w:rsidR="003C60C5" w:rsidRPr="008F601D" w:rsidDel="00D5571D">
          <w:rPr>
            <w:rFonts w:ascii="Times New Roman" w:eastAsia="SimSun" w:hAnsi="Times New Roman"/>
            <w:b w:val="0"/>
            <w:snapToGrid/>
            <w:color w:val="auto"/>
            <w:kern w:val="2"/>
            <w:sz w:val="24"/>
            <w:szCs w:val="24"/>
            <w:lang w:eastAsia="zh-CN" w:bidi="ar-SA"/>
          </w:rPr>
          <w:delText>,</w:delText>
        </w:r>
        <w:r w:rsidRPr="008F601D" w:rsidDel="00D5571D">
          <w:rPr>
            <w:rFonts w:ascii="Times New Roman" w:eastAsia="SimSun" w:hAnsi="Times New Roman"/>
            <w:b w:val="0"/>
            <w:snapToGrid/>
            <w:color w:val="auto"/>
            <w:kern w:val="2"/>
            <w:sz w:val="24"/>
            <w:szCs w:val="24"/>
            <w:lang w:eastAsia="zh-CN" w:bidi="ar-SA"/>
          </w:rPr>
          <w:delText xml:space="preserve"> however, standard image datasets may not generalize well due to the unique </w:delText>
        </w:r>
        <w:r w:rsidR="0077223E" w:rsidRPr="008F601D" w:rsidDel="00D5571D">
          <w:rPr>
            <w:rFonts w:ascii="Times New Roman" w:eastAsia="SimSun" w:hAnsi="Times New Roman"/>
            <w:b w:val="0"/>
            <w:snapToGrid/>
            <w:color w:val="auto"/>
            <w:kern w:val="2"/>
            <w:sz w:val="24"/>
            <w:szCs w:val="24"/>
            <w:lang w:eastAsia="zh-CN" w:bidi="ar-SA"/>
          </w:rPr>
          <w:delText>HSI</w:delText>
        </w:r>
        <w:r w:rsidRPr="008F601D" w:rsidDel="00D5571D">
          <w:rPr>
            <w:rFonts w:ascii="Times New Roman" w:eastAsia="SimSun" w:hAnsi="Times New Roman"/>
            <w:b w:val="0"/>
            <w:snapToGrid/>
            <w:color w:val="auto"/>
            <w:kern w:val="2"/>
            <w:sz w:val="24"/>
            <w:szCs w:val="24"/>
            <w:lang w:eastAsia="zh-CN" w:bidi="ar-SA"/>
          </w:rPr>
          <w:delText xml:space="preserve"> imagery characteristics </w:delText>
        </w:r>
      </w:del>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&lt;EndNote&gt;&lt;Cite&gt;&lt;Author&gt;Kouw&lt;/Author&gt;&lt;Year&gt;2019&lt;/Year&gt;&lt;RecNum&gt;103&lt;/RecNum&gt;&lt;DisplayText&gt;(Kouw and Loog, 2019)&lt;/DisplayText&gt;&lt;record&gt;&lt;rec-number&gt;103&lt;/rec-number&gt;&lt;foreign-keys&gt;&lt;key app="EN" db-id="fspe090xm2sf0nef9aapp9tezvaxx5av9vr9" timestamp="1604388852"&gt;103&lt;/key&gt;&lt;/foreign-keys&gt;&lt;ref-type name="Report"&gt;27&lt;/ref-type&gt;&lt;contributors&gt;&lt;authors&gt;&lt;author&gt;Wouter M. Kouw&lt;/author&gt;&lt;author&gt;Marco Loog&lt;/author&gt;&lt;/authors&gt;&lt;/contributors&gt;&lt;titles&gt;&lt;title&gt;TECHNICAL REPORT An introduction to domain adaptation and transfer learning&lt;/title&gt;&lt;secondary-title&gt;arXiv:1812.11806&lt;/secondary-title&gt;&lt;/titles&gt;&lt;pages&gt;42&lt;/pages&gt;&lt;dates&gt;&lt;year&gt;2019&lt;/year&gt;&lt;/dates&gt;&lt;pub-location&gt;Delft University of Technology&lt;/pub-location&gt;&lt;urls&gt;&lt;/urls&gt;&lt;/record&gt;&lt;/Cite&gt;&lt;/EndNote&gt;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(Kouw and Loog,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0955E772" w14:textId="056C284A" w:rsidR="00D5571D" w:rsidRDefault="00D5571D" w:rsidP="00D5571D">
      <w:pPr>
        <w:pStyle w:val="MDPI21heading1"/>
        <w:spacing w:before="0" w:after="0"/>
        <w:ind w:firstLine="360"/>
        <w:jc w:val="both"/>
        <w:rPr>
          <w:ins w:id="236" w:author="Windows User" w:date="2020-12-28T09:10:00Z"/>
          <w:rFonts w:ascii="Times New Roman" w:eastAsia="SimSun" w:hAnsi="Times New Roman"/>
          <w:b w:val="0"/>
          <w:snapToGrid/>
          <w:color w:val="auto"/>
          <w:kern w:val="2"/>
          <w:sz w:val="24"/>
          <w:szCs w:val="24"/>
          <w:lang w:eastAsia="zh-CN" w:bidi="ar-SA"/>
        </w:rPr>
      </w:pPr>
    </w:p>
    <w:p w14:paraId="215240FA" w14:textId="182480FB" w:rsidR="00D5571D" w:rsidRDefault="00D5571D" w:rsidP="00D5571D">
      <w:pPr>
        <w:pStyle w:val="MDPI21heading1"/>
        <w:spacing w:before="0" w:after="0"/>
        <w:ind w:firstLine="360"/>
        <w:jc w:val="both"/>
        <w:rPr>
          <w:ins w:id="237" w:author="Windows User" w:date="2020-12-28T09:16:00Z"/>
          <w:rFonts w:ascii="Times New Roman" w:eastAsia="SimSun" w:hAnsi="Times New Roman"/>
          <w:b w:val="0"/>
          <w:snapToGrid/>
          <w:color w:val="auto"/>
          <w:kern w:val="2"/>
          <w:sz w:val="24"/>
          <w:szCs w:val="24"/>
          <w:lang w:eastAsia="zh-CN" w:bidi="ar-SA"/>
        </w:rPr>
      </w:pPr>
      <w:ins w:id="238" w:author="Windows User" w:date="2020-12-28T09:10:00Z">
        <w:r>
          <w:rPr>
            <w:rFonts w:ascii="Times New Roman" w:eastAsia="SimSun" w:hAnsi="Times New Roman"/>
            <w:b w:val="0"/>
            <w:snapToGrid/>
            <w:color w:val="auto"/>
            <w:kern w:val="2"/>
            <w:sz w:val="24"/>
            <w:szCs w:val="24"/>
            <w:lang w:eastAsia="zh-CN" w:bidi="ar-SA"/>
          </w:rPr>
          <w:t xml:space="preserve">Existing datasets widely adopted for RS land cover classifications are Salinas, Pavia, Indian Pines and Kennedy Space Center. Signoroni </w:t>
        </w:r>
      </w:ins>
      <w:ins w:id="239" w:author="Windows User" w:date="2020-12-28T09:11:00Z">
        <w:r>
          <w:rPr>
            <w:rFonts w:ascii="Times New Roman" w:eastAsia="SimSun" w:hAnsi="Times New Roman"/>
            <w:b w:val="0"/>
            <w:i/>
            <w:snapToGrid/>
            <w:color w:val="auto"/>
            <w:kern w:val="2"/>
            <w:sz w:val="24"/>
            <w:szCs w:val="24"/>
            <w:lang w:eastAsia="zh-CN" w:bidi="ar-SA"/>
          </w:rPr>
          <w:t xml:space="preserve">et al., </w:t>
        </w:r>
        <w:r>
          <w:rPr>
            <w:rFonts w:ascii="Times New Roman" w:eastAsia="SimSun" w:hAnsi="Times New Roman"/>
            <w:b w:val="0"/>
            <w:snapToGrid/>
            <w:color w:val="auto"/>
            <w:kern w:val="2"/>
            <w:sz w:val="24"/>
            <w:szCs w:val="24"/>
            <w:lang w:eastAsia="zh-CN" w:bidi="ar-SA"/>
          </w:rPr>
          <w:t>(2019b)</w:t>
        </w:r>
      </w:ins>
      <w:ins w:id="240" w:author="Windows User" w:date="2020-12-28T09:12:00Z">
        <w:r>
          <w:rPr>
            <w:rFonts w:ascii="Times New Roman" w:eastAsia="SimSun" w:hAnsi="Times New Roman"/>
            <w:b w:val="0"/>
            <w:snapToGrid/>
            <w:color w:val="auto"/>
            <w:kern w:val="2"/>
            <w:sz w:val="24"/>
            <w:szCs w:val="24"/>
            <w:lang w:eastAsia="zh-CN" w:bidi="ar-SA"/>
          </w:rPr>
          <w:t xml:space="preserve"> states that using these datasets can result in bias and not serve in improving the </w:t>
        </w:r>
      </w:ins>
      <w:ins w:id="241" w:author="Windows User" w:date="2020-12-28T09:13:00Z">
        <w:r>
          <w:rPr>
            <w:rFonts w:ascii="Times New Roman" w:eastAsia="SimSun" w:hAnsi="Times New Roman"/>
            <w:b w:val="0"/>
            <w:snapToGrid/>
            <w:color w:val="auto"/>
            <w:kern w:val="2"/>
            <w:sz w:val="24"/>
            <w:szCs w:val="24"/>
            <w:lang w:eastAsia="zh-CN" w:bidi="ar-SA"/>
          </w:rPr>
          <w:t>accuracy</w:t>
        </w:r>
        <w:r w:rsidR="00092F5D">
          <w:rPr>
            <w:rFonts w:ascii="Times New Roman" w:eastAsia="SimSun" w:hAnsi="Times New Roman"/>
            <w:b w:val="0"/>
            <w:snapToGrid/>
            <w:color w:val="auto"/>
            <w:kern w:val="2"/>
            <w:sz w:val="24"/>
            <w:szCs w:val="24"/>
            <w:lang w:eastAsia="zh-CN" w:bidi="ar-SA"/>
          </w:rPr>
          <w:t xml:space="preserve">. </w:t>
        </w:r>
      </w:ins>
      <w:ins w:id="242" w:author="Windows User" w:date="2020-12-28T09:14:00Z">
        <w:r w:rsidR="00092F5D">
          <w:rPr>
            <w:rFonts w:ascii="Times New Roman" w:eastAsia="SimSun" w:hAnsi="Times New Roman"/>
            <w:b w:val="0"/>
            <w:snapToGrid/>
            <w:color w:val="auto"/>
            <w:kern w:val="2"/>
            <w:sz w:val="24"/>
            <w:szCs w:val="24"/>
            <w:lang w:eastAsia="zh-CN" w:bidi="ar-SA"/>
          </w:rPr>
          <w:t>In the subsequent sections, we discuss the use of generic image datasets which are widely adopted for hyperspectral Convolution Neural Network (CNN) classifiers as they transfer knowledge from well-labeled data sets to sparsely labelled datasets</w:t>
        </w:r>
      </w:ins>
      <w:ins w:id="243" w:author="Windows User" w:date="2020-12-28T09:16:00Z">
        <w:r w:rsidR="00092F5D">
          <w:rPr>
            <w:rFonts w:ascii="Times New Roman" w:eastAsia="SimSun" w:hAnsi="Times New Roman"/>
            <w:b w:val="0"/>
            <w:snapToGrid/>
            <w:color w:val="auto"/>
            <w:kern w:val="2"/>
            <w:sz w:val="24"/>
            <w:szCs w:val="24"/>
            <w:lang w:eastAsia="zh-CN" w:bidi="ar-SA"/>
          </w:rPr>
          <w:t xml:space="preserve"> </w:t>
        </w:r>
      </w:ins>
      <w:ins w:id="244" w:author="Windows User" w:date="2020-12-28T09:14:00Z">
        <w:r w:rsidR="00092F5D">
          <w:rPr>
            <w:rFonts w:ascii="Times New Roman" w:eastAsia="SimSun" w:hAnsi="Times New Roman"/>
            <w:b w:val="0"/>
            <w:snapToGrid/>
            <w:color w:val="auto"/>
            <w:kern w:val="2"/>
            <w:sz w:val="24"/>
            <w:szCs w:val="24"/>
            <w:lang w:eastAsia="zh-CN" w:bidi="ar-SA"/>
          </w:rPr>
          <w:t>(</w:t>
        </w:r>
        <w:proofErr w:type="spellStart"/>
        <w:r w:rsidR="00092F5D">
          <w:rPr>
            <w:rFonts w:ascii="Times New Roman" w:eastAsia="SimSun" w:hAnsi="Times New Roman"/>
            <w:b w:val="0"/>
            <w:snapToGrid/>
            <w:color w:val="auto"/>
            <w:kern w:val="2"/>
            <w:sz w:val="24"/>
            <w:szCs w:val="24"/>
            <w:lang w:eastAsia="zh-CN" w:bidi="ar-SA"/>
          </w:rPr>
          <w:t>Windrim</w:t>
        </w:r>
        <w:proofErr w:type="spellEnd"/>
        <w:r w:rsidR="00092F5D">
          <w:rPr>
            <w:rFonts w:ascii="Times New Roman" w:eastAsia="SimSun" w:hAnsi="Times New Roman"/>
            <w:b w:val="0"/>
            <w:snapToGrid/>
            <w:color w:val="auto"/>
            <w:kern w:val="2"/>
            <w:sz w:val="24"/>
            <w:szCs w:val="24"/>
            <w:lang w:eastAsia="zh-CN" w:bidi="ar-SA"/>
          </w:rPr>
          <w:t xml:space="preserve"> </w:t>
        </w:r>
      </w:ins>
      <w:ins w:id="245" w:author="Windows User" w:date="2020-12-28T09:15:00Z">
        <w:r w:rsidR="00092F5D">
          <w:rPr>
            <w:rFonts w:ascii="Times New Roman" w:eastAsia="SimSun" w:hAnsi="Times New Roman"/>
            <w:b w:val="0"/>
            <w:i/>
            <w:snapToGrid/>
            <w:color w:val="auto"/>
            <w:kern w:val="2"/>
            <w:sz w:val="24"/>
            <w:szCs w:val="24"/>
            <w:lang w:eastAsia="zh-CN" w:bidi="ar-SA"/>
          </w:rPr>
          <w:t>et al</w:t>
        </w:r>
        <w:r w:rsidR="00092F5D" w:rsidRPr="00092F5D">
          <w:rPr>
            <w:rFonts w:ascii="Times New Roman" w:eastAsia="SimSun" w:hAnsi="Times New Roman"/>
            <w:b w:val="0"/>
            <w:snapToGrid/>
            <w:color w:val="auto"/>
            <w:kern w:val="2"/>
            <w:sz w:val="24"/>
            <w:szCs w:val="24"/>
            <w:lang w:eastAsia="zh-CN" w:bidi="ar-SA"/>
            <w:rPrChange w:id="246" w:author="Windows User" w:date="2020-12-28T09:15:00Z">
              <w:rPr>
                <w:rFonts w:ascii="Times New Roman" w:eastAsia="SimSun" w:hAnsi="Times New Roman"/>
                <w:b w:val="0"/>
                <w:i/>
                <w:snapToGrid/>
                <w:color w:val="auto"/>
                <w:kern w:val="2"/>
                <w:sz w:val="24"/>
                <w:szCs w:val="24"/>
                <w:lang w:eastAsia="zh-CN" w:bidi="ar-SA"/>
              </w:rPr>
            </w:rPrChange>
          </w:rPr>
          <w:t>., 2018)</w:t>
        </w:r>
      </w:ins>
      <w:ins w:id="247" w:author="Windows User" w:date="2020-12-28T09:16:00Z">
        <w:r w:rsidR="00092F5D">
          <w:rPr>
            <w:rFonts w:ascii="Times New Roman" w:eastAsia="SimSun" w:hAnsi="Times New Roman"/>
            <w:b w:val="0"/>
            <w:snapToGrid/>
            <w:color w:val="auto"/>
            <w:kern w:val="2"/>
            <w:sz w:val="24"/>
            <w:szCs w:val="24"/>
            <w:lang w:eastAsia="zh-CN" w:bidi="ar-SA"/>
          </w:rPr>
          <w:t>.</w:t>
        </w:r>
      </w:ins>
    </w:p>
    <w:p w14:paraId="4B74E3C4" w14:textId="77777777" w:rsidR="00092F5D" w:rsidRPr="00092F5D" w:rsidRDefault="00092F5D" w:rsidP="00D5571D">
      <w:pPr>
        <w:pStyle w:val="MDPI21heading1"/>
        <w:spacing w:before="0" w:after="0"/>
        <w:ind w:firstLine="360"/>
        <w:jc w:val="both"/>
        <w:rPr>
          <w:rFonts w:ascii="Times New Roman" w:eastAsia="SimSun" w:hAnsi="Times New Roman"/>
          <w:b w:val="0"/>
          <w:i/>
          <w:snapToGrid/>
          <w:color w:val="auto"/>
          <w:kern w:val="2"/>
          <w:sz w:val="24"/>
          <w:szCs w:val="24"/>
          <w:lang w:eastAsia="zh-CN" w:bidi="ar-SA"/>
          <w:rPrChange w:id="248" w:author="Windows User" w:date="2020-12-28T09:15:00Z">
            <w:rPr>
              <w:rFonts w:ascii="Times New Roman" w:eastAsia="SimSun" w:hAnsi="Times New Roman"/>
              <w:b w:val="0"/>
              <w:snapToGrid/>
              <w:color w:val="auto"/>
              <w:kern w:val="2"/>
              <w:sz w:val="24"/>
              <w:szCs w:val="24"/>
              <w:lang w:eastAsia="zh-CN" w:bidi="ar-SA"/>
            </w:rPr>
          </w:rPrChange>
        </w:rPr>
      </w:pPr>
    </w:p>
    <w:p w14:paraId="3E1F3A46" w14:textId="10FD62D5" w:rsidR="007100E0" w:rsidRPr="008F601D" w:rsidDel="00092F5D" w:rsidRDefault="00987CC5" w:rsidP="00E32FD4">
      <w:pPr>
        <w:pStyle w:val="MDPI21heading1"/>
        <w:spacing w:before="0" w:after="0"/>
        <w:ind w:firstLine="360"/>
        <w:jc w:val="both"/>
        <w:rPr>
          <w:del w:id="249" w:author="Windows User" w:date="2020-12-28T09:16:00Z"/>
          <w:rFonts w:ascii="Times New Roman" w:eastAsia="SimSun" w:hAnsi="Times New Roman"/>
          <w:b w:val="0"/>
          <w:snapToGrid/>
          <w:color w:val="auto"/>
          <w:kern w:val="2"/>
          <w:sz w:val="24"/>
          <w:szCs w:val="24"/>
          <w:lang w:eastAsia="zh-CN" w:bidi="ar-SA"/>
        </w:rPr>
      </w:pPr>
      <w:del w:id="250" w:author="Windows User" w:date="2020-12-28T09:13:00Z">
        <w:r w:rsidRPr="008F601D" w:rsidDel="00092F5D">
          <w:rPr>
            <w:rFonts w:ascii="Times New Roman" w:eastAsia="SimSun" w:hAnsi="Times New Roman"/>
            <w:b w:val="0"/>
            <w:snapToGrid/>
            <w:color w:val="auto"/>
            <w:kern w:val="2"/>
            <w:sz w:val="24"/>
            <w:szCs w:val="24"/>
            <w:lang w:eastAsia="zh-CN" w:bidi="ar-SA"/>
          </w:rPr>
          <w:delText>For instance, most datasets</w:delText>
        </w:r>
        <w:r w:rsidR="007100E0" w:rsidRPr="008F601D" w:rsidDel="00092F5D">
          <w:rPr>
            <w:rFonts w:ascii="Times New Roman" w:eastAsia="SimSun" w:hAnsi="Times New Roman"/>
            <w:b w:val="0"/>
            <w:snapToGrid/>
            <w:color w:val="auto"/>
            <w:kern w:val="2"/>
            <w:sz w:val="24"/>
            <w:szCs w:val="24"/>
            <w:lang w:eastAsia="zh-CN" w:bidi="ar-SA"/>
          </w:rPr>
          <w:delText xml:space="preserve"> considered in the majority of RS land cover classification works are Salinas, Pavia, Indian Pines, and Kennedy Space Center. </w:delText>
        </w:r>
        <w:r w:rsidRPr="008F601D" w:rsidDel="00092F5D">
          <w:rPr>
            <w:rFonts w:ascii="Times New Roman" w:eastAsia="SimSun" w:hAnsi="Times New Roman"/>
            <w:b w:val="0"/>
            <w:snapToGrid/>
            <w:color w:val="auto"/>
            <w:kern w:val="2"/>
            <w:sz w:val="24"/>
            <w:szCs w:val="24"/>
            <w:lang w:eastAsia="zh-CN" w:bidi="ar-SA"/>
          </w:rPr>
          <w:delText>Training and testing images on the same dataset</w:delText>
        </w:r>
        <w:r w:rsidR="007100E0" w:rsidRPr="008F601D" w:rsidDel="00092F5D">
          <w:rPr>
            <w:rFonts w:ascii="Times New Roman" w:eastAsia="SimSun" w:hAnsi="Times New Roman"/>
            <w:b w:val="0"/>
            <w:snapToGrid/>
            <w:color w:val="auto"/>
            <w:kern w:val="2"/>
            <w:sz w:val="24"/>
            <w:szCs w:val="24"/>
            <w:lang w:eastAsia="zh-CN" w:bidi="ar-SA"/>
          </w:rPr>
          <w:delText xml:space="preserve"> </w:delText>
        </w:r>
        <w:r w:rsidRPr="008F601D" w:rsidDel="00092F5D">
          <w:rPr>
            <w:rFonts w:ascii="Times New Roman" w:eastAsia="SimSun" w:hAnsi="Times New Roman"/>
            <w:b w:val="0"/>
            <w:snapToGrid/>
            <w:color w:val="auto"/>
            <w:kern w:val="2"/>
            <w:sz w:val="24"/>
            <w:szCs w:val="24"/>
            <w:lang w:eastAsia="zh-CN" w:bidi="ar-SA"/>
          </w:rPr>
          <w:delText>can cause</w:delText>
        </w:r>
        <w:r w:rsidR="007100E0" w:rsidRPr="00011EEF" w:rsidDel="00092F5D">
          <w:rPr>
            <w:rFonts w:ascii="Times New Roman" w:eastAsia="SimSun" w:hAnsi="Times New Roman"/>
            <w:b w:val="0"/>
            <w:snapToGrid/>
            <w:color w:val="auto"/>
            <w:kern w:val="2"/>
            <w:sz w:val="24"/>
            <w:szCs w:val="24"/>
            <w:lang w:eastAsia="zh-CN" w:bidi="ar-SA"/>
          </w:rPr>
          <w:delText xml:space="preserve"> a bias in the evaluation since </w:delText>
        </w:r>
        <w:r w:rsidR="003C60C5" w:rsidRPr="00011EEF" w:rsidDel="00092F5D">
          <w:rPr>
            <w:rFonts w:ascii="Times New Roman" w:eastAsia="SimSun" w:hAnsi="Times New Roman"/>
            <w:b w:val="0"/>
            <w:snapToGrid/>
            <w:color w:val="auto"/>
            <w:kern w:val="2"/>
            <w:sz w:val="24"/>
            <w:szCs w:val="24"/>
            <w:lang w:eastAsia="zh-CN" w:bidi="ar-SA"/>
          </w:rPr>
          <w:delText xml:space="preserve">the </w:delText>
        </w:r>
        <w:r w:rsidR="007100E0" w:rsidRPr="00011EEF" w:rsidDel="00092F5D">
          <w:rPr>
            <w:rFonts w:ascii="Times New Roman" w:eastAsia="SimSun" w:hAnsi="Times New Roman"/>
            <w:b w:val="0"/>
            <w:snapToGrid/>
            <w:color w:val="auto"/>
            <w:kern w:val="2"/>
            <w:sz w:val="24"/>
            <w:szCs w:val="24"/>
            <w:lang w:eastAsia="zh-CN" w:bidi="ar-SA"/>
          </w:rPr>
          <w:delText>improve</w:delText>
        </w:r>
        <w:r w:rsidRPr="00011EEF" w:rsidDel="00092F5D">
          <w:rPr>
            <w:rFonts w:ascii="Times New Roman" w:eastAsia="SimSun" w:hAnsi="Times New Roman"/>
            <w:b w:val="0"/>
            <w:snapToGrid/>
            <w:color w:val="auto"/>
            <w:kern w:val="2"/>
            <w:sz w:val="24"/>
            <w:szCs w:val="24"/>
            <w:lang w:eastAsia="zh-CN" w:bidi="ar-SA"/>
          </w:rPr>
          <w:delText>ment in</w:delText>
        </w:r>
        <w:r w:rsidR="007100E0" w:rsidRPr="00011EEF" w:rsidDel="00092F5D">
          <w:rPr>
            <w:rFonts w:ascii="Times New Roman" w:eastAsia="SimSun" w:hAnsi="Times New Roman"/>
            <w:b w:val="0"/>
            <w:snapToGrid/>
            <w:color w:val="auto"/>
            <w:kern w:val="2"/>
            <w:sz w:val="24"/>
            <w:szCs w:val="24"/>
            <w:lang w:eastAsia="zh-CN" w:bidi="ar-SA"/>
          </w:rPr>
          <w:delText xml:space="preserve"> accuracy </w:delText>
        </w:r>
        <w:r w:rsidRPr="00011EEF" w:rsidDel="00092F5D">
          <w:rPr>
            <w:rFonts w:ascii="Times New Roman" w:eastAsia="SimSun" w:hAnsi="Times New Roman"/>
            <w:b w:val="0"/>
            <w:snapToGrid/>
            <w:color w:val="auto"/>
            <w:kern w:val="2"/>
            <w:sz w:val="24"/>
            <w:szCs w:val="24"/>
            <w:lang w:eastAsia="zh-CN" w:bidi="ar-SA"/>
          </w:rPr>
          <w:delText xml:space="preserve">may not always imply </w:delText>
        </w:r>
        <w:r w:rsidR="003C60C5" w:rsidRPr="00011EEF" w:rsidDel="00092F5D">
          <w:rPr>
            <w:rFonts w:ascii="Times New Roman" w:eastAsia="SimSun" w:hAnsi="Times New Roman"/>
            <w:b w:val="0"/>
            <w:snapToGrid/>
            <w:color w:val="auto"/>
            <w:kern w:val="2"/>
            <w:sz w:val="24"/>
            <w:szCs w:val="24"/>
            <w:lang w:eastAsia="zh-CN" w:bidi="ar-SA"/>
          </w:rPr>
          <w:delText xml:space="preserve">a </w:delText>
        </w:r>
        <w:r w:rsidRPr="00011EEF" w:rsidDel="00092F5D">
          <w:rPr>
            <w:rFonts w:ascii="Times New Roman" w:eastAsia="SimSun" w:hAnsi="Times New Roman"/>
            <w:b w:val="0"/>
            <w:snapToGrid/>
            <w:color w:val="auto"/>
            <w:kern w:val="2"/>
            <w:sz w:val="24"/>
            <w:szCs w:val="24"/>
            <w:lang w:eastAsia="zh-CN" w:bidi="ar-SA"/>
          </w:rPr>
          <w:delText xml:space="preserve">better approach </w:delText>
        </w:r>
        <w:r w:rsidR="00B40EE1" w:rsidRPr="008F601D" w:rsidDel="00092F5D">
          <w:rPr>
            <w:rFonts w:ascii="Times New Roman" w:hAnsi="Times New Roman"/>
            <w:b w:val="0"/>
            <w:sz w:val="24"/>
          </w:rPr>
          <w:fldChar w:fldCharType="begin"/>
        </w:r>
        <w:r w:rsidR="00B04AB1" w:rsidRPr="008F601D" w:rsidDel="00092F5D">
          <w:rPr>
            <w:rFonts w:ascii="Times New Roman" w:eastAsia="SimSun" w:hAnsi="Times New Roman"/>
            <w:b w:val="0"/>
            <w:snapToGrid/>
            <w:color w:val="auto"/>
            <w:kern w:val="2"/>
            <w:sz w:val="24"/>
            <w:szCs w:val="24"/>
            <w:lang w:eastAsia="zh-CN" w:bidi="ar-SA"/>
          </w:rPr>
          <w:delInstrText xml:space="preserve"> ADDIN EN.CITE &lt;EndNote&gt;&lt;Cite&gt;&lt;Author&gt;Signoroni&lt;/Author&gt;&lt;Year&gt;2019&lt;/Year&gt;&lt;RecNum&gt;787&lt;/RecNum&gt;&lt;DisplayText&gt;(Signoroni et al., 2019b)&lt;/DisplayText&gt;&lt;record&gt;&lt;rec-number&gt;787&lt;/rec-number&gt;&lt;foreign-keys&gt;&lt;key app="EN" db-id="fspe090xm2sf0nef9aapp9tezvaxx5av9vr9" timestamp="1606743643"&gt;787&lt;/key&gt;&lt;/foreign-keys&gt;&lt;ref-type name="Journal Article"&gt;17&lt;/ref-type&gt;&lt;contributors&gt;&lt;authors&gt;&lt;author&gt;Signoroni, Alberto&lt;/author&gt;&lt;author&gt;Savardi, Mattia&lt;/author&gt;&lt;author&gt;Baronio, Annalisa&lt;/author&gt;&lt;author&gt;Benini, Sergio %J Journal of Imaging&lt;/author&gt;&lt;/authors&gt;&lt;/contributors&gt;&lt;titles&gt;&lt;title&gt;Deep learning meets hyperspectral image analysis: a multidisciplinary review&lt;/title&gt;&lt;/titles&gt;&lt;pages&gt;52&lt;/pages&gt;&lt;volume&gt;5&lt;/volume&gt;&lt;number&gt;5&lt;/number&gt;&lt;dates&gt;&lt;year&gt;2019&lt;/year&gt;&lt;/dates&gt;&lt;urls&gt;&lt;/urls&gt;&lt;/record&gt;&lt;/Cite&gt;&lt;/EndNote&gt;</w:delInstrText>
        </w:r>
        <w:r w:rsidR="00B40EE1" w:rsidRPr="008F601D" w:rsidDel="00092F5D">
          <w:rPr>
            <w:rFonts w:ascii="Times New Roman" w:hAnsi="Times New Roman"/>
            <w:b w:val="0"/>
            <w:sz w:val="24"/>
          </w:rPr>
          <w:fldChar w:fldCharType="separate"/>
        </w:r>
        <w:r w:rsidR="00B04AB1" w:rsidRPr="008F601D" w:rsidDel="00092F5D">
          <w:rPr>
            <w:rFonts w:ascii="Times New Roman" w:eastAsia="SimSun" w:hAnsi="Times New Roman"/>
            <w:b w:val="0"/>
            <w:noProof/>
            <w:snapToGrid/>
            <w:color w:val="auto"/>
            <w:kern w:val="2"/>
            <w:sz w:val="24"/>
            <w:szCs w:val="24"/>
            <w:lang w:eastAsia="zh-CN" w:bidi="ar-SA"/>
          </w:rPr>
          <w:delText>(Signoroni et al., 2019b)</w:delText>
        </w:r>
        <w:r w:rsidR="00B40EE1" w:rsidRPr="008F601D" w:rsidDel="00092F5D">
          <w:rPr>
            <w:rFonts w:ascii="Times New Roman" w:hAnsi="Times New Roman"/>
            <w:b w:val="0"/>
            <w:sz w:val="24"/>
          </w:rPr>
          <w:fldChar w:fldCharType="end"/>
        </w:r>
        <w:r w:rsidR="007100E0" w:rsidRPr="008F601D" w:rsidDel="00092F5D">
          <w:rPr>
            <w:rFonts w:ascii="Times New Roman" w:eastAsia="SimSun" w:hAnsi="Times New Roman"/>
            <w:b w:val="0"/>
            <w:snapToGrid/>
            <w:color w:val="auto"/>
            <w:kern w:val="2"/>
            <w:sz w:val="24"/>
            <w:szCs w:val="24"/>
            <w:lang w:eastAsia="zh-CN" w:bidi="ar-SA"/>
          </w:rPr>
          <w:delText>.</w:delText>
        </w:r>
        <w:r w:rsidRPr="008F601D" w:rsidDel="00092F5D">
          <w:rPr>
            <w:rFonts w:ascii="Times New Roman" w:eastAsia="SimSun" w:hAnsi="Times New Roman"/>
            <w:b w:val="0"/>
            <w:snapToGrid/>
            <w:color w:val="auto"/>
            <w:kern w:val="2"/>
            <w:sz w:val="24"/>
            <w:szCs w:val="24"/>
            <w:lang w:eastAsia="zh-CN" w:bidi="ar-SA"/>
          </w:rPr>
          <w:delText xml:space="preserve"> </w:delText>
        </w:r>
      </w:del>
      <w:del w:id="251" w:author="Windows User" w:date="2020-12-28T09:16:00Z">
        <w:r w:rsidRPr="008F601D" w:rsidDel="00092F5D">
          <w:rPr>
            <w:rFonts w:ascii="Times New Roman" w:eastAsia="SimSun" w:hAnsi="Times New Roman"/>
            <w:b w:val="0"/>
            <w:snapToGrid/>
            <w:color w:val="auto"/>
            <w:kern w:val="2"/>
            <w:sz w:val="24"/>
            <w:szCs w:val="24"/>
            <w:lang w:eastAsia="zh-CN" w:bidi="ar-SA"/>
          </w:rPr>
          <w:delText xml:space="preserve">In this section, we discuss and outline the various datasets that have been developed for HSI segmentation tasks. </w:delText>
        </w:r>
        <w:r w:rsidR="00A7308E" w:rsidRPr="008F601D" w:rsidDel="00092F5D">
          <w:rPr>
            <w:rFonts w:ascii="Times New Roman" w:eastAsia="SimSun" w:hAnsi="Times New Roman"/>
            <w:b w:val="0"/>
            <w:snapToGrid/>
            <w:color w:val="auto"/>
            <w:kern w:val="2"/>
            <w:sz w:val="24"/>
            <w:szCs w:val="24"/>
            <w:lang w:eastAsia="zh-CN" w:bidi="ar-SA"/>
          </w:rPr>
          <w:delText>This report</w:delText>
        </w:r>
        <w:r w:rsidR="00332CC0" w:rsidRPr="008F601D" w:rsidDel="00092F5D">
          <w:rPr>
            <w:rFonts w:ascii="Times New Roman" w:eastAsia="SimSun" w:hAnsi="Times New Roman"/>
            <w:b w:val="0"/>
            <w:snapToGrid/>
            <w:color w:val="auto"/>
            <w:kern w:val="2"/>
            <w:sz w:val="24"/>
            <w:szCs w:val="24"/>
            <w:lang w:eastAsia="zh-CN" w:bidi="ar-SA"/>
          </w:rPr>
          <w:delText xml:space="preserve"> include</w:delText>
        </w:r>
        <w:r w:rsidR="00A7308E" w:rsidRPr="008F601D" w:rsidDel="00092F5D">
          <w:rPr>
            <w:rFonts w:ascii="Times New Roman" w:eastAsia="SimSun" w:hAnsi="Times New Roman"/>
            <w:b w:val="0"/>
            <w:snapToGrid/>
            <w:color w:val="auto"/>
            <w:kern w:val="2"/>
            <w:sz w:val="24"/>
            <w:szCs w:val="24"/>
            <w:lang w:eastAsia="zh-CN" w:bidi="ar-SA"/>
          </w:rPr>
          <w:delText>s</w:delText>
        </w:r>
        <w:r w:rsidR="00332CC0" w:rsidRPr="008F601D" w:rsidDel="00092F5D">
          <w:rPr>
            <w:rFonts w:ascii="Times New Roman" w:eastAsia="SimSun" w:hAnsi="Times New Roman"/>
            <w:b w:val="0"/>
            <w:snapToGrid/>
            <w:color w:val="auto"/>
            <w:kern w:val="2"/>
            <w:sz w:val="24"/>
            <w:szCs w:val="24"/>
            <w:lang w:eastAsia="zh-CN" w:bidi="ar-SA"/>
          </w:rPr>
          <w:delText xml:space="preserve"> generic image datasets </w:delText>
        </w:r>
        <w:r w:rsidR="00A7308E" w:rsidRPr="008F601D" w:rsidDel="00092F5D">
          <w:rPr>
            <w:rFonts w:ascii="Times New Roman" w:eastAsia="SimSun" w:hAnsi="Times New Roman"/>
            <w:b w:val="0"/>
            <w:snapToGrid/>
            <w:color w:val="auto"/>
            <w:kern w:val="2"/>
            <w:sz w:val="24"/>
            <w:szCs w:val="24"/>
            <w:lang w:eastAsia="zh-CN" w:bidi="ar-SA"/>
          </w:rPr>
          <w:delText xml:space="preserve">in our discussions </w:delText>
        </w:r>
        <w:r w:rsidR="00332CC0" w:rsidRPr="008F601D" w:rsidDel="00092F5D">
          <w:rPr>
            <w:rFonts w:ascii="Times New Roman" w:eastAsia="SimSun" w:hAnsi="Times New Roman"/>
            <w:b w:val="0"/>
            <w:snapToGrid/>
            <w:color w:val="auto"/>
            <w:kern w:val="2"/>
            <w:sz w:val="24"/>
            <w:szCs w:val="24"/>
            <w:lang w:eastAsia="zh-CN" w:bidi="ar-SA"/>
          </w:rPr>
          <w:delText xml:space="preserve">since most of the </w:delText>
        </w:r>
        <w:r w:rsidR="001D07BD" w:rsidRPr="00011EEF" w:rsidDel="00092F5D">
          <w:rPr>
            <w:rFonts w:ascii="Times New Roman" w:eastAsia="SimSun" w:hAnsi="Times New Roman"/>
            <w:b w:val="0"/>
            <w:snapToGrid/>
            <w:color w:val="auto"/>
            <w:kern w:val="2"/>
            <w:sz w:val="24"/>
            <w:szCs w:val="24"/>
            <w:lang w:eastAsia="zh-CN" w:bidi="ar-SA"/>
          </w:rPr>
          <w:delText>hyperspectral CNN classifiers transfer knowledge from well</w:delText>
        </w:r>
        <w:r w:rsidR="003C60C5" w:rsidRPr="00011EEF" w:rsidDel="00092F5D">
          <w:rPr>
            <w:rFonts w:ascii="Times New Roman" w:eastAsia="SimSun" w:hAnsi="Times New Roman"/>
            <w:b w:val="0"/>
            <w:snapToGrid/>
            <w:color w:val="auto"/>
            <w:kern w:val="2"/>
            <w:sz w:val="24"/>
            <w:szCs w:val="24"/>
            <w:lang w:eastAsia="zh-CN" w:bidi="ar-SA"/>
          </w:rPr>
          <w:delText>-</w:delText>
        </w:r>
        <w:r w:rsidR="001D07BD" w:rsidRPr="00011EEF" w:rsidDel="00092F5D">
          <w:rPr>
            <w:rFonts w:ascii="Times New Roman" w:eastAsia="SimSun" w:hAnsi="Times New Roman"/>
            <w:b w:val="0"/>
            <w:snapToGrid/>
            <w:color w:val="auto"/>
            <w:kern w:val="2"/>
            <w:sz w:val="24"/>
            <w:szCs w:val="24"/>
            <w:lang w:eastAsia="zh-CN" w:bidi="ar-SA"/>
          </w:rPr>
          <w:delText xml:space="preserve">labeled data sets to data sets that are less well labeled </w:delText>
        </w:r>
        <w:r w:rsidR="00B40EE1" w:rsidRPr="008F601D" w:rsidDel="00092F5D">
          <w:rPr>
            <w:rFonts w:ascii="Times New Roman" w:hAnsi="Times New Roman"/>
            <w:b w:val="0"/>
            <w:sz w:val="24"/>
          </w:rPr>
          <w:fldChar w:fldCharType="begin">
            <w:fldData xml:space="preserve">PEVuZE5vdGU+PENpdGU+PEF1dGhvcj5XaW5kcmltPC9BdXRob3I+PFllYXI+MjAxODwvWWVhcj48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</w:fldData>
          </w:fldChar>
        </w:r>
        <w:r w:rsidR="001D07BD" w:rsidRPr="008F601D" w:rsidDel="00092F5D">
          <w:rPr>
            <w:rFonts w:ascii="Times New Roman" w:eastAsia="SimSun" w:hAnsi="Times New Roman"/>
            <w:b w:val="0"/>
            <w:snapToGrid/>
            <w:color w:val="auto"/>
            <w:kern w:val="2"/>
            <w:sz w:val="24"/>
            <w:szCs w:val="24"/>
            <w:lang w:eastAsia="zh-CN" w:bidi="ar-SA"/>
          </w:rPr>
          <w:delInstrText xml:space="preserve"> ADDIN EN.CITE </w:delInstrText>
        </w:r>
        <w:r w:rsidR="00B40EE1" w:rsidRPr="001A5F00" w:rsidDel="00092F5D">
          <w:rPr>
            <w:rFonts w:ascii="Times New Roman" w:hAnsi="Times New Roman"/>
            <w:b w:val="0"/>
            <w:sz w:val="24"/>
          </w:rPr>
          <w:fldChar w:fldCharType="begin">
            <w:fldData xml:space="preserve">PEVuZE5vdGU+PENpdGU+PEF1dGhvcj5XaW5kcmltPC9BdXRob3I+PFllYXI+MjAxODwvWWVhcj48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</w:fldData>
          </w:fldChar>
        </w:r>
        <w:r w:rsidR="001D07BD" w:rsidRPr="008F601D" w:rsidDel="00092F5D">
          <w:rPr>
            <w:rFonts w:ascii="Times New Roman" w:eastAsia="SimSun" w:hAnsi="Times New Roman"/>
            <w:b w:val="0"/>
            <w:snapToGrid/>
            <w:color w:val="auto"/>
            <w:kern w:val="2"/>
            <w:sz w:val="24"/>
            <w:szCs w:val="24"/>
            <w:lang w:eastAsia="zh-CN" w:bidi="ar-SA"/>
          </w:rPr>
          <w:delInstrText xml:space="preserve"> ADDIN EN.CITE.DATA </w:delInstrText>
        </w:r>
        <w:r w:rsidR="00B40EE1" w:rsidRPr="001A5F00" w:rsidDel="00092F5D">
          <w:rPr>
            <w:rFonts w:ascii="Times New Roman" w:hAnsi="Times New Roman"/>
            <w:b w:val="0"/>
            <w:sz w:val="24"/>
          </w:rPr>
        </w:r>
        <w:r w:rsidR="00B40EE1" w:rsidRPr="001A5F00" w:rsidDel="00092F5D">
          <w:rPr>
            <w:rFonts w:ascii="Times New Roman" w:hAnsi="Times New Roman"/>
            <w:b w:val="0"/>
            <w:sz w:val="24"/>
          </w:rPr>
          <w:fldChar w:fldCharType="end"/>
        </w:r>
        <w:r w:rsidR="00B40EE1" w:rsidRPr="008F601D" w:rsidDel="00092F5D">
          <w:rPr>
            <w:rFonts w:ascii="Times New Roman" w:hAnsi="Times New Roman"/>
            <w:b w:val="0"/>
            <w:sz w:val="24"/>
          </w:rPr>
        </w:r>
        <w:r w:rsidR="00B40EE1" w:rsidRPr="008F601D" w:rsidDel="00092F5D">
          <w:rPr>
            <w:rFonts w:ascii="Times New Roman" w:hAnsi="Times New Roman"/>
            <w:b w:val="0"/>
            <w:sz w:val="24"/>
          </w:rPr>
          <w:fldChar w:fldCharType="separate"/>
        </w:r>
        <w:r w:rsidR="001D07BD" w:rsidRPr="008F601D" w:rsidDel="00092F5D">
          <w:rPr>
            <w:rFonts w:ascii="Times New Roman" w:eastAsia="SimSun" w:hAnsi="Times New Roman"/>
            <w:b w:val="0"/>
            <w:noProof/>
            <w:snapToGrid/>
            <w:color w:val="auto"/>
            <w:kern w:val="2"/>
            <w:sz w:val="24"/>
            <w:szCs w:val="24"/>
            <w:lang w:eastAsia="zh-CN" w:bidi="ar-SA"/>
          </w:rPr>
          <w:delText>(Windrim et al., 2018)</w:delText>
        </w:r>
        <w:r w:rsidR="00B40EE1" w:rsidRPr="008F601D" w:rsidDel="00092F5D">
          <w:rPr>
            <w:rFonts w:ascii="Times New Roman" w:hAnsi="Times New Roman"/>
            <w:b w:val="0"/>
            <w:sz w:val="24"/>
          </w:rPr>
          <w:fldChar w:fldCharType="end"/>
        </w:r>
        <w:r w:rsidR="001D07BD" w:rsidRPr="008F601D" w:rsidDel="00092F5D">
          <w:rPr>
            <w:rFonts w:ascii="Times New Roman" w:eastAsia="SimSun" w:hAnsi="Times New Roman"/>
            <w:b w:val="0"/>
            <w:snapToGrid/>
            <w:color w:val="auto"/>
            <w:kern w:val="2"/>
            <w:sz w:val="24"/>
            <w:szCs w:val="24"/>
            <w:lang w:eastAsia="zh-CN" w:bidi="ar-SA"/>
          </w:rPr>
          <w:delText xml:space="preserve">.  </w:delText>
        </w:r>
      </w:del>
    </w:p>
    <w:p w14:paraId="4F0B61C6" w14:textId="77777777" w:rsidR="00052A67" w:rsidRPr="008F601D" w:rsidRDefault="00052A67" w:rsidP="00E32FD4">
      <w:pPr>
        <w:numPr>
          <w:ilvl w:val="1"/>
          <w:numId w:val="25"/>
        </w:numPr>
        <w:ind w:left="450" w:hanging="450"/>
        <w:rPr>
          <w:rFonts w:ascii="Times New Roman" w:hAnsi="Times New Roman"/>
          <w:bCs/>
          <w:i/>
          <w:sz w:val="24"/>
        </w:rPr>
      </w:pPr>
      <w:r w:rsidRPr="008F601D">
        <w:rPr>
          <w:rFonts w:ascii="Times New Roman" w:hAnsi="Times New Roman"/>
          <w:bCs/>
          <w:i/>
          <w:sz w:val="24"/>
        </w:rPr>
        <w:t xml:space="preserve">Generic image datasets </w:t>
      </w:r>
    </w:p>
    <w:p w14:paraId="02B2DAAD" w14:textId="7C498091" w:rsidR="00A61D00" w:rsidRPr="00011EEF" w:rsidRDefault="00092F5D"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ins w:id="252" w:author="Windows User" w:date="2020-12-28T09:17:00Z">
        <w:r>
          <w:rPr>
            <w:rFonts w:ascii="Times New Roman" w:eastAsia="SimSun" w:hAnsi="Times New Roman"/>
            <w:b w:val="0"/>
            <w:snapToGrid/>
            <w:color w:val="auto"/>
            <w:kern w:val="2"/>
            <w:sz w:val="24"/>
            <w:szCs w:val="24"/>
            <w:lang w:eastAsia="zh-CN" w:bidi="ar-SA"/>
          </w:rPr>
          <w:t>A widely adopted strategy for training CNNs is the use of generic image datasets which are less time-consuming and easier to train a new classifier.</w:t>
        </w:r>
      </w:ins>
      <w:ins w:id="253" w:author="Windows User" w:date="2020-12-28T09:19:00Z">
        <w:r>
          <w:rPr>
            <w:rFonts w:ascii="Times New Roman" w:eastAsia="SimSun" w:hAnsi="Times New Roman"/>
            <w:b w:val="0"/>
            <w:snapToGrid/>
            <w:color w:val="auto"/>
            <w:kern w:val="2"/>
            <w:sz w:val="24"/>
            <w:szCs w:val="24"/>
            <w:lang w:eastAsia="zh-CN" w:bidi="ar-SA"/>
          </w:rPr>
          <w:t xml:space="preserve"> </w:t>
        </w:r>
      </w:ins>
      <w:del w:id="254" w:author="Windows User" w:date="2020-12-28T09:19:00Z">
        <w:r w:rsidR="00A61D00" w:rsidRPr="008F601D" w:rsidDel="00092F5D">
          <w:rPr>
            <w:rFonts w:ascii="Times New Roman" w:eastAsia="SimSun" w:hAnsi="Times New Roman"/>
            <w:b w:val="0"/>
            <w:snapToGrid/>
            <w:color w:val="auto"/>
            <w:kern w:val="2"/>
            <w:sz w:val="24"/>
            <w:szCs w:val="24"/>
            <w:lang w:eastAsia="zh-CN" w:bidi="ar-SA"/>
          </w:rPr>
          <w:delText xml:space="preserve">This section aims at exposing the researchers to the existing datasets for various image processing demands and tasks. </w:delText>
        </w:r>
        <w:r w:rsidR="00A7308E" w:rsidRPr="008F601D" w:rsidDel="00092F5D">
          <w:rPr>
            <w:rFonts w:ascii="Times New Roman" w:eastAsia="SimSun" w:hAnsi="Times New Roman"/>
            <w:b w:val="0"/>
            <w:snapToGrid/>
            <w:color w:val="auto"/>
            <w:kern w:val="2"/>
            <w:sz w:val="24"/>
            <w:szCs w:val="24"/>
            <w:lang w:eastAsia="zh-CN" w:bidi="ar-SA"/>
          </w:rPr>
          <w:delText>As earlier stated,</w:delText>
        </w:r>
        <w:r w:rsidR="001D07BD" w:rsidRPr="00011EEF" w:rsidDel="00092F5D">
          <w:rPr>
            <w:rFonts w:ascii="Times New Roman" w:eastAsia="SimSun" w:hAnsi="Times New Roman"/>
            <w:b w:val="0"/>
            <w:snapToGrid/>
            <w:color w:val="auto"/>
            <w:kern w:val="2"/>
            <w:sz w:val="24"/>
            <w:szCs w:val="24"/>
            <w:lang w:eastAsia="zh-CN" w:bidi="ar-SA"/>
          </w:rPr>
          <w:delText xml:space="preserve"> most CNNs are first pre-trained and init</w:delText>
        </w:r>
        <w:r w:rsidR="003C60C5" w:rsidRPr="00011EEF" w:rsidDel="00092F5D">
          <w:rPr>
            <w:rFonts w:ascii="Times New Roman" w:eastAsia="SimSun" w:hAnsi="Times New Roman"/>
            <w:b w:val="0"/>
            <w:snapToGrid/>
            <w:color w:val="auto"/>
            <w:kern w:val="2"/>
            <w:sz w:val="24"/>
            <w:szCs w:val="24"/>
            <w:lang w:eastAsia="zh-CN" w:bidi="ar-SA"/>
          </w:rPr>
          <w:delText>i</w:delText>
        </w:r>
        <w:r w:rsidR="001D07BD" w:rsidRPr="00011EEF" w:rsidDel="00092F5D">
          <w:rPr>
            <w:rFonts w:ascii="Times New Roman" w:eastAsia="SimSun" w:hAnsi="Times New Roman"/>
            <w:b w:val="0"/>
            <w:snapToGrid/>
            <w:color w:val="auto"/>
            <w:kern w:val="2"/>
            <w:sz w:val="24"/>
            <w:szCs w:val="24"/>
            <w:lang w:eastAsia="zh-CN" w:bidi="ar-SA"/>
          </w:rPr>
          <w:delText>ali</w:delText>
        </w:r>
        <w:r w:rsidR="003C60C5" w:rsidRPr="00011EEF" w:rsidDel="00092F5D">
          <w:rPr>
            <w:rFonts w:ascii="Times New Roman" w:eastAsia="SimSun" w:hAnsi="Times New Roman"/>
            <w:b w:val="0"/>
            <w:snapToGrid/>
            <w:color w:val="auto"/>
            <w:kern w:val="2"/>
            <w:sz w:val="24"/>
            <w:szCs w:val="24"/>
            <w:lang w:eastAsia="zh-CN" w:bidi="ar-SA"/>
          </w:rPr>
          <w:delText>z</w:delText>
        </w:r>
        <w:r w:rsidR="001D07BD" w:rsidRPr="00011EEF" w:rsidDel="00092F5D">
          <w:rPr>
            <w:rFonts w:ascii="Times New Roman" w:eastAsia="SimSun" w:hAnsi="Times New Roman"/>
            <w:b w:val="0"/>
            <w:snapToGrid/>
            <w:color w:val="auto"/>
            <w:kern w:val="2"/>
            <w:sz w:val="24"/>
            <w:szCs w:val="24"/>
            <w:lang w:eastAsia="zh-CN" w:bidi="ar-SA"/>
          </w:rPr>
          <w:delText xml:space="preserve">ed on generic image datasets which makes it far less time-consuming to train a new classifier and reduces the need for a large labeled data set for target tasks. </w:delText>
        </w:r>
      </w:del>
      <w:r w:rsidR="00A61D00" w:rsidRPr="00011EEF">
        <w:rPr>
          <w:rFonts w:ascii="Times New Roman" w:eastAsia="SimSun" w:hAnsi="Times New Roman"/>
          <w:b w:val="0"/>
          <w:snapToGrid/>
          <w:color w:val="auto"/>
          <w:kern w:val="2"/>
          <w:sz w:val="24"/>
          <w:szCs w:val="24"/>
          <w:lang w:eastAsia="zh-CN" w:bidi="ar-SA"/>
        </w:rPr>
        <w:t>Table 1 illustrates</w:t>
      </w:r>
      <w:ins w:id="255" w:author="Windows User" w:date="2020-12-28T09:19:00Z">
        <w:r>
          <w:rPr>
            <w:rFonts w:ascii="Times New Roman" w:eastAsia="SimSun" w:hAnsi="Times New Roman"/>
            <w:b w:val="0"/>
            <w:snapToGrid/>
            <w:color w:val="auto"/>
            <w:kern w:val="2"/>
            <w:sz w:val="24"/>
            <w:szCs w:val="24"/>
            <w:lang w:eastAsia="zh-CN" w:bidi="ar-SA"/>
          </w:rPr>
          <w:t xml:space="preserve"> several datasets categorized by their application domains</w:t>
        </w:r>
      </w:ins>
      <w:del w:id="256" w:author="Windows User" w:date="2020-12-28T09:19:00Z">
        <w:r w:rsidR="00A61D00" w:rsidRPr="00011EEF" w:rsidDel="00092F5D">
          <w:rPr>
            <w:rFonts w:ascii="Times New Roman" w:eastAsia="SimSun" w:hAnsi="Times New Roman"/>
            <w:b w:val="0"/>
            <w:snapToGrid/>
            <w:color w:val="auto"/>
            <w:kern w:val="2"/>
            <w:sz w:val="24"/>
            <w:szCs w:val="24"/>
            <w:lang w:eastAsia="zh-CN" w:bidi="ar-SA"/>
          </w:rPr>
          <w:delText xml:space="preserve"> the available generic datasets, their application domains, and seeks to inform </w:delText>
        </w:r>
        <w:r w:rsidR="00A7790E" w:rsidRPr="00011EEF" w:rsidDel="00092F5D">
          <w:rPr>
            <w:rFonts w:ascii="Times New Roman" w:eastAsia="SimSun" w:hAnsi="Times New Roman"/>
            <w:b w:val="0"/>
            <w:snapToGrid/>
            <w:color w:val="auto"/>
            <w:kern w:val="2"/>
            <w:sz w:val="24"/>
            <w:szCs w:val="24"/>
            <w:lang w:eastAsia="zh-CN" w:bidi="ar-SA"/>
          </w:rPr>
          <w:delText xml:space="preserve">newcomers and </w:delText>
        </w:r>
        <w:r w:rsidR="00A61D00" w:rsidRPr="00011EEF" w:rsidDel="00092F5D">
          <w:rPr>
            <w:rFonts w:ascii="Times New Roman" w:eastAsia="SimSun" w:hAnsi="Times New Roman"/>
            <w:b w:val="0"/>
            <w:snapToGrid/>
            <w:color w:val="auto"/>
            <w:kern w:val="2"/>
            <w:sz w:val="24"/>
            <w:szCs w:val="24"/>
            <w:lang w:eastAsia="zh-CN" w:bidi="ar-SA"/>
          </w:rPr>
          <w:delText>researchers who may want to discover new information on upcoming datasets in their respective interest areas.</w:delText>
        </w:r>
      </w:del>
      <w:ins w:id="257" w:author="Windows User" w:date="2020-12-28T09:19:00Z">
        <w:r>
          <w:rPr>
            <w:rFonts w:ascii="Times New Roman" w:eastAsia="SimSun" w:hAnsi="Times New Roman"/>
            <w:b w:val="0"/>
            <w:snapToGrid/>
            <w:color w:val="auto"/>
            <w:kern w:val="2"/>
            <w:sz w:val="24"/>
            <w:szCs w:val="24"/>
            <w:lang w:eastAsia="zh-CN" w:bidi="ar-SA"/>
          </w:rPr>
          <w:t>.</w:t>
        </w:r>
      </w:ins>
      <w:r w:rsidR="00A61D00" w:rsidRPr="00011EEF">
        <w:rPr>
          <w:rFonts w:ascii="Times New Roman" w:eastAsia="SimSun" w:hAnsi="Times New Roman"/>
          <w:b w:val="0"/>
          <w:snapToGrid/>
          <w:color w:val="auto"/>
          <w:kern w:val="2"/>
          <w:sz w:val="24"/>
          <w:szCs w:val="24"/>
          <w:lang w:eastAsia="zh-CN" w:bidi="ar-SA"/>
        </w:rPr>
        <w:t xml:space="preserve"> </w:t>
      </w:r>
    </w:p>
    <w:p w14:paraId="227BC7FC" w14:textId="77777777" w:rsidR="00055263" w:rsidRPr="008F601D" w:rsidRDefault="00055263"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p>
    <w:p w14:paraId="01B3DDAD" w14:textId="18AF3D45" w:rsidR="00A61D00" w:rsidRPr="008F601D" w:rsidRDefault="00A61D00" w:rsidP="00AB4648">
      <w:pPr>
        <w:pStyle w:val="MDPI21heading1"/>
        <w:spacing w:before="0" w:after="0"/>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Table 1</w:t>
      </w:r>
      <w:r w:rsidRPr="008F601D">
        <w:rPr>
          <w:rFonts w:ascii="Times New Roman" w:eastAsia="SimSun" w:hAnsi="Times New Roman"/>
          <w:b w:val="0"/>
          <w:snapToGrid/>
          <w:color w:val="auto"/>
          <w:kern w:val="2"/>
          <w:sz w:val="24"/>
          <w:szCs w:val="24"/>
          <w:lang w:eastAsia="zh-CN" w:bidi="ar-SA"/>
        </w:rPr>
        <w:t xml:space="preserve">: Generic </w:t>
      </w:r>
      <w:ins w:id="258" w:author="Windows User" w:date="2020-12-28T09:20:00Z">
        <w:r w:rsidR="00092F5D">
          <w:rPr>
            <w:rFonts w:ascii="Times New Roman" w:eastAsia="SimSun" w:hAnsi="Times New Roman"/>
            <w:b w:val="0"/>
            <w:snapToGrid/>
            <w:color w:val="auto"/>
            <w:kern w:val="2"/>
            <w:sz w:val="24"/>
            <w:szCs w:val="24"/>
            <w:lang w:eastAsia="zh-CN" w:bidi="ar-SA"/>
          </w:rPr>
          <w:t xml:space="preserve">image data sets categorized by their application </w:t>
        </w:r>
        <w:commentRangeStart w:id="259"/>
        <w:r w:rsidR="00092F5D">
          <w:rPr>
            <w:rFonts w:ascii="Times New Roman" w:eastAsia="SimSun" w:hAnsi="Times New Roman"/>
            <w:b w:val="0"/>
            <w:snapToGrid/>
            <w:color w:val="auto"/>
            <w:kern w:val="2"/>
            <w:sz w:val="24"/>
            <w:szCs w:val="24"/>
            <w:lang w:eastAsia="zh-CN" w:bidi="ar-SA"/>
          </w:rPr>
          <w:t>domain</w:t>
        </w:r>
        <w:commentRangeEnd w:id="259"/>
        <w:r w:rsidR="00092F5D">
          <w:rPr>
            <w:rStyle w:val="CommentReference"/>
            <w:rFonts w:ascii="Cambria" w:eastAsia="Cambria" w:hAnsi="Cambria"/>
            <w:b w:val="0"/>
            <w:snapToGrid/>
            <w:kern w:val="2"/>
            <w:lang w:eastAsia="zh-CN" w:bidi="ar-SA"/>
          </w:rPr>
          <w:commentReference w:id="259"/>
        </w:r>
        <w:r w:rsidR="00092F5D">
          <w:rPr>
            <w:rFonts w:ascii="Times New Roman" w:eastAsia="SimSun" w:hAnsi="Times New Roman"/>
            <w:b w:val="0"/>
            <w:snapToGrid/>
            <w:color w:val="auto"/>
            <w:kern w:val="2"/>
            <w:sz w:val="24"/>
            <w:szCs w:val="24"/>
            <w:lang w:eastAsia="zh-CN" w:bidi="ar-SA"/>
          </w:rPr>
          <w:t>.</w:t>
        </w:r>
      </w:ins>
      <w:del w:id="260" w:author="Windows User" w:date="2020-12-28T09:20:00Z">
        <w:r w:rsidRPr="008F601D" w:rsidDel="00092F5D">
          <w:rPr>
            <w:rFonts w:ascii="Times New Roman" w:eastAsia="SimSun" w:hAnsi="Times New Roman"/>
            <w:b w:val="0"/>
            <w:snapToGrid/>
            <w:color w:val="auto"/>
            <w:kern w:val="2"/>
            <w:sz w:val="24"/>
            <w:szCs w:val="24"/>
            <w:lang w:eastAsia="zh-CN" w:bidi="ar-SA"/>
          </w:rPr>
          <w:delText>datasets</w:delText>
        </w:r>
      </w:del>
    </w:p>
    <w:tbl>
      <w:tblPr>
        <w:tblW w:w="7920" w:type="dxa"/>
        <w:jc w:val="center"/>
        <w:tblBorders>
          <w:insideH w:val="single" w:sz="4" w:space="0" w:color="auto"/>
        </w:tblBorders>
        <w:tblLayout w:type="fixed"/>
        <w:tblLook w:val="04A0" w:firstRow="1" w:lastRow="0" w:firstColumn="1" w:lastColumn="0" w:noHBand="0" w:noVBand="1"/>
      </w:tblPr>
      <w:tblGrid>
        <w:gridCol w:w="2160"/>
        <w:gridCol w:w="1440"/>
        <w:gridCol w:w="900"/>
        <w:gridCol w:w="900"/>
        <w:gridCol w:w="1170"/>
        <w:gridCol w:w="630"/>
        <w:gridCol w:w="720"/>
      </w:tblGrid>
      <w:tr w:rsidR="008660AB" w:rsidRPr="008F601D" w14:paraId="7314428F" w14:textId="77777777" w:rsidTr="00135CC7">
        <w:trPr>
          <w:trHeight w:val="64"/>
          <w:jc w:val="center"/>
        </w:trPr>
        <w:tc>
          <w:tcPr>
            <w:tcW w:w="2160" w:type="dxa"/>
            <w:tcBorders>
              <w:top w:val="single" w:sz="8" w:space="0" w:color="auto"/>
              <w:left w:val="nil"/>
              <w:bottom w:val="nil"/>
              <w:right w:val="nil"/>
            </w:tcBorders>
            <w:shd w:val="clear" w:color="auto" w:fill="FFFFFF"/>
            <w:vAlign w:val="center"/>
            <w:hideMark/>
          </w:tcPr>
          <w:p w14:paraId="6C4BF922"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Dataset Name</w:t>
            </w:r>
          </w:p>
        </w:tc>
        <w:tc>
          <w:tcPr>
            <w:tcW w:w="1440" w:type="dxa"/>
            <w:tcBorders>
              <w:top w:val="single" w:sz="8" w:space="0" w:color="auto"/>
              <w:left w:val="nil"/>
              <w:bottom w:val="nil"/>
              <w:right w:val="nil"/>
            </w:tcBorders>
            <w:shd w:val="clear" w:color="auto" w:fill="FFFFFF"/>
            <w:vAlign w:val="center"/>
            <w:hideMark/>
          </w:tcPr>
          <w:p w14:paraId="39A16B8A"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Domain</w:t>
            </w:r>
          </w:p>
        </w:tc>
        <w:tc>
          <w:tcPr>
            <w:tcW w:w="900" w:type="dxa"/>
            <w:tcBorders>
              <w:top w:val="single" w:sz="8" w:space="0" w:color="auto"/>
              <w:left w:val="nil"/>
              <w:bottom w:val="nil"/>
              <w:right w:val="nil"/>
            </w:tcBorders>
            <w:shd w:val="clear" w:color="auto" w:fill="FFFFFF"/>
            <w:noWrap/>
            <w:vAlign w:val="center"/>
            <w:hideMark/>
          </w:tcPr>
          <w:p w14:paraId="00A763FB"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Classes</w:t>
            </w:r>
          </w:p>
        </w:tc>
        <w:tc>
          <w:tcPr>
            <w:tcW w:w="900" w:type="dxa"/>
            <w:tcBorders>
              <w:top w:val="single" w:sz="8" w:space="0" w:color="auto"/>
              <w:left w:val="nil"/>
              <w:bottom w:val="nil"/>
              <w:right w:val="nil"/>
            </w:tcBorders>
            <w:shd w:val="clear" w:color="auto" w:fill="FFFFFF"/>
            <w:noWrap/>
            <w:vAlign w:val="center"/>
            <w:hideMark/>
          </w:tcPr>
          <w:p w14:paraId="30B3354E"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Training</w:t>
            </w:r>
          </w:p>
        </w:tc>
        <w:tc>
          <w:tcPr>
            <w:tcW w:w="1170" w:type="dxa"/>
            <w:tcBorders>
              <w:top w:val="single" w:sz="8" w:space="0" w:color="auto"/>
              <w:left w:val="nil"/>
              <w:bottom w:val="nil"/>
              <w:right w:val="nil"/>
            </w:tcBorders>
            <w:shd w:val="clear" w:color="auto" w:fill="FFFFFF"/>
            <w:vAlign w:val="center"/>
            <w:hideMark/>
          </w:tcPr>
          <w:p w14:paraId="6610AFC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Validation samples</w:t>
            </w:r>
          </w:p>
        </w:tc>
        <w:tc>
          <w:tcPr>
            <w:tcW w:w="630" w:type="dxa"/>
            <w:tcBorders>
              <w:top w:val="single" w:sz="8" w:space="0" w:color="auto"/>
              <w:left w:val="nil"/>
              <w:bottom w:val="nil"/>
              <w:right w:val="nil"/>
            </w:tcBorders>
            <w:shd w:val="clear" w:color="auto" w:fill="FFFFFF"/>
            <w:noWrap/>
            <w:vAlign w:val="center"/>
            <w:hideMark/>
          </w:tcPr>
          <w:p w14:paraId="293349DB"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Test</w:t>
            </w:r>
          </w:p>
        </w:tc>
        <w:tc>
          <w:tcPr>
            <w:tcW w:w="720" w:type="dxa"/>
            <w:tcBorders>
              <w:top w:val="single" w:sz="8" w:space="0" w:color="auto"/>
              <w:left w:val="nil"/>
              <w:bottom w:val="nil"/>
              <w:right w:val="nil"/>
            </w:tcBorders>
            <w:shd w:val="clear" w:color="auto" w:fill="FFFFFF"/>
            <w:noWrap/>
            <w:vAlign w:val="center"/>
            <w:hideMark/>
          </w:tcPr>
          <w:p w14:paraId="2FA5245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commentRangeStart w:id="261"/>
            <w:r w:rsidRPr="008F601D">
              <w:rPr>
                <w:rFonts w:ascii="Times New Roman" w:eastAsia="SimSun" w:hAnsi="Times New Roman"/>
                <w:snapToGrid/>
                <w:color w:val="auto"/>
                <w:kern w:val="2"/>
                <w:lang w:eastAsia="zh-CN" w:bidi="ar-SA"/>
              </w:rPr>
              <w:t>Year</w:t>
            </w:r>
            <w:commentRangeEnd w:id="261"/>
            <w:r w:rsidR="00092F5D">
              <w:rPr>
                <w:rStyle w:val="CommentReference"/>
                <w:rFonts w:ascii="Cambria" w:eastAsia="Cambria" w:hAnsi="Cambria"/>
                <w:snapToGrid/>
                <w:kern w:val="2"/>
                <w:lang w:eastAsia="zh-CN" w:bidi="ar-SA"/>
              </w:rPr>
              <w:commentReference w:id="261"/>
            </w:r>
          </w:p>
        </w:tc>
      </w:tr>
      <w:tr w:rsidR="008660AB" w:rsidRPr="008F601D" w14:paraId="0262D598" w14:textId="77777777" w:rsidTr="00135CC7">
        <w:trPr>
          <w:trHeight w:val="431"/>
          <w:jc w:val="center"/>
        </w:trPr>
        <w:tc>
          <w:tcPr>
            <w:tcW w:w="2160" w:type="dxa"/>
            <w:tcBorders>
              <w:top w:val="single" w:sz="4" w:space="0" w:color="auto"/>
            </w:tcBorders>
            <w:shd w:val="clear" w:color="auto" w:fill="auto"/>
            <w:vAlign w:val="center"/>
            <w:hideMark/>
          </w:tcPr>
          <w:p w14:paraId="408510AB"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ADE20K</w:t>
            </w:r>
            <w:r>
              <w:rPr>
                <w:rFonts w:ascii="Times New Roman" w:eastAsia="SimSun" w:hAnsi="Times New Roman"/>
                <w:snapToGrid/>
                <w:color w:val="auto"/>
                <w:kern w:val="2"/>
                <w:lang w:eastAsia="zh-CN" w:bidi="ar-SA"/>
              </w:rPr>
              <w:t xml:space="preserve"> </w:t>
            </w:r>
          </w:p>
          <w:p w14:paraId="6B4A6CF2" w14:textId="2E7102CC"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&lt;EndNote&gt;&lt;Cite&gt;&lt;Author&gt;Zhou&lt;/Author&gt;&lt;Year&gt;2017&lt;/Year&gt;&lt;RecNum&gt;205&lt;/RecNum&gt;&lt;DisplayText&gt;(Zhou et al., 2017)&lt;/DisplayText&gt;&lt;record&gt;&lt;rec-number&gt;205&lt;/rec-number&gt;&lt;foreign-keys&gt;&lt;key app="EN" db-id="fspe090xm2sf0nef9aapp9tezvaxx5av9vr9" timestamp="1604388853"&gt;205&lt;/key&gt;&lt;/foreign-keys&gt;&lt;ref-type name="Conference Proceedings"&gt;10&lt;/ref-type&gt;&lt;contributors&gt;&lt;authors&gt;&lt;author&gt;B. Zhou&lt;/author&gt;&lt;author&gt;H. Zhao&lt;/author&gt;&lt;author&gt;X. Puig&lt;/author&gt;&lt;author&gt;S. Fidler&lt;/author&gt;&lt;author&gt;A. Barriuso&lt;/author&gt;&lt;author&gt;A. Torralba&lt;/author&gt;&lt;/authors&gt;&lt;/contributors&gt;&lt;titles&gt;&lt;title&gt;Scene Parsing through ADE20K Dataset&lt;/title&gt;&lt;secondary-title&gt;2017 IEEE Conference on Computer Vision and Pattern Recognition (CVPR)&lt;/secondary-title&gt;&lt;alt-title&gt;2017 IEEE Conference on Computer Vision and Pattern Recognition (CVPR)&lt;/alt-title&gt;&lt;/titles&gt;&lt;pages&gt;5122-5130&lt;/pages&gt;&lt;keywords&gt;&lt;keyword&gt;computer vision&lt;/keyword&gt;&lt;keyword&gt;image representation&lt;/keyword&gt;&lt;keyword&gt;image segmentation&lt;/keyword&gt;&lt;keyword&gt;learning (artificial intelligence)&lt;/keyword&gt;&lt;keyword&gt;object recognition&lt;/keyword&gt;&lt;keyword&gt;ADE20K dataset&lt;/keyword&gt;&lt;keyword&gt;image datasets&lt;/keyword&gt;&lt;keyword&gt;dense annotations&lt;/keyword&gt;&lt;keyword&gt;detailed annotations&lt;/keyword&gt;&lt;keyword&gt;scene parsing benchmark&lt;/keyword&gt;&lt;keyword&gt;object parts&lt;/keyword&gt;&lt;keyword&gt;trained scene parsing networks&lt;/keyword&gt;&lt;keyword&gt;object segmentation&lt;/keyword&gt;&lt;keyword&gt;Semantics&lt;/keyword&gt;&lt;keyword&gt;Sun&lt;/keyword&gt;&lt;keyword&gt;Labeling&lt;/keyword&gt;&lt;keyword&gt;Visualization&lt;/keyword&gt;&lt;keyword&gt;Neural networks&lt;/keyword&gt;&lt;/keywords&gt;&lt;dates&gt;&lt;year&gt;2017&lt;/year&gt;&lt;pub-dates&gt;&lt;date&gt;21-26 July 2017&lt;/date&gt;&lt;/pub-dates&gt;&lt;/dates&gt;&lt;isbn&gt;1063-6919&lt;/isbn&gt;&lt;urls&gt;&lt;/urls&gt;&lt;electronic-resource-num&gt;10.1109/CVPR.2017.544&lt;/electronic-resource-num&gt;&lt;/record&gt;&lt;/Cite&gt;&lt;/EndNote&gt;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(Zhou et al., 2017)</w:t>
            </w:r>
            <w:r w:rsidRPr="008F601D">
              <w:rPr>
                <w:rFonts w:ascii="Times New Roman" w:eastAsia="SimSun" w:hAnsi="Times New Roman"/>
                <w:snapToGrid/>
                <w:color w:val="auto"/>
                <w:kern w:val="2"/>
                <w:lang w:eastAsia="zh-CN" w:bidi="ar-SA"/>
              </w:rPr>
              <w:fldChar w:fldCharType="end"/>
            </w:r>
          </w:p>
        </w:tc>
        <w:tc>
          <w:tcPr>
            <w:tcW w:w="1440" w:type="dxa"/>
            <w:tcBorders>
              <w:top w:val="single" w:sz="4" w:space="0" w:color="auto"/>
            </w:tcBorders>
            <w:shd w:val="clear" w:color="auto" w:fill="auto"/>
            <w:vAlign w:val="center"/>
            <w:hideMark/>
          </w:tcPr>
          <w:p w14:paraId="214269A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Generic</w:t>
            </w:r>
          </w:p>
        </w:tc>
        <w:tc>
          <w:tcPr>
            <w:tcW w:w="900" w:type="dxa"/>
            <w:tcBorders>
              <w:top w:val="single" w:sz="4" w:space="0" w:color="auto"/>
            </w:tcBorders>
            <w:shd w:val="clear" w:color="auto" w:fill="auto"/>
            <w:noWrap/>
            <w:vAlign w:val="center"/>
            <w:hideMark/>
          </w:tcPr>
          <w:p w14:paraId="0BDB7772"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150</w:t>
            </w:r>
          </w:p>
        </w:tc>
        <w:tc>
          <w:tcPr>
            <w:tcW w:w="900" w:type="dxa"/>
            <w:tcBorders>
              <w:top w:val="single" w:sz="4" w:space="0" w:color="auto"/>
            </w:tcBorders>
            <w:shd w:val="clear" w:color="auto" w:fill="auto"/>
            <w:noWrap/>
            <w:vAlign w:val="center"/>
            <w:hideMark/>
          </w:tcPr>
          <w:p w14:paraId="7D82131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20210</w:t>
            </w:r>
          </w:p>
        </w:tc>
        <w:tc>
          <w:tcPr>
            <w:tcW w:w="1170" w:type="dxa"/>
            <w:tcBorders>
              <w:top w:val="single" w:sz="4" w:space="0" w:color="auto"/>
            </w:tcBorders>
            <w:shd w:val="clear" w:color="auto" w:fill="auto"/>
            <w:noWrap/>
            <w:vAlign w:val="center"/>
            <w:hideMark/>
          </w:tcPr>
          <w:p w14:paraId="0223994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2000</w:t>
            </w:r>
          </w:p>
        </w:tc>
        <w:tc>
          <w:tcPr>
            <w:tcW w:w="630" w:type="dxa"/>
            <w:tcBorders>
              <w:top w:val="single" w:sz="4" w:space="0" w:color="auto"/>
            </w:tcBorders>
            <w:shd w:val="clear" w:color="auto" w:fill="auto"/>
            <w:noWrap/>
            <w:vAlign w:val="center"/>
            <w:hideMark/>
          </w:tcPr>
          <w:p w14:paraId="2ABAE6C5"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
        </w:tc>
        <w:tc>
          <w:tcPr>
            <w:tcW w:w="720" w:type="dxa"/>
            <w:tcBorders>
              <w:top w:val="single" w:sz="4" w:space="0" w:color="auto"/>
            </w:tcBorders>
            <w:shd w:val="clear" w:color="auto" w:fill="auto"/>
            <w:noWrap/>
            <w:vAlign w:val="center"/>
            <w:hideMark/>
          </w:tcPr>
          <w:p w14:paraId="5F33E81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8660AB" w:rsidRPr="008F601D" w14:paraId="037D7D12" w14:textId="77777777" w:rsidTr="00135CC7">
        <w:trPr>
          <w:trHeight w:val="350"/>
          <w:jc w:val="center"/>
        </w:trPr>
        <w:tc>
          <w:tcPr>
            <w:tcW w:w="2160" w:type="dxa"/>
            <w:shd w:val="clear" w:color="auto" w:fill="auto"/>
            <w:vAlign w:val="center"/>
            <w:hideMark/>
          </w:tcPr>
          <w:p w14:paraId="78A1DAC9"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COCO Stuff</w:t>
            </w:r>
            <w:r>
              <w:rPr>
                <w:rFonts w:ascii="Times New Roman" w:eastAsia="SimSun" w:hAnsi="Times New Roman"/>
                <w:snapToGrid/>
                <w:color w:val="auto"/>
                <w:kern w:val="2"/>
                <w:lang w:eastAsia="zh-CN" w:bidi="ar-SA"/>
              </w:rPr>
              <w:t xml:space="preserve"> </w:t>
            </w:r>
          </w:p>
          <w:p w14:paraId="24A8DCAC" w14:textId="1D30EA86"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&lt;EndNote&gt;&lt;Cite&gt;&lt;Author&gt;Caesar&lt;/Author&gt;&lt;Year&gt;2018&lt;/Year&gt;&lt;RecNum&gt;203&lt;/RecNum&gt;&lt;DisplayText&gt;(Caesar et al., 2018)&lt;/DisplayText&gt;&lt;record&gt;&lt;rec-number&gt;203&lt;/rec-number&gt;&lt;foreign-keys&gt;&lt;key app="EN" db-id="fspe090xm2sf0nef9aapp9tezvaxx5av9vr9" timestamp="1604388853"&gt;203&lt;/key&gt;&lt;/foreign-keys&gt;&lt;ref-type name="Journal Article"&gt;17&lt;/ref-type&gt;&lt;contributors&gt;&lt;authors&gt;&lt;author&gt;Holger Caesar&lt;/author&gt;&lt;author&gt;Jasper R. R. Uijlings&lt;/author&gt;&lt;author&gt;Vittorio Ferrari&lt;/author&gt;&lt;/authors&gt;&lt;/contributors&gt;&lt;titles&gt;&lt;title&gt;COCO-Stuff: Thing and Stuff Classes in Context&lt;/title&gt;&lt;secondary-title&gt;IEEE/CVF Conference on Computer Vision and Pattern Recognition&lt;/secondary-title&gt;&lt;/titles&gt;&lt;periodical&gt;&lt;full-title&gt;IEEE/CVF Conference on Computer Vision and Pattern Recognition&lt;/full-title&gt;&lt;/periodical&gt;&lt;pages&gt;1209-1218&lt;/pages&gt;&lt;dates&gt;&lt;year&gt;2018&lt;/year&gt;&lt;/dates&gt;&lt;urls&gt;&lt;/urls&gt;&lt;/record&gt;&lt;/Cite&gt;&lt;/EndNote&gt;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(Caesar et al., 2018)</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7D266BA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Generic</w:t>
            </w:r>
          </w:p>
        </w:tc>
        <w:tc>
          <w:tcPr>
            <w:tcW w:w="900" w:type="dxa"/>
            <w:shd w:val="clear" w:color="auto" w:fill="auto"/>
            <w:noWrap/>
            <w:vAlign w:val="center"/>
            <w:hideMark/>
          </w:tcPr>
          <w:p w14:paraId="45FCED3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172</w:t>
            </w:r>
          </w:p>
        </w:tc>
        <w:tc>
          <w:tcPr>
            <w:tcW w:w="900" w:type="dxa"/>
            <w:shd w:val="clear" w:color="auto" w:fill="auto"/>
            <w:noWrap/>
            <w:vAlign w:val="center"/>
            <w:hideMark/>
          </w:tcPr>
          <w:p w14:paraId="1325211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1273151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163957</w:t>
            </w:r>
          </w:p>
        </w:tc>
        <w:tc>
          <w:tcPr>
            <w:tcW w:w="630" w:type="dxa"/>
            <w:shd w:val="clear" w:color="auto" w:fill="auto"/>
            <w:noWrap/>
            <w:vAlign w:val="center"/>
            <w:hideMark/>
          </w:tcPr>
          <w:p w14:paraId="63FE0EB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2487751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8660AB" w:rsidRPr="008F601D" w14:paraId="75DE0708" w14:textId="77777777" w:rsidTr="00135CC7">
        <w:trPr>
          <w:trHeight w:val="61"/>
          <w:jc w:val="center"/>
        </w:trPr>
        <w:tc>
          <w:tcPr>
            <w:tcW w:w="2160" w:type="dxa"/>
            <w:shd w:val="clear" w:color="auto" w:fill="auto"/>
            <w:vAlign w:val="center"/>
            <w:hideMark/>
          </w:tcPr>
          <w:p w14:paraId="038AAEBB"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CIFAR - 10/100</w:t>
            </w:r>
            <w:r>
              <w:rPr>
                <w:rFonts w:ascii="Times New Roman" w:eastAsia="SimSun" w:hAnsi="Times New Roman"/>
                <w:snapToGrid/>
                <w:color w:val="auto"/>
                <w:kern w:val="2"/>
                <w:lang w:eastAsia="zh-CN" w:bidi="ar-SA"/>
              </w:rPr>
              <w:t xml:space="preserve"> </w:t>
            </w:r>
          </w:p>
          <w:p w14:paraId="0033CC52" w14:textId="70338538"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&lt;EndNote&gt;&lt;Cite&gt;&lt;Author&gt;Doon&lt;/Author&gt;&lt;Year&gt;2018&lt;/Year&gt;&lt;RecNum&gt;201&lt;/RecNum&gt;&lt;DisplayText&gt;(Doon et al., 2018)&lt;/DisplayText&gt;&lt;record&gt;&lt;rec-number&gt;201&lt;/rec-number&gt;&lt;foreign-keys&gt;&lt;key app="EN" db-id="fspe090xm2sf0nef9aapp9tezvaxx5av9vr9" timestamp="1604388853"&gt;201&lt;/key&gt;&lt;/foreign-keys&gt;&lt;ref-type name="Book"&gt;6&lt;/ref-type&gt;&lt;contributors&gt;&lt;authors&gt;&lt;author&gt;Doon, Raveen&lt;/author&gt;&lt;author&gt;Rawat, Tarun&lt;/author&gt;&lt;author&gt;Gautam, Shweta&lt;/author&gt;&lt;/authors&gt;&lt;/contributors&gt;&lt;titles&gt;&lt;title&gt;Cifar-10 Classification using Deep Convolutional Neural Network&lt;/title&gt;&lt;/titles&gt;&lt;pages&gt;1-5&lt;/pages&gt;&lt;dates&gt;&lt;year&gt;2018&lt;/year&gt;&lt;/dates&gt;&lt;urls&gt;&lt;/urls&gt;&lt;electronic-resource-num&gt;10.1109/PUNECON.2018.8745428&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(Doon et al., 2018)</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E3222C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Generic</w:t>
            </w:r>
          </w:p>
        </w:tc>
        <w:tc>
          <w:tcPr>
            <w:tcW w:w="900" w:type="dxa"/>
            <w:shd w:val="clear" w:color="auto" w:fill="auto"/>
            <w:noWrap/>
            <w:vAlign w:val="center"/>
            <w:hideMark/>
          </w:tcPr>
          <w:p w14:paraId="446D26F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10 - 100</w:t>
            </w:r>
          </w:p>
        </w:tc>
        <w:tc>
          <w:tcPr>
            <w:tcW w:w="900" w:type="dxa"/>
            <w:shd w:val="clear" w:color="auto" w:fill="auto"/>
            <w:noWrap/>
            <w:vAlign w:val="center"/>
            <w:hideMark/>
          </w:tcPr>
          <w:p w14:paraId="2A7C2DC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50K  500</w:t>
            </w:r>
          </w:p>
        </w:tc>
        <w:tc>
          <w:tcPr>
            <w:tcW w:w="1170" w:type="dxa"/>
            <w:shd w:val="clear" w:color="auto" w:fill="auto"/>
            <w:noWrap/>
            <w:vAlign w:val="center"/>
            <w:hideMark/>
          </w:tcPr>
          <w:p w14:paraId="78F48AD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
        </w:tc>
        <w:tc>
          <w:tcPr>
            <w:tcW w:w="630" w:type="dxa"/>
            <w:shd w:val="clear" w:color="auto" w:fill="auto"/>
            <w:noWrap/>
            <w:vAlign w:val="center"/>
            <w:hideMark/>
          </w:tcPr>
          <w:p w14:paraId="587F8E15"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10K/100</w:t>
            </w:r>
          </w:p>
        </w:tc>
        <w:tc>
          <w:tcPr>
            <w:tcW w:w="720" w:type="dxa"/>
            <w:shd w:val="clear" w:color="auto" w:fill="auto"/>
            <w:noWrap/>
            <w:vAlign w:val="center"/>
            <w:hideMark/>
          </w:tcPr>
          <w:p w14:paraId="307AA128"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2009</w:t>
            </w:r>
          </w:p>
        </w:tc>
      </w:tr>
      <w:tr w:rsidR="008660AB" w:rsidRPr="008F601D" w14:paraId="28D3F5FC" w14:textId="77777777" w:rsidTr="00135CC7">
        <w:trPr>
          <w:trHeight w:val="61"/>
          <w:jc w:val="center"/>
        </w:trPr>
        <w:tc>
          <w:tcPr>
            <w:tcW w:w="2160" w:type="dxa"/>
            <w:shd w:val="clear" w:color="auto" w:fill="auto"/>
            <w:vAlign w:val="center"/>
            <w:hideMark/>
          </w:tcPr>
          <w:p w14:paraId="4D0CFAB4"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ImageNet</w:t>
            </w:r>
            <w:r>
              <w:rPr>
                <w:rFonts w:ascii="Times New Roman" w:eastAsia="SimSun" w:hAnsi="Times New Roman"/>
                <w:snapToGrid/>
                <w:color w:val="auto"/>
                <w:kern w:val="2"/>
                <w:lang w:eastAsia="zh-CN" w:bidi="ar-SA"/>
              </w:rPr>
              <w:t xml:space="preserve"> </w:t>
            </w:r>
          </w:p>
          <w:p w14:paraId="61C0C6A6" w14:textId="6E8DB2B0"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&lt;EndNote&gt;&lt;Cite&gt;&lt;Author&gt;Deng&lt;/Author&gt;&lt;Year&gt;2009&lt;/Year&gt;&lt;RecNum&gt;200&lt;/RecNum&gt;&lt;DisplayText&gt;(Deng et al., 2009)&lt;/DisplayText&gt;&lt;record&gt;&lt;rec-number&gt;200&lt;/rec-number&gt;&lt;foreign-keys&gt;&lt;key app="EN" db-id="fspe090xm2sf0nef9aapp9tezvaxx5av9vr9" timestamp="1604388853"&gt;200&lt;/key&gt;&lt;/foreign-keys&gt;&lt;ref-type name="Conference Proceedings"&gt;10&lt;/ref-type&gt;&lt;contributors&gt;&lt;authors&gt;&lt;author&gt;J. Deng&lt;/author&gt;&lt;author&gt;W. Dong&lt;/author&gt;&lt;author&gt;R. Socher&lt;/author&gt;&lt;author&gt;L. Li&lt;/author&gt;&lt;author&gt;Kai, Li&lt;/author&gt;&lt;author&gt;Li, Fei-Fei&lt;/author&gt;&lt;/authors&gt;&lt;/contributors&gt;&lt;titles&gt;&lt;title&gt;ImageNet: A large-scale hierarchical image database&lt;/title&gt;&lt;secondary-title&gt;2009 IEEE Conference on Computer Vision and Pattern Recognition&lt;/secondary-title&gt;&lt;alt-title&gt;2009 IEEE Conference on Computer Vision and Pattern Recognition&lt;/alt-title&gt;&lt;/titles&gt;&lt;pages&gt;248-255&lt;/pages&gt;&lt;keywords&gt;&lt;keyword&gt;computer vision&lt;/keyword&gt;&lt;keyword&gt;image resolution&lt;/keyword&gt;&lt;keyword&gt;image retrieval&lt;/keyword&gt;&lt;keyword&gt;Internet&lt;/keyword&gt;&lt;keyword&gt;multimedia computing&lt;/keyword&gt;&lt;keyword&gt;ontologies (artificial intelligence)&lt;/keyword&gt;&lt;keyword&gt;trees (mathematics)&lt;/keyword&gt;&lt;keyword&gt;very large databases&lt;/keyword&gt;&lt;keyword&gt;visual databases&lt;/keyword&gt;&lt;keyword&gt;ImageNet database&lt;/keyword&gt;&lt;keyword&gt;large-scale hierarchical image database&lt;/keyword&gt;&lt;keyword&gt;multimedia data&lt;/keyword&gt;&lt;keyword&gt;large-scale ontology&lt;/keyword&gt;&lt;keyword&gt;wordNet structure&lt;/keyword&gt;&lt;keyword&gt;subtree&lt;/keyword&gt;&lt;keyword&gt;Large-scale systems&lt;/keyword&gt;&lt;keyword&gt;Image databases&lt;/keyword&gt;&lt;keyword&gt;Explosions&lt;/keyword&gt;&lt;keyword&gt;Robustness&lt;/keyword&gt;&lt;keyword&gt;Information retrieval&lt;/keyword&gt;&lt;keyword&gt;Multimedia databases&lt;/keyword&gt;&lt;keyword&gt;Ontologies&lt;/keyword&gt;&lt;keyword&gt;Spine&lt;/keyword&gt;&lt;/keywords&gt;&lt;dates&gt;&lt;year&gt;2009&lt;/year&gt;&lt;pub-dates&gt;&lt;date&gt;20-25 June 2009&lt;/date&gt;&lt;/pub-dates&gt;&lt;/dates&gt;&lt;isbn&gt;1063-6919&lt;/isbn&gt;&lt;urls&gt;&lt;/urls&gt;&lt;electronic-resource-num&gt;10.1109/CVPR.2009.5206848&lt;/electronic-resource-num&gt;&lt;/record&gt;&lt;/Cite&gt;&lt;/EndNote&gt;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(Deng et al., 2009)</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3B91BB2D"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Generic</w:t>
            </w:r>
          </w:p>
        </w:tc>
        <w:tc>
          <w:tcPr>
            <w:tcW w:w="900" w:type="dxa"/>
            <w:shd w:val="clear" w:color="auto" w:fill="auto"/>
            <w:noWrap/>
            <w:vAlign w:val="center"/>
            <w:hideMark/>
          </w:tcPr>
          <w:p w14:paraId="60C6844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1000</w:t>
            </w:r>
          </w:p>
        </w:tc>
        <w:tc>
          <w:tcPr>
            <w:tcW w:w="900" w:type="dxa"/>
            <w:shd w:val="clear" w:color="auto" w:fill="auto"/>
            <w:noWrap/>
            <w:vAlign w:val="center"/>
            <w:hideMark/>
          </w:tcPr>
          <w:p w14:paraId="3ACCF32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6398FFD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14,197,122</w:t>
            </w:r>
          </w:p>
        </w:tc>
        <w:tc>
          <w:tcPr>
            <w:tcW w:w="630" w:type="dxa"/>
            <w:shd w:val="clear" w:color="auto" w:fill="auto"/>
            <w:noWrap/>
            <w:vAlign w:val="center"/>
            <w:hideMark/>
          </w:tcPr>
          <w:p w14:paraId="7F9B27A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50K</w:t>
            </w:r>
          </w:p>
        </w:tc>
        <w:tc>
          <w:tcPr>
            <w:tcW w:w="720" w:type="dxa"/>
            <w:shd w:val="clear" w:color="auto" w:fill="auto"/>
            <w:noWrap/>
            <w:vAlign w:val="center"/>
            <w:hideMark/>
          </w:tcPr>
          <w:p w14:paraId="7E4C2D7E"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2010</w:t>
            </w:r>
          </w:p>
        </w:tc>
      </w:tr>
      <w:tr w:rsidR="008660AB" w:rsidRPr="008F601D" w14:paraId="3F86E0A0" w14:textId="77777777" w:rsidTr="00135CC7">
        <w:trPr>
          <w:trHeight w:val="122"/>
          <w:jc w:val="center"/>
        </w:trPr>
        <w:tc>
          <w:tcPr>
            <w:tcW w:w="2160" w:type="dxa"/>
            <w:shd w:val="clear" w:color="auto" w:fill="auto"/>
            <w:vAlign w:val="center"/>
            <w:hideMark/>
          </w:tcPr>
          <w:p w14:paraId="5757F8E3"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Apolloscape</w:t>
            </w:r>
            <w:proofErr w:type="spellEnd"/>
            <w:r w:rsidRPr="008F601D">
              <w:rPr>
                <w:rFonts w:ascii="Times New Roman" w:eastAsia="SimSun" w:hAnsi="Times New Roman"/>
                <w:snapToGrid/>
                <w:color w:val="auto"/>
                <w:kern w:val="2"/>
                <w:lang w:eastAsia="zh-CN" w:bidi="ar-SA"/>
              </w:rPr>
              <w:t xml:space="preserve"> Scene Parsing Dataset</w:t>
            </w:r>
            <w:r>
              <w:rPr>
                <w:rFonts w:ascii="Times New Roman" w:eastAsia="SimSun" w:hAnsi="Times New Roman"/>
                <w:snapToGrid/>
                <w:color w:val="auto"/>
                <w:kern w:val="2"/>
                <w:lang w:eastAsia="zh-CN" w:bidi="ar-SA"/>
              </w:rPr>
              <w:t xml:space="preserve"> </w:t>
            </w:r>
          </w:p>
          <w:p w14:paraId="66909C36" w14:textId="4092B5DF"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&lt;EndNote&gt;&lt;Cite&gt;&lt;Author&gt;Huang&lt;/Author&gt;&lt;Year&gt;2018&lt;/Year&gt;&lt;RecNum&gt;47&lt;/RecNum&gt;&lt;DisplayText&gt;(Huang et al., 2018b)&lt;/DisplayText&gt;&lt;record&gt;&lt;rec-number&gt;47&lt;/rec-number&gt;&lt;foreign-keys&gt;&lt;key app="EN" db-id="fspe090xm2sf0nef9aapp9tezvaxx5av9vr9" timestamp="1604388852"&gt;47&lt;/key&gt;&lt;/foreign-keys&gt;&lt;ref-type name="Journal Article"&gt;17&lt;/ref-type&gt;&lt;contributors&gt;&lt;authors&gt;&lt;author&gt;Xinyu Huang&lt;/author&gt;&lt;author&gt;Xinjing Cheng&lt;/author&gt;&lt;author&gt;Qichuan Geng&lt;/author&gt;&lt;author&gt;Binbin Cao&lt;/author&gt;&lt;author&gt;Dingfu Zhou&lt;/author&gt;&lt;author&gt;Peng Wang&lt;/author&gt;&lt;author&gt;Yuanqing Lin&lt;/author&gt;&lt;author&gt;Ruigang Yang&lt;/author&gt;&lt;/authors&gt;&lt;/contributors&gt;&lt;titles&gt;&lt;title&gt;The ApolloScape Dataset for Autonomous Driving&lt;/title&gt;&lt;secondary-title&gt;CVPR&lt;/secondary-title&gt;&lt;/titles&gt;&lt;periodical&gt;&lt;full-title&gt;CVPR&lt;/full-title&gt;&lt;/periodical&gt;&lt;dates&gt;&lt;year&gt;2018&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(Huang et al., 2018b)</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4C5B16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Understanding</w:t>
            </w:r>
          </w:p>
        </w:tc>
        <w:tc>
          <w:tcPr>
            <w:tcW w:w="900" w:type="dxa"/>
            <w:shd w:val="clear" w:color="auto" w:fill="auto"/>
            <w:noWrap/>
            <w:vAlign w:val="center"/>
            <w:hideMark/>
          </w:tcPr>
          <w:p w14:paraId="3F3300C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25</w:t>
            </w:r>
          </w:p>
        </w:tc>
        <w:tc>
          <w:tcPr>
            <w:tcW w:w="900" w:type="dxa"/>
            <w:shd w:val="clear" w:color="auto" w:fill="auto"/>
            <w:noWrap/>
            <w:vAlign w:val="center"/>
            <w:hideMark/>
          </w:tcPr>
          <w:p w14:paraId="22B195A8"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11C70CD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146997 Frames</w:t>
            </w:r>
          </w:p>
        </w:tc>
        <w:tc>
          <w:tcPr>
            <w:tcW w:w="630" w:type="dxa"/>
            <w:shd w:val="clear" w:color="auto" w:fill="auto"/>
            <w:noWrap/>
            <w:vAlign w:val="center"/>
            <w:hideMark/>
          </w:tcPr>
          <w:p w14:paraId="1C43B65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6CB82B6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8660AB" w:rsidRPr="008F601D" w14:paraId="42EFCE74" w14:textId="77777777" w:rsidTr="00135CC7">
        <w:trPr>
          <w:trHeight w:val="61"/>
          <w:jc w:val="center"/>
        </w:trPr>
        <w:tc>
          <w:tcPr>
            <w:tcW w:w="2160" w:type="dxa"/>
            <w:shd w:val="clear" w:color="auto" w:fill="auto"/>
            <w:vAlign w:val="center"/>
            <w:hideMark/>
          </w:tcPr>
          <w:p w14:paraId="6FDDFAFE"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Barcelona</w:t>
            </w:r>
            <w:r>
              <w:rPr>
                <w:rFonts w:ascii="Times New Roman" w:eastAsia="SimSun" w:hAnsi="Times New Roman"/>
                <w:snapToGrid/>
                <w:color w:val="auto"/>
                <w:kern w:val="2"/>
                <w:lang w:eastAsia="zh-CN" w:bidi="ar-SA"/>
              </w:rPr>
              <w:t xml:space="preserve"> </w:t>
            </w:r>
          </w:p>
          <w:p w14:paraId="3464292D" w14:textId="56149D28"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&lt;EndNote&gt;&lt;Cite&gt;&lt;Author&gt;Tighe&lt;/Author&gt;&lt;Year&gt;2010&lt;/Year&gt;&lt;RecNum&gt;204&lt;/RecNum&gt;&lt;DisplayText&gt;(Tighe and Lazebnik., 2010)&lt;/DisplayText&gt;&lt;record&gt;&lt;rec-number&gt;204&lt;/rec-number&gt;&lt;foreign-keys&gt;&lt;key app="EN" db-id="fspe090xm2sf0nef9aapp9tezvaxx5av9vr9" timestamp="1604388853"&gt;204&lt;/key&gt;&lt;/foreign-keys&gt;&lt;ref-type name="Journal Article"&gt;17&lt;/ref-type&gt;&lt;contributors&gt;&lt;authors&gt;&lt;author&gt;J. Tighe&lt;/author&gt;&lt;author&gt;S. Lazebnik.&lt;/author&gt;&lt;/authors&gt;&lt;/contributors&gt;&lt;titles&gt;&lt;title&gt; Superparsing: Scalable nonparametric image parsing with superpixels&lt;/title&gt;&lt;secondary-title&gt;ECCV&lt;/secondary-title&gt;&lt;/titles&gt;&lt;periodical&gt;&lt;full-title&gt;ECCV&lt;/full-title&gt;&lt;/periodical&gt;&lt;dates&gt;&lt;year&gt;2010&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(Tighe and Lazebnik., 2010)</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018C6F08"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Understanding</w:t>
            </w:r>
          </w:p>
        </w:tc>
        <w:tc>
          <w:tcPr>
            <w:tcW w:w="900" w:type="dxa"/>
            <w:shd w:val="clear" w:color="auto" w:fill="auto"/>
            <w:noWrap/>
            <w:vAlign w:val="center"/>
            <w:hideMark/>
          </w:tcPr>
          <w:p w14:paraId="038C248E"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170</w:t>
            </w:r>
          </w:p>
        </w:tc>
        <w:tc>
          <w:tcPr>
            <w:tcW w:w="900" w:type="dxa"/>
            <w:shd w:val="clear" w:color="auto" w:fill="auto"/>
            <w:noWrap/>
            <w:vAlign w:val="center"/>
            <w:hideMark/>
          </w:tcPr>
          <w:p w14:paraId="32631A3A"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14871</w:t>
            </w:r>
          </w:p>
        </w:tc>
        <w:tc>
          <w:tcPr>
            <w:tcW w:w="1170" w:type="dxa"/>
            <w:shd w:val="clear" w:color="auto" w:fill="auto"/>
            <w:noWrap/>
            <w:vAlign w:val="center"/>
            <w:hideMark/>
          </w:tcPr>
          <w:p w14:paraId="1EF202B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
        </w:tc>
        <w:tc>
          <w:tcPr>
            <w:tcW w:w="630" w:type="dxa"/>
            <w:shd w:val="clear" w:color="auto" w:fill="auto"/>
            <w:noWrap/>
            <w:vAlign w:val="center"/>
            <w:hideMark/>
          </w:tcPr>
          <w:p w14:paraId="455EE04A"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279</w:t>
            </w:r>
          </w:p>
        </w:tc>
        <w:tc>
          <w:tcPr>
            <w:tcW w:w="720" w:type="dxa"/>
            <w:shd w:val="clear" w:color="auto" w:fill="auto"/>
            <w:noWrap/>
            <w:vAlign w:val="center"/>
            <w:hideMark/>
          </w:tcPr>
          <w:p w14:paraId="63CF42B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2010</w:t>
            </w:r>
          </w:p>
        </w:tc>
      </w:tr>
      <w:tr w:rsidR="008660AB" w:rsidRPr="008F601D" w14:paraId="5D34F7EC" w14:textId="77777777" w:rsidTr="00135CC7">
        <w:trPr>
          <w:trHeight w:val="61"/>
          <w:jc w:val="center"/>
        </w:trPr>
        <w:tc>
          <w:tcPr>
            <w:tcW w:w="2160" w:type="dxa"/>
            <w:shd w:val="clear" w:color="auto" w:fill="auto"/>
            <w:vAlign w:val="center"/>
            <w:hideMark/>
          </w:tcPr>
          <w:p w14:paraId="66E14473"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CamVid</w:t>
            </w:r>
            <w:proofErr w:type="spellEnd"/>
            <w:r>
              <w:rPr>
                <w:rFonts w:ascii="Times New Roman" w:eastAsia="SimSun" w:hAnsi="Times New Roman"/>
                <w:snapToGrid/>
                <w:color w:val="auto"/>
                <w:kern w:val="2"/>
                <w:lang w:eastAsia="zh-CN" w:bidi="ar-SA"/>
              </w:rPr>
              <w:t xml:space="preserve"> </w:t>
            </w:r>
          </w:p>
          <w:p w14:paraId="04D01E59" w14:textId="23D2BE75"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&lt;EndNote&gt;&lt;Cite&gt;&lt;Author&gt;Brostow&lt;/Author&gt;&lt;Year&gt;2009&lt;/Year&gt;&lt;RecNum&gt;43&lt;/RecNum&gt;&lt;DisplayText&gt;(Brostow et al., 2009)&lt;/DisplayText&gt;&lt;record&gt;&lt;rec-number&gt;43&lt;/rec-number&gt;&lt;foreign-keys&gt;&lt;key app="EN" db-id="fspe090xm2sf0nef9aapp9tezvaxx5av9vr9" timestamp="1604388852"&gt;43&lt;/key&gt;&lt;/foreign-keys&gt;&lt;ref-type name="Journal Article"&gt;17&lt;/ref-type&gt;&lt;contributors&gt;&lt;authors&gt;&lt;author&gt;Brostow, Gabriel J.&lt;/author&gt;&lt;author&gt;Fauqueur, Julien&lt;/author&gt;&lt;author&gt;Cipolla, Roberto&lt;/author&gt;&lt;/authors&gt;&lt;/contributors&gt;&lt;titles&gt;&lt;title&gt;Semantic object classes in video: A high-definition ground truth database&lt;/title&gt;&lt;secondary-title&gt;Pattern Recognition Letters&lt;/secondary-title&gt;&lt;/titles&gt;&lt;periodical&gt;&lt;full-title&gt;Pattern Recognition Letters&lt;/full-title&gt;&lt;/periodical&gt;&lt;pages&gt;88-97&lt;/pages&gt;&lt;volume&gt;30&lt;/volume&gt;&lt;number&gt;2&lt;/number&gt;&lt;section&gt;88&lt;/section&gt;&lt;dates&gt;&lt;year&gt;2009&lt;/year&gt;&lt;/dates&gt;&lt;isbn&gt;01678655&lt;/isbn&gt;&lt;urls&gt;&lt;/urls&gt;&lt;electronic-resource-num&gt;10.1016/j.patrec.2008.04.005&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(Brostow et al., 2009)</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3F28E68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understanding</w:t>
            </w:r>
          </w:p>
        </w:tc>
        <w:tc>
          <w:tcPr>
            <w:tcW w:w="900" w:type="dxa"/>
            <w:shd w:val="clear" w:color="auto" w:fill="auto"/>
            <w:noWrap/>
            <w:vAlign w:val="center"/>
            <w:hideMark/>
          </w:tcPr>
          <w:p w14:paraId="1F2039E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32</w:t>
            </w:r>
          </w:p>
        </w:tc>
        <w:tc>
          <w:tcPr>
            <w:tcW w:w="900" w:type="dxa"/>
            <w:shd w:val="clear" w:color="auto" w:fill="auto"/>
            <w:noWrap/>
            <w:vAlign w:val="center"/>
            <w:hideMark/>
          </w:tcPr>
          <w:p w14:paraId="325A5EF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4FF9C98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701</w:t>
            </w:r>
          </w:p>
        </w:tc>
        <w:tc>
          <w:tcPr>
            <w:tcW w:w="630" w:type="dxa"/>
            <w:shd w:val="clear" w:color="auto" w:fill="auto"/>
            <w:noWrap/>
            <w:vAlign w:val="center"/>
            <w:hideMark/>
          </w:tcPr>
          <w:p w14:paraId="3CB40DF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6287933E"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2009</w:t>
            </w:r>
          </w:p>
        </w:tc>
      </w:tr>
      <w:tr w:rsidR="008660AB" w:rsidRPr="008F601D" w14:paraId="118F812C" w14:textId="77777777" w:rsidTr="00135CC7">
        <w:trPr>
          <w:trHeight w:val="61"/>
          <w:jc w:val="center"/>
        </w:trPr>
        <w:tc>
          <w:tcPr>
            <w:tcW w:w="2160" w:type="dxa"/>
            <w:shd w:val="clear" w:color="auto" w:fill="auto"/>
            <w:vAlign w:val="center"/>
            <w:hideMark/>
          </w:tcPr>
          <w:p w14:paraId="5417EEAD" w14:textId="6128D572"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KITTI-LAYOUT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&lt;EndNote&gt;&lt;Cite&gt;&lt;Author&gt;Alvarez&lt;/Author&gt;&lt;Year&gt;2012&lt;/Year&gt;&lt;RecNum&gt;169&lt;/RecNum&gt;&lt;DisplayText&gt;(Alvarez et al., 2012)&lt;/DisplayText&gt;&lt;record&gt;&lt;rec-number&gt;169&lt;/rec-number&gt;&lt;foreign-keys&gt;&lt;key app="EN" db-id="9tzztt9fztrewoefrsoxzf5nddss0awxvzs0" timestamp="0"&gt;169&lt;/key&gt;&lt;/foreign-keys&gt;&lt;ref-type name="Conference Proceedings"&gt;10&lt;/ref-type&gt;&lt;contributors&gt;&lt;authors&gt;&lt;author&gt;Alvarez, Jose M.&lt;/author&gt;&lt;author&gt;Gevers, Theo&lt;/author&gt;&lt;author&gt;LeCun, Yann&lt;/author&gt;&lt;author&gt;Lopez, Antonio M.&lt;/author&gt;&lt;/authors&gt;&lt;secondary-authors&gt;&lt;author&gt;Fitzgibbon, Andrew&lt;/author&gt;&lt;author&gt;Lazebnik, Svetlana&lt;/author&gt;&lt;author&gt;Perona, Pietro&lt;/author&gt;&lt;author&gt;Sato, Yoichi&lt;/author&gt;&lt;author&gt;Schmid, Cordelia&lt;/author&gt;&lt;/secondary-authors&gt;&lt;/contributors&gt;&lt;titles&gt;&lt;title&gt;Road Scene Segmentation from a Single Image&lt;/title&gt;&lt;secondary-title&gt;Computer Vision – ECCV 2012&lt;/secondary-title&gt;&lt;/titles&gt;&lt;pages&gt;376-389&lt;/pages&gt;&lt;dates&gt;&lt;year&gt;2012&lt;/year&gt;&lt;pub-dates&gt;&lt;date&gt;2012//&lt;/date&gt;&lt;/pub-dates&gt;&lt;/dates&gt;&lt;pub-location&gt;Berlin, Heidelberg&lt;/pub-location&gt;&lt;publisher&gt;Springer Berlin Heidelberg&lt;/publisher&gt;&lt;isbn&gt;978-3-642-33786-4&lt;/isbn&gt;&lt;urls&gt;&lt;/urls&gt;&lt;/record&gt;&lt;/Cite&gt;&lt;/EndNote&gt;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(Alvarez et al., 2012)</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352C49CD"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understanding</w:t>
            </w:r>
          </w:p>
        </w:tc>
        <w:tc>
          <w:tcPr>
            <w:tcW w:w="900" w:type="dxa"/>
            <w:shd w:val="clear" w:color="auto" w:fill="auto"/>
            <w:noWrap/>
            <w:vAlign w:val="center"/>
            <w:hideMark/>
          </w:tcPr>
          <w:p w14:paraId="7F1806F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w:t>
            </w:r>
          </w:p>
        </w:tc>
        <w:tc>
          <w:tcPr>
            <w:tcW w:w="900" w:type="dxa"/>
            <w:shd w:val="clear" w:color="auto" w:fill="auto"/>
            <w:noWrap/>
            <w:vAlign w:val="center"/>
            <w:hideMark/>
          </w:tcPr>
          <w:p w14:paraId="57D085ED"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323</w:t>
            </w:r>
          </w:p>
        </w:tc>
        <w:tc>
          <w:tcPr>
            <w:tcW w:w="1170" w:type="dxa"/>
            <w:shd w:val="clear" w:color="auto" w:fill="auto"/>
            <w:noWrap/>
            <w:vAlign w:val="center"/>
            <w:hideMark/>
          </w:tcPr>
          <w:p w14:paraId="75AEBE85"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4BCFE3F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016920B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2012</w:t>
            </w:r>
          </w:p>
        </w:tc>
      </w:tr>
      <w:tr w:rsidR="008660AB" w:rsidRPr="008F601D" w14:paraId="751A9A2C" w14:textId="77777777" w:rsidTr="00135CC7">
        <w:trPr>
          <w:trHeight w:val="61"/>
          <w:jc w:val="center"/>
        </w:trPr>
        <w:tc>
          <w:tcPr>
            <w:tcW w:w="2160" w:type="dxa"/>
            <w:shd w:val="clear" w:color="auto" w:fill="auto"/>
            <w:vAlign w:val="center"/>
            <w:hideMark/>
          </w:tcPr>
          <w:p w14:paraId="144A488F"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KITTI-ROS</w:t>
            </w:r>
            <w:r>
              <w:rPr>
                <w:rFonts w:ascii="Times New Roman" w:eastAsia="SimSun" w:hAnsi="Times New Roman"/>
                <w:snapToGrid/>
                <w:color w:val="auto"/>
                <w:kern w:val="2"/>
                <w:lang w:eastAsia="zh-CN" w:bidi="ar-SA"/>
              </w:rPr>
              <w:t xml:space="preserve"> </w:t>
            </w:r>
          </w:p>
          <w:p w14:paraId="495B319A" w14:textId="667792DE"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&lt;EndNote&gt;&lt;Cite&gt;&lt;Author&gt;Ros&lt;/Author&gt;&lt;Year&gt;2015&lt;/Year&gt;&lt;RecNum&gt;161&lt;/RecNum&gt;&lt;DisplayText&gt;(Ros et al., 2015)&lt;/DisplayText&gt;&lt;record&gt;&lt;rec-number&gt;161&lt;/rec-number&gt;&lt;foreign-keys&gt;&lt;key app="EN" db-id="fspe090xm2sf0nef9aapp9tezvaxx5av9vr9" timestamp="1604388853"&gt;161&lt;/key&gt;&lt;/foreign-keys&gt;&lt;ref-type name="Conference Proceedings"&gt;10&lt;/ref-type&gt;&lt;contributors&gt;&lt;authors&gt;&lt;author&gt;G. Ros&lt;/author&gt;&lt;author&gt;S. Ramos&lt;/author&gt;&lt;author&gt;M. Granados&lt;/author&gt;&lt;author&gt;A. Bakhtiary&lt;/author&gt;&lt;author&gt;D. Vazquez&lt;/author&gt;&lt;author&gt;A. M. Lopez&lt;/author&gt;&lt;/authors&gt;&lt;/contributors&gt;&lt;titles&gt;&lt;title&gt;Vision-Based Offline-Online Perception Paradigm for Autonomous Driving&lt;/title&gt;&lt;secondary-title&gt;2015 IEEE Winter Conference on Applications of Computer Vision&lt;/secondary-title&gt;&lt;alt-title&gt;2015 IEEE Winter Conference on Applications of Computer Vision&lt;/alt-title&gt;&lt;/titles&gt;&lt;pages&gt;231-238&lt;/pages&gt;&lt;keywords&gt;&lt;keyword&gt;computer vision&lt;/keyword&gt;&lt;keyword&gt;geometry&lt;/keyword&gt;&lt;keyword&gt;real-time systems&lt;/keyword&gt;&lt;keyword&gt;road safety&lt;/keyword&gt;&lt;keyword&gt;traffic information systems&lt;/keyword&gt;&lt;keyword&gt;vision-based offline-online perception paradigm&lt;/keyword&gt;&lt;keyword&gt;autonomous driving&lt;/keyword&gt;&lt;keyword&gt;future mobility&lt;/keyword&gt;&lt;keyword&gt;safe driving&lt;/keyword&gt;&lt;keyword&gt;geometric information&lt;/keyword&gt;&lt;keyword&gt;semantic information&lt;/keyword&gt;&lt;keyword&gt;real-time system&lt;/keyword&gt;&lt;keyword&gt;computer vision algorithms&lt;/keyword&gt;&lt;keyword&gt;3D geometry&lt;/keyword&gt;&lt;keyword&gt;KITTI dataset&lt;/keyword&gt;&lt;keyword&gt;Semantics&lt;/keyword&gt;&lt;keyword&gt;Three-dimensional displays&lt;/keyword&gt;&lt;keyword&gt;Vehicles&lt;/keyword&gt;&lt;keyword&gt;Sensors&lt;/keyword&gt;&lt;keyword&gt;Vehicle dynamics&lt;/keyword&gt;&lt;keyword&gt;Cameras&lt;/keyword&gt;&lt;/keywords&gt;&lt;dates&gt;&lt;year&gt;2015&lt;/year&gt;&lt;pub-dates&gt;&lt;date&gt;5-9 Jan. 2015&lt;/date&gt;&lt;/pub-dates&gt;&lt;/dates&gt;&lt;isbn&gt;1550-5790&lt;/isbn&gt;&lt;urls&gt;&lt;/urls&gt;&lt;electronic-resource-num&gt;10.1109/WACV.2015.38&lt;/electronic-resource-num&gt;&lt;/record&gt;&lt;/Cite&gt;&lt;/EndNote&gt;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(Ros et al., 2015)</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4A8AB8C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understanding</w:t>
            </w:r>
          </w:p>
        </w:tc>
        <w:tc>
          <w:tcPr>
            <w:tcW w:w="900" w:type="dxa"/>
            <w:shd w:val="clear" w:color="auto" w:fill="auto"/>
            <w:noWrap/>
            <w:vAlign w:val="center"/>
            <w:hideMark/>
          </w:tcPr>
          <w:p w14:paraId="46DEE62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11</w:t>
            </w:r>
          </w:p>
        </w:tc>
        <w:tc>
          <w:tcPr>
            <w:tcW w:w="900" w:type="dxa"/>
            <w:shd w:val="clear" w:color="auto" w:fill="auto"/>
            <w:noWrap/>
            <w:vAlign w:val="center"/>
            <w:hideMark/>
          </w:tcPr>
          <w:p w14:paraId="70316EA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170</w:t>
            </w:r>
          </w:p>
        </w:tc>
        <w:tc>
          <w:tcPr>
            <w:tcW w:w="1170" w:type="dxa"/>
            <w:shd w:val="clear" w:color="auto" w:fill="auto"/>
            <w:noWrap/>
            <w:vAlign w:val="center"/>
            <w:hideMark/>
          </w:tcPr>
          <w:p w14:paraId="336E740D"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2F66F4E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46</w:t>
            </w:r>
          </w:p>
        </w:tc>
        <w:tc>
          <w:tcPr>
            <w:tcW w:w="720" w:type="dxa"/>
            <w:shd w:val="clear" w:color="auto" w:fill="auto"/>
            <w:noWrap/>
            <w:vAlign w:val="center"/>
            <w:hideMark/>
          </w:tcPr>
          <w:p w14:paraId="1BCE4E7C"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8660AB" w:rsidRPr="008F601D" w14:paraId="687D152D" w14:textId="77777777" w:rsidTr="00135CC7">
        <w:trPr>
          <w:trHeight w:val="61"/>
          <w:jc w:val="center"/>
        </w:trPr>
        <w:tc>
          <w:tcPr>
            <w:tcW w:w="2160" w:type="dxa"/>
            <w:shd w:val="clear" w:color="auto" w:fill="auto"/>
            <w:vAlign w:val="center"/>
            <w:hideMark/>
          </w:tcPr>
          <w:p w14:paraId="50EE263B"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CityScapes</w:t>
            </w:r>
            <w:proofErr w:type="spellEnd"/>
            <w:r>
              <w:rPr>
                <w:rFonts w:ascii="Times New Roman" w:eastAsia="SimSun" w:hAnsi="Times New Roman"/>
                <w:snapToGrid/>
                <w:color w:val="auto"/>
                <w:kern w:val="2"/>
                <w:lang w:eastAsia="zh-CN" w:bidi="ar-SA"/>
              </w:rPr>
              <w:t xml:space="preserve"> </w:t>
            </w:r>
          </w:p>
          <w:p w14:paraId="18996FAA" w14:textId="450E4EB4"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E710FE">
              <w:rPr>
                <w:rFonts w:ascii="Times New Roman" w:eastAsia="SimSun" w:hAnsi="Times New Roman"/>
                <w:snapToGrid/>
                <w:color w:val="auto"/>
                <w:kern w:val="2"/>
                <w:lang w:eastAsia="zh-CN" w:bidi="ar-SA"/>
              </w:rPr>
              <w:instrText xml:space="preserve"> ADDIN EN.CITE &lt;EndNote&gt;&lt;Cite&gt;&lt;Author&gt;Cordts&lt;/Author&gt;&lt;Year&gt;2015&lt;/Year&gt;&lt;RecNum&gt;45&lt;/RecNum&gt;&lt;DisplayText&gt;(Cordts et al., 2015)&lt;/DisplayText&gt;&lt;record&gt;&lt;rec-number&gt;45&lt;/rec-number&gt;&lt;foreign-keys&gt;&lt;key app="EN" db-id="fspe090xm2sf0nef9aapp9tezvaxx5av9vr9" timestamp="1604388852"&gt;45&lt;/key&gt;&lt;/foreign-keys&gt;&lt;ref-type name="Journal Article"&gt;17&lt;/ref-type&gt;&lt;contributors&gt;&lt;authors&gt;&lt;author&gt;Marius Cordts&lt;/author&gt;&lt;author&gt;Mohamed Omran&lt;/author&gt;&lt;author&gt;Rodrigo Benenson&lt;/author&gt;&lt;author&gt;Sebastian Ramos&lt;/author&gt;&lt;author&gt;Uwe Franke&lt;/author&gt;&lt;author&gt;Timo Scharwachter&lt;/author&gt;&lt;author&gt;Markus Enzweiler&lt;/author&gt;&lt;author&gt;Stefan Roth&lt;/author&gt;&lt;author&gt;Bernt Schiele&lt;/author&gt;&lt;/authors&gt;&lt;/contributors&gt;&lt;titles&gt;&lt;title&gt;The Cityscapes Dataset&lt;/title&gt;&lt;secondary-title&gt;CVPR&lt;/secondary-title&gt;&lt;/titles&gt;&lt;periodical&gt;&lt;full-title&gt;CVPR&lt;/full-title&gt;&lt;/periodical&gt;&lt;dates&gt;&lt;year&gt;2015&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(Cordts et al., 2015)</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15D92F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Understanding</w:t>
            </w:r>
          </w:p>
        </w:tc>
        <w:tc>
          <w:tcPr>
            <w:tcW w:w="900" w:type="dxa"/>
            <w:shd w:val="clear" w:color="auto" w:fill="auto"/>
            <w:noWrap/>
            <w:vAlign w:val="center"/>
            <w:hideMark/>
          </w:tcPr>
          <w:p w14:paraId="0DDBEF2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30</w:t>
            </w:r>
          </w:p>
        </w:tc>
        <w:tc>
          <w:tcPr>
            <w:tcW w:w="900" w:type="dxa"/>
            <w:shd w:val="clear" w:color="auto" w:fill="auto"/>
            <w:noWrap/>
            <w:vAlign w:val="center"/>
            <w:hideMark/>
          </w:tcPr>
          <w:p w14:paraId="4971F0A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2975</w:t>
            </w:r>
          </w:p>
        </w:tc>
        <w:tc>
          <w:tcPr>
            <w:tcW w:w="1170" w:type="dxa"/>
            <w:shd w:val="clear" w:color="auto" w:fill="auto"/>
            <w:noWrap/>
            <w:vAlign w:val="center"/>
            <w:hideMark/>
          </w:tcPr>
          <w:p w14:paraId="3329EF7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w:t>
            </w:r>
          </w:p>
        </w:tc>
        <w:tc>
          <w:tcPr>
            <w:tcW w:w="630" w:type="dxa"/>
            <w:shd w:val="clear" w:color="auto" w:fill="auto"/>
            <w:noWrap/>
            <w:vAlign w:val="center"/>
            <w:hideMark/>
          </w:tcPr>
          <w:p w14:paraId="6AD475EE"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1525</w:t>
            </w:r>
          </w:p>
        </w:tc>
        <w:tc>
          <w:tcPr>
            <w:tcW w:w="720" w:type="dxa"/>
            <w:shd w:val="clear" w:color="auto" w:fill="auto"/>
            <w:noWrap/>
            <w:vAlign w:val="center"/>
            <w:hideMark/>
          </w:tcPr>
          <w:p w14:paraId="73BD132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8660AB" w:rsidRPr="008F601D" w14:paraId="0E604EBA" w14:textId="77777777" w:rsidTr="00135CC7">
        <w:trPr>
          <w:trHeight w:val="61"/>
          <w:jc w:val="center"/>
        </w:trPr>
        <w:tc>
          <w:tcPr>
            <w:tcW w:w="2160" w:type="dxa"/>
            <w:shd w:val="clear" w:color="auto" w:fill="auto"/>
            <w:vAlign w:val="center"/>
            <w:hideMark/>
          </w:tcPr>
          <w:p w14:paraId="7514B77C"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CBCL </w:t>
            </w:r>
            <w:proofErr w:type="spellStart"/>
            <w:r w:rsidRPr="008F601D">
              <w:rPr>
                <w:rFonts w:ascii="Times New Roman" w:eastAsia="SimSun" w:hAnsi="Times New Roman"/>
                <w:snapToGrid/>
                <w:color w:val="auto"/>
                <w:kern w:val="2"/>
                <w:lang w:eastAsia="zh-CN" w:bidi="ar-SA"/>
              </w:rPr>
              <w:t>StreetScenes</w:t>
            </w:r>
            <w:proofErr w:type="spellEnd"/>
            <w:r>
              <w:rPr>
                <w:rFonts w:ascii="Times New Roman" w:eastAsia="SimSun" w:hAnsi="Times New Roman"/>
                <w:snapToGrid/>
                <w:color w:val="auto"/>
                <w:kern w:val="2"/>
                <w:lang w:eastAsia="zh-CN" w:bidi="ar-SA"/>
              </w:rPr>
              <w:t xml:space="preserve"> </w:t>
            </w:r>
          </w:p>
          <w:p w14:paraId="21A2537D" w14:textId="0F135E48"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&lt;EndNote&gt;&lt;Cite&gt;&lt;Author&gt;S&lt;/Author&gt;&lt;Year&gt;2007&lt;/Year&gt;&lt;RecNum&gt;207&lt;/RecNum&gt;&lt;DisplayText&gt;(S, 2007)&lt;/DisplayText&gt;&lt;record&gt;&lt;rec-number&gt;207&lt;/rec-number&gt;&lt;foreign-keys&gt;&lt;key app="EN" db-id="fspe090xm2sf0nef9aapp9tezvaxx5av9vr9" timestamp="1604388853"&gt;207&lt;/key&gt;&lt;/foreign-keys&gt;&lt;ref-type name="Web Page"&gt;12&lt;/ref-type&gt;&lt;contributors&gt;&lt;authors&gt;&lt;author&gt;Bileschi S&lt;/author&gt;&lt;/authors&gt;&lt;/contributors&gt;&lt;titles&gt;&lt;title&gt;CBCL streetscenes challenge framework&lt;/title&gt;&lt;/titles&gt;&lt;dates&gt;&lt;year&gt;2007&lt;/year&gt;&lt;/dates&gt;&lt;urls&gt;&lt;related-urls&gt;&lt;url&gt;http://cbcl.mit.edu/software-datasets/streetscenes/&lt;/url&gt;&lt;/related-urls&gt;&lt;/urls&gt;&lt;/record&gt;&lt;/Cite&gt;&lt;/EndNote&gt;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(S, 2007)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6B69AAB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Street view</w:t>
            </w:r>
          </w:p>
        </w:tc>
        <w:tc>
          <w:tcPr>
            <w:tcW w:w="900" w:type="dxa"/>
            <w:shd w:val="clear" w:color="auto" w:fill="auto"/>
            <w:noWrap/>
            <w:vAlign w:val="center"/>
            <w:hideMark/>
          </w:tcPr>
          <w:p w14:paraId="4FC7132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w:t>
            </w:r>
          </w:p>
        </w:tc>
        <w:tc>
          <w:tcPr>
            <w:tcW w:w="900" w:type="dxa"/>
            <w:shd w:val="clear" w:color="auto" w:fill="auto"/>
            <w:noWrap/>
            <w:vAlign w:val="center"/>
            <w:hideMark/>
          </w:tcPr>
          <w:p w14:paraId="2337D0B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3547</w:t>
            </w:r>
          </w:p>
        </w:tc>
        <w:tc>
          <w:tcPr>
            <w:tcW w:w="1170" w:type="dxa"/>
            <w:shd w:val="clear" w:color="auto" w:fill="auto"/>
            <w:noWrap/>
            <w:vAlign w:val="center"/>
            <w:hideMark/>
          </w:tcPr>
          <w:p w14:paraId="2F4E996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755FE29A"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7A851425"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2007</w:t>
            </w:r>
          </w:p>
        </w:tc>
      </w:tr>
      <w:tr w:rsidR="008660AB" w:rsidRPr="008F601D" w14:paraId="48DC7B77" w14:textId="77777777" w:rsidTr="00135CC7">
        <w:trPr>
          <w:trHeight w:val="184"/>
          <w:jc w:val="center"/>
        </w:trPr>
        <w:tc>
          <w:tcPr>
            <w:tcW w:w="2160" w:type="dxa"/>
            <w:shd w:val="clear" w:color="auto" w:fill="auto"/>
            <w:vAlign w:val="center"/>
            <w:hideMark/>
          </w:tcPr>
          <w:p w14:paraId="764B1319"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Large-Scale Point Cloud Classiﬁcation Benchmark</w:t>
            </w:r>
            <w:r>
              <w:rPr>
                <w:rFonts w:ascii="Times New Roman" w:eastAsia="SimSun" w:hAnsi="Times New Roman"/>
                <w:snapToGrid/>
                <w:color w:val="auto"/>
                <w:kern w:val="2"/>
                <w:lang w:eastAsia="zh-CN" w:bidi="ar-SA"/>
              </w:rPr>
              <w:t xml:space="preserve"> </w:t>
            </w:r>
          </w:p>
          <w:p w14:paraId="1FB8FBDB" w14:textId="1F5E0DFB"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&lt;EndNote&gt;&lt;Cite&gt;&lt;Author&gt;Hackel&lt;/Author&gt;&lt;Year&gt;2018&lt;/Year&gt;&lt;RecNum&gt;217&lt;/RecNum&gt;&lt;DisplayText&gt;(Hackel et al., 2018)&lt;/DisplayText&gt;&lt;record&gt;&lt;rec-number&gt;217&lt;/rec-number&gt;&lt;foreign-keys&gt;&lt;key app="EN" db-id="fspe090xm2sf0nef9aapp9tezvaxx5av9vr9" timestamp="1604388853"&gt;217&lt;/key&gt;&lt;/foreign-keys&gt;&lt;ref-type name="Journal Article"&gt;17&lt;/ref-type&gt;&lt;contributors&gt;&lt;authors&gt;&lt;author&gt;Hackel, Timo&lt;/author&gt;&lt;author&gt;Wegner, Jan&lt;/author&gt;&lt;author&gt;Savinov, Nikolay&lt;/author&gt;&lt;author&gt;Ladicky, Lubor&lt;/author&gt;&lt;author&gt;Schindler, Konrad&lt;/author&gt;&lt;author&gt;Pollefeys, Marc&lt;/author&gt;&lt;/authors&gt;&lt;/contributors&gt;&lt;titles&gt;&lt;title&gt;Large-Scale Supervised Learning For 3D Point Cloud Labeling: Semantic3d.Net&lt;/title&gt;&lt;secondary-title&gt;Photogrammetric Engineering and Remote Sensing&lt;/secondary-title&gt;&lt;/titles&gt;&lt;periodical&gt;&lt;full-title&gt;Photogrammetric Engineering and Remote Sensing&lt;/full-title&gt;&lt;/periodical&gt;&lt;pages&gt;297-308&lt;/pages&gt;&lt;volume&gt;84&lt;/volume&gt;&lt;dates&gt;&lt;year&gt;2018&lt;/year&gt;&lt;pub-dates&gt;&lt;date&gt;05/01&lt;/date&gt;&lt;/pub-dates&gt;&lt;/dates&gt;&lt;urls&gt;&lt;/urls&gt;&lt;electronic-resource-num&gt;10.14358/PERS.84.5.297&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(Hackel et al., 2018)</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16A2C29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Urban/Nature</w:t>
            </w:r>
          </w:p>
        </w:tc>
        <w:tc>
          <w:tcPr>
            <w:tcW w:w="900" w:type="dxa"/>
            <w:shd w:val="clear" w:color="auto" w:fill="auto"/>
            <w:noWrap/>
            <w:vAlign w:val="center"/>
            <w:hideMark/>
          </w:tcPr>
          <w:p w14:paraId="7D0F35D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w:t>
            </w:r>
          </w:p>
        </w:tc>
        <w:tc>
          <w:tcPr>
            <w:tcW w:w="900" w:type="dxa"/>
            <w:shd w:val="clear" w:color="auto" w:fill="auto"/>
            <w:noWrap/>
            <w:vAlign w:val="center"/>
            <w:hideMark/>
          </w:tcPr>
          <w:p w14:paraId="4B91CBBA"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15</w:t>
            </w:r>
          </w:p>
        </w:tc>
        <w:tc>
          <w:tcPr>
            <w:tcW w:w="1170" w:type="dxa"/>
            <w:shd w:val="clear" w:color="auto" w:fill="auto"/>
            <w:noWrap/>
            <w:vAlign w:val="center"/>
            <w:hideMark/>
          </w:tcPr>
          <w:p w14:paraId="33418F3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751EFE8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15</w:t>
            </w:r>
          </w:p>
        </w:tc>
        <w:tc>
          <w:tcPr>
            <w:tcW w:w="720" w:type="dxa"/>
            <w:shd w:val="clear" w:color="auto" w:fill="auto"/>
            <w:noWrap/>
            <w:vAlign w:val="center"/>
            <w:hideMark/>
          </w:tcPr>
          <w:p w14:paraId="41165B1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8660AB" w:rsidRPr="008F601D" w14:paraId="21308FD3" w14:textId="77777777" w:rsidTr="00135CC7">
        <w:trPr>
          <w:trHeight w:val="61"/>
          <w:jc w:val="center"/>
        </w:trPr>
        <w:tc>
          <w:tcPr>
            <w:tcW w:w="2160" w:type="dxa"/>
            <w:shd w:val="clear" w:color="auto" w:fill="auto"/>
            <w:vAlign w:val="center"/>
            <w:hideMark/>
          </w:tcPr>
          <w:p w14:paraId="4D7967A9" w14:textId="41400832"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INRIA-Graz-02</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&lt;EndNote&gt;&lt;Cite&gt;&lt;Author&gt;Hackel&lt;/Author&gt;&lt;Year&gt;2017&lt;/Year&gt;&lt;RecNum&gt;216&lt;/RecNum&gt;&lt;DisplayText&gt;(Hackel et al., 2017)&lt;/DisplayText&gt;&lt;record&gt;&lt;rec-number&gt;216&lt;/rec-number&gt;&lt;foreign-keys&gt;&lt;key app="EN" db-id="fspe090xm2sf0nef9aapp9tezvaxx5av9vr9" timestamp="1604388853"&gt;216&lt;/key&gt;&lt;/foreign-keys&gt;&lt;ref-type name="Journal Article"&gt;17&lt;/ref-type&gt;&lt;contributors&gt;&lt;authors&gt;&lt;author&gt;Hackel, Timo&lt;/author&gt;&lt;author&gt;Savinov, Nikolay&lt;/author&gt;&lt;author&gt;Ladicky, Lubor&lt;/author&gt;&lt;author&gt;Wegner, Jan&lt;/author&gt;&lt;author&gt;Schindler, Konrad&lt;/author&gt;&lt;author&gt;Pollefeys, Marc&lt;/author&gt;&lt;/authors&gt;&lt;/contributors&gt;&lt;titles&gt;&lt;title&gt;Semantic3D.net: A new Large-scale Point Cloud Classification Benchmark&lt;/title&gt;&lt;secondary-title&gt;ISPRS Annals of Photogrammetry, Remote Sensing and Spatial Information Sciences&lt;/secondary-title&gt;&lt;/titles&gt;&lt;periodical&gt;&lt;full-title&gt;ISPRS Annals of Photogrammetry, Remote Sensing and Spatial Information Sciences&lt;/full-title&gt;&lt;/periodical&gt;&lt;volume&gt;IV-1/W1&lt;/volume&gt;&lt;dates&gt;&lt;year&gt;2017&lt;/year&gt;&lt;pub-dates&gt;&lt;date&gt;04/12&lt;/date&gt;&lt;/pub-dates&gt;&lt;/dates&gt;&lt;urls&gt;&lt;/urls&gt;&lt;electronic-resource-num&gt;10.5194/isprs-annals-IV-1-W1-91-2017&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(Hackel et al., 2017)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458A99A8"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Outdoor  Natural</w:t>
            </w:r>
          </w:p>
        </w:tc>
        <w:tc>
          <w:tcPr>
            <w:tcW w:w="900" w:type="dxa"/>
            <w:shd w:val="clear" w:color="auto" w:fill="auto"/>
            <w:noWrap/>
            <w:vAlign w:val="center"/>
            <w:hideMark/>
          </w:tcPr>
          <w:p w14:paraId="7135A502"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w:t>
            </w:r>
          </w:p>
        </w:tc>
        <w:tc>
          <w:tcPr>
            <w:tcW w:w="900" w:type="dxa"/>
            <w:shd w:val="clear" w:color="auto" w:fill="auto"/>
            <w:noWrap/>
            <w:vAlign w:val="center"/>
            <w:hideMark/>
          </w:tcPr>
          <w:p w14:paraId="32083BE8"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479</w:t>
            </w:r>
          </w:p>
        </w:tc>
        <w:tc>
          <w:tcPr>
            <w:tcW w:w="1170" w:type="dxa"/>
            <w:shd w:val="clear" w:color="auto" w:fill="auto"/>
            <w:noWrap/>
            <w:vAlign w:val="center"/>
            <w:hideMark/>
          </w:tcPr>
          <w:p w14:paraId="00EF08A1"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6D2AB7B1"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479</w:t>
            </w:r>
          </w:p>
        </w:tc>
        <w:tc>
          <w:tcPr>
            <w:tcW w:w="720" w:type="dxa"/>
            <w:shd w:val="clear" w:color="auto" w:fill="auto"/>
            <w:noWrap/>
            <w:vAlign w:val="center"/>
            <w:hideMark/>
          </w:tcPr>
          <w:p w14:paraId="1AD5EBC7"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2007</w:t>
            </w:r>
          </w:p>
        </w:tc>
      </w:tr>
      <w:tr w:rsidR="008660AB" w:rsidRPr="008F601D" w14:paraId="5D37D3F0" w14:textId="77777777" w:rsidTr="00135CC7">
        <w:trPr>
          <w:trHeight w:val="61"/>
          <w:jc w:val="center"/>
        </w:trPr>
        <w:tc>
          <w:tcPr>
            <w:tcW w:w="2160" w:type="dxa"/>
            <w:shd w:val="clear" w:color="auto" w:fill="auto"/>
            <w:vAlign w:val="center"/>
            <w:hideMark/>
          </w:tcPr>
          <w:p w14:paraId="0CC2B787"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DAVIS</w:t>
            </w:r>
            <w:r>
              <w:rPr>
                <w:rFonts w:ascii="Times New Roman" w:eastAsia="SimSun" w:hAnsi="Times New Roman"/>
                <w:snapToGrid/>
                <w:color w:val="auto"/>
                <w:kern w:val="2"/>
                <w:lang w:eastAsia="zh-CN" w:bidi="ar-SA"/>
              </w:rPr>
              <w:t xml:space="preserve"> </w:t>
            </w:r>
          </w:p>
          <w:p w14:paraId="5F0A4D5E" w14:textId="483AA46D"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&lt;EndNote&gt;&lt;Cite&gt;&lt;Author&gt;Pont-Tuset&lt;/Author&gt;&lt;Year&gt;2017&lt;/Year&gt;&lt;RecNum&gt;167&lt;/RecNum&gt;&lt;DisplayText&gt;(Pont-Tuset et al., 2017)&lt;/DisplayText&gt;&lt;record&gt;&lt;rec-number&gt;167&lt;/rec-number&gt;&lt;foreign-keys&gt;&lt;key app="EN" db-id="fspe090xm2sf0nef9aapp9tezvaxx5av9vr9" timestamp="1604388853"&gt;167&lt;/key&gt;&lt;/foreign-keys&gt;&lt;ref-type name="Journal Article"&gt;17&lt;/ref-type&gt;&lt;contributors&gt;&lt;authors&gt;&lt;author&gt;Jordi Pont-Tuset&lt;/author&gt;&lt;author&gt;Federico Perazzi &lt;/author&gt;&lt;author&gt;Sergi Caelles &lt;/author&gt;&lt;author&gt;Pablo Arbeláez&lt;/author&gt;&lt;author&gt;Alex Sorkine-Hornung&lt;/author&gt;&lt;author&gt;Luc Van Gool&lt;/author&gt;&lt;/authors&gt;&lt;/contributors&gt;&lt;titles&gt;&lt;title&gt;The 2017 DAVIS Challenge on Video Object Segmentation&lt;/title&gt;&lt;secondary-title&gt;arXiv eprint &lt;/secondary-title&gt;&lt;/titles&gt;&lt;periodical&gt;&lt;full-title&gt;arXiv eprint&lt;/full-title&gt;&lt;/periodical&gt;&lt;volume&gt;1704.00675&lt;/volume&gt;&lt;dates&gt;&lt;year&gt;2017&lt;/year&gt;&lt;/dates&gt;&lt;urls&gt;&lt;/urls&gt;&lt;/record&gt;&lt;/Cite&gt;&lt;/EndNote&gt;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(Pont-Tuset et al., 2017)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29470670"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Videos</w:t>
            </w:r>
          </w:p>
        </w:tc>
        <w:tc>
          <w:tcPr>
            <w:tcW w:w="900" w:type="dxa"/>
            <w:shd w:val="clear" w:color="auto" w:fill="auto"/>
            <w:noWrap/>
            <w:vAlign w:val="center"/>
            <w:hideMark/>
          </w:tcPr>
          <w:p w14:paraId="24CEB0C2"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w:t>
            </w:r>
          </w:p>
        </w:tc>
        <w:tc>
          <w:tcPr>
            <w:tcW w:w="900" w:type="dxa"/>
            <w:shd w:val="clear" w:color="auto" w:fill="auto"/>
            <w:noWrap/>
            <w:vAlign w:val="center"/>
            <w:hideMark/>
          </w:tcPr>
          <w:p w14:paraId="285FD38D"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4219</w:t>
            </w:r>
          </w:p>
        </w:tc>
        <w:tc>
          <w:tcPr>
            <w:tcW w:w="1170" w:type="dxa"/>
            <w:shd w:val="clear" w:color="auto" w:fill="auto"/>
            <w:noWrap/>
            <w:vAlign w:val="center"/>
            <w:hideMark/>
          </w:tcPr>
          <w:p w14:paraId="7F43903A"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2023</w:t>
            </w:r>
          </w:p>
        </w:tc>
        <w:tc>
          <w:tcPr>
            <w:tcW w:w="630" w:type="dxa"/>
            <w:shd w:val="clear" w:color="auto" w:fill="auto"/>
            <w:noWrap/>
            <w:vAlign w:val="center"/>
            <w:hideMark/>
          </w:tcPr>
          <w:p w14:paraId="5E00F04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2180</w:t>
            </w:r>
          </w:p>
        </w:tc>
        <w:tc>
          <w:tcPr>
            <w:tcW w:w="720" w:type="dxa"/>
            <w:shd w:val="clear" w:color="auto" w:fill="auto"/>
            <w:noWrap/>
            <w:vAlign w:val="center"/>
            <w:hideMark/>
          </w:tcPr>
          <w:p w14:paraId="650E2975"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8660AB" w:rsidRPr="008F601D" w14:paraId="3EE663E7" w14:textId="77777777" w:rsidTr="00135CC7">
        <w:trPr>
          <w:trHeight w:val="61"/>
          <w:jc w:val="center"/>
        </w:trPr>
        <w:tc>
          <w:tcPr>
            <w:tcW w:w="2160" w:type="dxa"/>
            <w:shd w:val="clear" w:color="auto" w:fill="auto"/>
            <w:vAlign w:val="center"/>
            <w:hideMark/>
          </w:tcPr>
          <w:p w14:paraId="643621FF" w14:textId="77777777" w:rsidR="00BD1240" w:rsidRDefault="008660AB"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SegTrack</w:t>
            </w:r>
            <w:proofErr w:type="spellEnd"/>
            <w:r w:rsidRPr="008F601D">
              <w:rPr>
                <w:rFonts w:ascii="Times New Roman" w:eastAsia="SimSun" w:hAnsi="Times New Roman"/>
                <w:snapToGrid/>
                <w:color w:val="auto"/>
                <w:kern w:val="2"/>
                <w:lang w:eastAsia="zh-CN" w:bidi="ar-SA"/>
              </w:rPr>
              <w:t xml:space="preserve"> v2</w:t>
            </w:r>
            <w:r>
              <w:rPr>
                <w:rFonts w:ascii="Times New Roman" w:eastAsia="SimSun" w:hAnsi="Times New Roman"/>
                <w:snapToGrid/>
                <w:color w:val="auto"/>
                <w:kern w:val="2"/>
                <w:lang w:eastAsia="zh-CN" w:bidi="ar-SA"/>
              </w:rPr>
              <w:t xml:space="preserve"> </w:t>
            </w:r>
          </w:p>
          <w:p w14:paraId="41CA8A29" w14:textId="52460B8E"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lastRenderedPageBreak/>
              <w:fldChar w:fldCharType="begin"/>
            </w:r>
            <w:r w:rsidRPr="008F601D">
              <w:rPr>
                <w:rFonts w:ascii="Times New Roman" w:eastAsia="SimSun" w:hAnsi="Times New Roman"/>
                <w:snapToGrid/>
                <w:color w:val="auto"/>
                <w:kern w:val="2"/>
                <w:lang w:eastAsia="zh-CN" w:bidi="ar-SA"/>
              </w:rPr>
              <w:instrText xml:space="preserve"> ADDIN EN.CITE &lt;EndNote&gt;&lt;Cite&gt;&lt;Author&gt;Li&lt;/Author&gt;&lt;Year&gt;2013&lt;/Year&gt;&lt;RecNum&gt;215&lt;/RecNum&gt;&lt;DisplayText&gt;(Li et al., 2013a)&lt;/DisplayText&gt;&lt;record&gt;&lt;rec-number&gt;215&lt;/rec-number&gt;&lt;foreign-keys&gt;&lt;key app="EN" db-id="fspe090xm2sf0nef9aapp9tezvaxx5av9vr9" timestamp="1604388853"&gt;215&lt;/key&gt;&lt;/foreign-keys&gt;&lt;ref-type name="Book"&gt;6&lt;/ref-type&gt;&lt;contributors&gt;&lt;authors&gt;&lt;author&gt;Li, Fuxin&lt;/author&gt;&lt;author&gt;Kim, Taeyoung&lt;/author&gt;&lt;author&gt;Humayun, Ahmad&lt;/author&gt;&lt;author&gt;Tsai, David&lt;/author&gt;&lt;author&gt;Rehg, James&lt;/author&gt;&lt;/authors&gt;&lt;/contributors&gt;&lt;titles&gt;&lt;title&gt;Video Segmentation by Tracking Many Figure-Ground Segments&lt;/title&gt;&lt;alt-title&gt;Proceedings of the IEEE International Conference on Computer Vision&lt;/alt-title&gt;&lt;/titles&gt;&lt;pages&gt;2192-2199&lt;/pages&gt;&lt;dates&gt;&lt;year&gt;2013&lt;/year&gt;&lt;/dates&gt;&lt;urls&gt;&lt;/urls&gt;&lt;electronic-resource-num&gt;10.1109/ICCV.2013.273&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(Li et al., 2013a)</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122316EC"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lastRenderedPageBreak/>
              <w:t>Generic video</w:t>
            </w:r>
          </w:p>
        </w:tc>
        <w:tc>
          <w:tcPr>
            <w:tcW w:w="900" w:type="dxa"/>
            <w:shd w:val="clear" w:color="auto" w:fill="auto"/>
            <w:noWrap/>
            <w:vAlign w:val="center"/>
            <w:hideMark/>
          </w:tcPr>
          <w:p w14:paraId="67330EE9"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w:t>
            </w:r>
          </w:p>
        </w:tc>
        <w:tc>
          <w:tcPr>
            <w:tcW w:w="900" w:type="dxa"/>
            <w:shd w:val="clear" w:color="auto" w:fill="auto"/>
            <w:noWrap/>
            <w:vAlign w:val="center"/>
            <w:hideMark/>
          </w:tcPr>
          <w:p w14:paraId="2CCFDCC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3D56B4B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947 Frames</w:t>
            </w:r>
          </w:p>
        </w:tc>
        <w:tc>
          <w:tcPr>
            <w:tcW w:w="630" w:type="dxa"/>
            <w:shd w:val="clear" w:color="auto" w:fill="auto"/>
            <w:noWrap/>
            <w:vAlign w:val="center"/>
            <w:hideMark/>
          </w:tcPr>
          <w:p w14:paraId="425F76D8"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635F164E"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2013</w:t>
            </w:r>
          </w:p>
        </w:tc>
      </w:tr>
      <w:tr w:rsidR="008660AB" w:rsidRPr="008F601D" w14:paraId="766FB995" w14:textId="77777777" w:rsidTr="00135CC7">
        <w:trPr>
          <w:trHeight w:val="122"/>
          <w:jc w:val="center"/>
        </w:trPr>
        <w:tc>
          <w:tcPr>
            <w:tcW w:w="2160" w:type="dxa"/>
            <w:shd w:val="clear" w:color="auto" w:fill="auto"/>
            <w:vAlign w:val="center"/>
            <w:hideMark/>
          </w:tcPr>
          <w:p w14:paraId="27936325" w14:textId="668869E0"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lastRenderedPageBreak/>
              <w:t>Daimler Urban Segmentation</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&lt;EndNote&gt;&lt;Cite&gt;&lt;Author&gt;Scharwächter&lt;/Author&gt;&lt;Year&gt;2013&lt;/Year&gt;&lt;RecNum&gt;214&lt;/RecNum&gt;&lt;DisplayText&gt;(Scharwächter et al., 2013)&lt;/DisplayText&gt;&lt;record&gt;&lt;rec-number&gt;214&lt;/rec-number&gt;&lt;foreign-keys&gt;&lt;key app="EN" db-id="fspe090xm2sf0nef9aapp9tezvaxx5av9vr9" timestamp="1604388853"&gt;214&lt;/key&gt;&lt;/foreign-keys&gt;&lt;ref-type name="Conference Proceedings"&gt;10&lt;/ref-type&gt;&lt;contributors&gt;&lt;authors&gt;&lt;author&gt;Scharwächter, Timo&lt;/author&gt;&lt;author&gt;Enzweiler, Markus&lt;/author&gt;&lt;author&gt;Franke, Uwe&lt;/author&gt;&lt;author&gt;Roth, Stefan&lt;/author&gt;&lt;/authors&gt;&lt;secondary-authors&gt;&lt;author&gt;Weickert, Joachim&lt;/author&gt;&lt;author&gt;Hein, Matthias&lt;/author&gt;&lt;author&gt;Schiele, Bernt&lt;/author&gt;&lt;/secondary-authors&gt;&lt;/contributors&gt;&lt;titles&gt;&lt;title&gt;Efficient Multi-cue Scene Segmentation&lt;/title&gt;&lt;secondary-title&gt;Pattern Recognition&lt;/secondary-title&gt;&lt;/titles&gt;&lt;periodical&gt;&lt;full-title&gt;Pattern Recognition&lt;/full-title&gt;&lt;/periodical&gt;&lt;pages&gt;435-445&lt;/pages&gt;&lt;dates&gt;&lt;year&gt;2013&lt;/year&gt;&lt;pub-dates&gt;&lt;date&gt;2013//&lt;/date&gt;&lt;/pub-dates&gt;&lt;/dates&gt;&lt;pub-location&gt;Berlin, Heidelberg&lt;/pub-location&gt;&lt;publisher&gt;Springer Berlin Heidelberg&lt;/publisher&gt;&lt;isbn&gt;978-3-642-40602-7&lt;/isbn&gt;&lt;urls&gt;&lt;/urls&gt;&lt;/record&gt;&lt;/Cite&gt;&lt;/EndNote&gt;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(Scharwächter et al., 2013)</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C4F4E31"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Street View video</w:t>
            </w:r>
          </w:p>
        </w:tc>
        <w:tc>
          <w:tcPr>
            <w:tcW w:w="900" w:type="dxa"/>
            <w:shd w:val="clear" w:color="auto" w:fill="auto"/>
            <w:noWrap/>
            <w:vAlign w:val="center"/>
            <w:hideMark/>
          </w:tcPr>
          <w:p w14:paraId="6977A024"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w:t>
            </w:r>
          </w:p>
        </w:tc>
        <w:tc>
          <w:tcPr>
            <w:tcW w:w="900" w:type="dxa"/>
            <w:shd w:val="clear" w:color="auto" w:fill="auto"/>
            <w:noWrap/>
            <w:vAlign w:val="center"/>
            <w:hideMark/>
          </w:tcPr>
          <w:p w14:paraId="2D4765F6"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271F62E3"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5000</w:t>
            </w:r>
          </w:p>
        </w:tc>
        <w:tc>
          <w:tcPr>
            <w:tcW w:w="630" w:type="dxa"/>
            <w:shd w:val="clear" w:color="auto" w:fill="auto"/>
            <w:noWrap/>
            <w:vAlign w:val="center"/>
            <w:hideMark/>
          </w:tcPr>
          <w:p w14:paraId="7A21741B"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7070213F" w14:textId="77777777" w:rsidR="008660AB" w:rsidRPr="008F601D" w:rsidRDefault="008660AB"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2013</w:t>
            </w:r>
          </w:p>
        </w:tc>
      </w:tr>
      <w:tr w:rsidR="008660AB" w:rsidRPr="008F601D" w14:paraId="3638D19E" w14:textId="77777777" w:rsidTr="00135CC7">
        <w:trPr>
          <w:trHeight w:val="61"/>
          <w:jc w:val="center"/>
        </w:trPr>
        <w:tc>
          <w:tcPr>
            <w:tcW w:w="2160" w:type="dxa"/>
            <w:shd w:val="clear" w:color="auto" w:fill="auto"/>
            <w:vAlign w:val="center"/>
            <w:hideMark/>
          </w:tcPr>
          <w:p w14:paraId="74AB9161"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 xml:space="preserve">MNIST </w:t>
            </w:r>
          </w:p>
          <w:p w14:paraId="372F7F5E" w14:textId="3C7EBE5E"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&lt;EndNote&gt;&lt;Cite&gt;&lt;Author&gt;Keysers&lt;/Author&gt;&lt;Year&gt;2007&lt;/Year&gt;&lt;RecNum&gt;213&lt;/RecNum&gt;&lt;DisplayText&gt;(Keysers, 2007)&lt;/DisplayText&gt;&lt;record&gt;&lt;rec-number&gt;213&lt;/rec-number&gt;&lt;foreign-keys&gt;&lt;key app="EN" db-id="fspe090xm2sf0nef9aapp9tezvaxx5av9vr9" timestamp="1604388853"&gt;213&lt;/key&gt;&lt;/foreign-keys&gt;&lt;ref-type name="Journal Article"&gt;17&lt;/ref-type&gt;&lt;contributors&gt;&lt;authors&gt;&lt;author&gt;Keysers, Daniel&lt;/author&gt;&lt;/authors&gt;&lt;/contributors&gt;&lt;titles&gt;&lt;title&gt;Comparison and Combination of State-of-the-art Techniques for Handwritten Character Recognition: Topping the MNIST Benchmark&lt;/title&gt;&lt;/titles&gt;&lt;dates&gt;&lt;year&gt;2007&lt;/year&gt;&lt;pub-dates&gt;&lt;date&gt;11/11&lt;/date&gt;&lt;/pub-dates&gt;&lt;/dates&gt;&lt;urls&gt;&lt;/urls&gt;&lt;/record&gt;&lt;/Cite&gt;&lt;/EndNote&gt;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(Keysers, 2007)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343604E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Hand-written digits</w:t>
            </w:r>
          </w:p>
        </w:tc>
        <w:tc>
          <w:tcPr>
            <w:tcW w:w="900" w:type="dxa"/>
            <w:shd w:val="clear" w:color="auto" w:fill="auto"/>
            <w:noWrap/>
            <w:vAlign w:val="center"/>
            <w:hideMark/>
          </w:tcPr>
          <w:p w14:paraId="1766DDE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w:t>
            </w:r>
          </w:p>
        </w:tc>
        <w:tc>
          <w:tcPr>
            <w:tcW w:w="900" w:type="dxa"/>
            <w:shd w:val="clear" w:color="auto" w:fill="auto"/>
            <w:noWrap/>
            <w:vAlign w:val="center"/>
            <w:hideMark/>
          </w:tcPr>
          <w:p w14:paraId="605B7B1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60000</w:t>
            </w:r>
          </w:p>
        </w:tc>
        <w:tc>
          <w:tcPr>
            <w:tcW w:w="1170" w:type="dxa"/>
            <w:shd w:val="clear" w:color="auto" w:fill="auto"/>
            <w:noWrap/>
            <w:vAlign w:val="center"/>
            <w:hideMark/>
          </w:tcPr>
          <w:p w14:paraId="308D5C6C"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28 by 28 pixel</w:t>
            </w:r>
          </w:p>
        </w:tc>
        <w:tc>
          <w:tcPr>
            <w:tcW w:w="630" w:type="dxa"/>
            <w:shd w:val="clear" w:color="auto" w:fill="auto"/>
            <w:noWrap/>
            <w:vAlign w:val="center"/>
            <w:hideMark/>
          </w:tcPr>
          <w:p w14:paraId="3A1F70E1"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10000</w:t>
            </w:r>
          </w:p>
        </w:tc>
        <w:tc>
          <w:tcPr>
            <w:tcW w:w="720" w:type="dxa"/>
            <w:shd w:val="clear" w:color="auto" w:fill="auto"/>
            <w:noWrap/>
            <w:vAlign w:val="center"/>
            <w:hideMark/>
          </w:tcPr>
          <w:p w14:paraId="633A32D1" w14:textId="20F80FC8"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2007</w:t>
            </w:r>
          </w:p>
        </w:tc>
      </w:tr>
      <w:tr w:rsidR="008660AB" w:rsidRPr="008F601D" w14:paraId="23644630" w14:textId="77777777" w:rsidTr="00135CC7">
        <w:trPr>
          <w:trHeight w:val="184"/>
          <w:jc w:val="center"/>
        </w:trPr>
        <w:tc>
          <w:tcPr>
            <w:tcW w:w="2160" w:type="dxa"/>
            <w:shd w:val="clear" w:color="auto" w:fill="auto"/>
            <w:vAlign w:val="center"/>
            <w:hideMark/>
          </w:tcPr>
          <w:p w14:paraId="690CBD82"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KITTI-ZHANG</w:t>
            </w:r>
            <w:r>
              <w:rPr>
                <w:rFonts w:ascii="Times New Roman" w:eastAsia="SimSun" w:hAnsi="Times New Roman"/>
                <w:snapToGrid/>
                <w:color w:val="auto"/>
                <w:kern w:val="2"/>
                <w:lang w:eastAsia="zh-CN" w:bidi="ar-SA"/>
              </w:rPr>
              <w:t xml:space="preserve"> </w:t>
            </w:r>
          </w:p>
          <w:p w14:paraId="3CCE6B8C" w14:textId="1D26801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&lt;EndNote&gt;&lt;Cite&gt;&lt;Author&gt;Zhang&lt;/Author&gt;&lt;Year&gt;2015&lt;/Year&gt;&lt;RecNum&gt;162&lt;/RecNum&gt;&lt;DisplayText&gt;(Zhang et al., 2015)&lt;/DisplayText&gt;&lt;record&gt;&lt;rec-number&gt;162&lt;/rec-number&gt;&lt;foreign-keys&gt;&lt;key app="EN" db-id="fspe090xm2sf0nef9aapp9tezvaxx5av9vr9" timestamp="1604388853"&gt;162&lt;/key&gt;&lt;/foreign-keys&gt;&lt;ref-type name="Conference Proceedings"&gt;10&lt;/ref-type&gt;&lt;contributors&gt;&lt;authors&gt;&lt;author&gt;R. Zhang&lt;/author&gt;&lt;author&gt;S. A. Candra&lt;/author&gt;&lt;author&gt;K. Vetter&lt;/author&gt;&lt;author&gt;A. Zakhor&lt;/author&gt;&lt;/authors&gt;&lt;/contributors&gt;&lt;titles&gt;&lt;title&gt;Sensor fusion for semantic segmentation of urban scenes&lt;/title&gt;&lt;secondary-title&gt;2015 IEEE International Conference on Robotics and Automation (ICRA)&lt;/secondary-title&gt;&lt;alt-title&gt;2015 IEEE International Conference on Robotics and Automation (ICRA)&lt;/alt-title&gt;&lt;/titles&gt;&lt;pages&gt;1850-1857&lt;/pages&gt;&lt;keywords&gt;&lt;keyword&gt;image fusion&lt;/keyword&gt;&lt;keyword&gt;image segmentation&lt;/keyword&gt;&lt;keyword&gt;sensor fusion&lt;/keyword&gt;&lt;keyword&gt;urban scenes semantic segmentation&lt;/keyword&gt;&lt;keyword&gt;late-fusion architecture&lt;/keyword&gt;&lt;keyword&gt;conditional random field&lt;/keyword&gt;&lt;keyword&gt;pairwise CRF&lt;/keyword&gt;&lt;keyword&gt;KITTI dataset&lt;/keyword&gt;&lt;keyword&gt;point-wise semantic labels&lt;/keyword&gt;&lt;keyword&gt;3D point clouds&lt;/keyword&gt;&lt;keyword&gt;Three-dimensional displays&lt;/keyword&gt;&lt;keyword&gt;Feature extraction&lt;/keyword&gt;&lt;keyword&gt;Semantics&lt;/keyword&gt;&lt;keyword&gt;Training&lt;/keyword&gt;&lt;keyword&gt;Training data&lt;/keyword&gt;&lt;keyword&gt;Labeling&lt;/keyword&gt;&lt;/keywords&gt;&lt;dates&gt;&lt;year&gt;2015&lt;/year&gt;&lt;pub-dates&gt;&lt;date&gt;26-30 May 2015&lt;/date&gt;&lt;/pub-dates&gt;&lt;/dates&gt;&lt;isbn&gt;1050-4729&lt;/isbn&gt;&lt;urls&gt;&lt;/urls&gt;&lt;electronic-resource-num&gt;10.1109/ICRA.2015.7139439&lt;/electronic-resource-num&gt;&lt;/record&gt;&lt;/Cite&gt;&lt;/EndNote&gt;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(Zhang et al., 2015)</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600A8D5" w14:textId="6559EB7F" w:rsidR="008660AB" w:rsidRPr="008F601D" w:rsidRDefault="008660AB" w:rsidP="00BD1240">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Mobile robotics and autonomous driving </w:t>
            </w:r>
          </w:p>
        </w:tc>
        <w:tc>
          <w:tcPr>
            <w:tcW w:w="900" w:type="dxa"/>
            <w:shd w:val="clear" w:color="auto" w:fill="auto"/>
            <w:noWrap/>
            <w:vAlign w:val="center"/>
            <w:hideMark/>
          </w:tcPr>
          <w:p w14:paraId="7259DE73"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w:t>
            </w:r>
          </w:p>
        </w:tc>
        <w:tc>
          <w:tcPr>
            <w:tcW w:w="900" w:type="dxa"/>
            <w:shd w:val="clear" w:color="auto" w:fill="auto"/>
            <w:noWrap/>
            <w:vAlign w:val="center"/>
            <w:hideMark/>
          </w:tcPr>
          <w:p w14:paraId="7CB7D14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140</w:t>
            </w:r>
          </w:p>
        </w:tc>
        <w:tc>
          <w:tcPr>
            <w:tcW w:w="1170" w:type="dxa"/>
            <w:shd w:val="clear" w:color="auto" w:fill="auto"/>
            <w:noWrap/>
            <w:vAlign w:val="center"/>
            <w:hideMark/>
          </w:tcPr>
          <w:p w14:paraId="32E428B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75FA0C6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112</w:t>
            </w:r>
          </w:p>
        </w:tc>
        <w:tc>
          <w:tcPr>
            <w:tcW w:w="720" w:type="dxa"/>
            <w:shd w:val="clear" w:color="auto" w:fill="auto"/>
            <w:noWrap/>
            <w:vAlign w:val="center"/>
            <w:hideMark/>
          </w:tcPr>
          <w:p w14:paraId="14BAC029"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8660AB" w:rsidRPr="008F601D" w14:paraId="3A64DA1D" w14:textId="77777777" w:rsidTr="00135CC7">
        <w:trPr>
          <w:trHeight w:val="61"/>
          <w:jc w:val="center"/>
        </w:trPr>
        <w:tc>
          <w:tcPr>
            <w:tcW w:w="2160" w:type="dxa"/>
            <w:shd w:val="clear" w:color="auto" w:fill="auto"/>
            <w:vAlign w:val="center"/>
          </w:tcPr>
          <w:p w14:paraId="62CBB70A"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GTSRB</w:t>
            </w:r>
            <w:r>
              <w:rPr>
                <w:rFonts w:ascii="Times New Roman" w:eastAsia="SimSun" w:hAnsi="Times New Roman"/>
                <w:snapToGrid/>
                <w:color w:val="auto"/>
                <w:kern w:val="2"/>
                <w:lang w:eastAsia="zh-CN" w:bidi="ar-SA"/>
              </w:rPr>
              <w:t xml:space="preserve"> </w:t>
            </w:r>
          </w:p>
          <w:p w14:paraId="58E55276" w14:textId="2F22BD7A"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&lt;EndNote&gt;&lt;Cite&gt;&lt;Author&gt;Stallkamp&lt;/Author&gt;&lt;Year&gt;2011&lt;/Year&gt;&lt;RecNum&gt;526&lt;/RecNum&gt;&lt;DisplayText&gt;(Stallkamp et al., 2011)&lt;/DisplayText&gt;&lt;record&gt;&lt;rec-number&gt;526&lt;/rec-number&gt;&lt;foreign-keys&gt;&lt;key app="EN" db-id="9tzztt9fztrewoefrsoxzf5nddss0awxvzs0" timestamp="1603720353"&gt;526&lt;/key&gt;&lt;/foreign-keys&gt;&lt;ref-type name="Conference Proceedings"&gt;10&lt;/ref-type&gt;&lt;contributors&gt;&lt;authors&gt;&lt;author&gt;J. Stallkamp&lt;/author&gt;&lt;author&gt;M. Schlipsing&lt;/author&gt;&lt;author&gt;J. Salmen&lt;/author&gt;&lt;author&gt;C. Igel&lt;/author&gt;&lt;/authors&gt;&lt;/contributors&gt;&lt;titles&gt;&lt;title&gt;The German Traffic Sign Recognition Benchmark: A multi-class classification competition&lt;/title&gt;&lt;secondary-title&gt;The 2011 International Joint Conference on Neural Networks&lt;/secondary-title&gt;&lt;alt-title&gt;The 2011 International Joint Conference on Neural Networks&lt;/alt-title&gt;&lt;/titles&gt;&lt;pages&gt;1453-1460&lt;/pages&gt;&lt;keywords&gt;&lt;keyword&gt;computer vision&lt;/keyword&gt;&lt;keyword&gt;driver information systems&lt;/keyword&gt;&lt;keyword&gt;image classification&lt;/keyword&gt;&lt;keyword&gt;learning (artificial intelligence)&lt;/keyword&gt;&lt;keyword&gt;traffic engineering computing&lt;/keyword&gt;&lt;keyword&gt;German Traffic Sign Recognition Benchmark&lt;/keyword&gt;&lt;keyword&gt;multiclass classification competition&lt;/keyword&gt;&lt;keyword&gt;driver assistance system&lt;/keyword&gt;&lt;keyword&gt;pattern recognition problem&lt;/keyword&gt;&lt;keyword&gt;machine learning algorithm&lt;/keyword&gt;&lt;keyword&gt;image processing&lt;/keyword&gt;&lt;keyword&gt;Humans&lt;/keyword&gt;&lt;keyword&gt;Training&lt;/keyword&gt;&lt;keyword&gt;Image color analysis&lt;/keyword&gt;&lt;keyword&gt;Benchmark testing&lt;/keyword&gt;&lt;keyword&gt;Lead&lt;/keyword&gt;&lt;keyword&gt;Histograms&lt;/keyword&gt;&lt;keyword&gt;Image resolution&lt;/keyword&gt;&lt;/keywords&gt;&lt;dates&gt;&lt;year&gt;2011&lt;/year&gt;&lt;pub-dates&gt;&lt;date&gt;31 July-5 Aug. 2011&lt;/date&gt;&lt;/pub-dates&gt;&lt;/dates&gt;&lt;isbn&gt;2161-4407&lt;/isbn&gt;&lt;urls&gt;&lt;/urls&gt;&lt;electronic-resource-num&gt;10.1109/IJCNN.2011.6033395&lt;/electronic-resource-num&gt;&lt;/record&gt;&lt;/Cite&gt;&lt;/EndNote&gt;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(Stallkamp et al., 2011)</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tcPr>
          <w:p w14:paraId="70996D7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Traffic lights</w:t>
            </w:r>
          </w:p>
        </w:tc>
        <w:tc>
          <w:tcPr>
            <w:tcW w:w="900" w:type="dxa"/>
            <w:shd w:val="clear" w:color="auto" w:fill="auto"/>
            <w:vAlign w:val="center"/>
          </w:tcPr>
          <w:p w14:paraId="4908ED4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43</w:t>
            </w:r>
          </w:p>
        </w:tc>
        <w:tc>
          <w:tcPr>
            <w:tcW w:w="900" w:type="dxa"/>
            <w:shd w:val="clear" w:color="auto" w:fill="auto"/>
            <w:noWrap/>
            <w:vAlign w:val="center"/>
          </w:tcPr>
          <w:p w14:paraId="7682C90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50,000</w:t>
            </w:r>
          </w:p>
        </w:tc>
        <w:tc>
          <w:tcPr>
            <w:tcW w:w="1170" w:type="dxa"/>
            <w:shd w:val="clear" w:color="auto" w:fill="auto"/>
            <w:noWrap/>
            <w:vAlign w:val="center"/>
          </w:tcPr>
          <w:p w14:paraId="1266F96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tcPr>
          <w:p w14:paraId="137A683E"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w:t>
            </w:r>
          </w:p>
        </w:tc>
        <w:tc>
          <w:tcPr>
            <w:tcW w:w="720" w:type="dxa"/>
            <w:shd w:val="clear" w:color="auto" w:fill="auto"/>
            <w:noWrap/>
            <w:vAlign w:val="center"/>
          </w:tcPr>
          <w:p w14:paraId="59FDD01D"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2011</w:t>
            </w:r>
          </w:p>
        </w:tc>
      </w:tr>
      <w:tr w:rsidR="008660AB" w:rsidRPr="008F601D" w14:paraId="67B85616" w14:textId="77777777" w:rsidTr="00135CC7">
        <w:trPr>
          <w:trHeight w:val="61"/>
          <w:jc w:val="center"/>
        </w:trPr>
        <w:tc>
          <w:tcPr>
            <w:tcW w:w="2160" w:type="dxa"/>
            <w:shd w:val="clear" w:color="auto" w:fill="auto"/>
            <w:vAlign w:val="center"/>
            <w:hideMark/>
          </w:tcPr>
          <w:p w14:paraId="4A1064F9" w14:textId="796084C9"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Mapillary</w:t>
            </w:r>
            <w:proofErr w:type="spellEnd"/>
            <w:r w:rsidRPr="008F601D">
              <w:rPr>
                <w:rFonts w:ascii="Times New Roman" w:eastAsia="SimSun" w:hAnsi="Times New Roman"/>
                <w:snapToGrid/>
                <w:color w:val="auto"/>
                <w:kern w:val="2"/>
                <w:lang w:eastAsia="zh-CN" w:bidi="ar-SA"/>
              </w:rPr>
              <w:t xml:space="preserve"> Vistas</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&lt;EndNote&gt;&lt;Cite&gt;&lt;Author&gt;Neuhold&lt;/Author&gt;&lt;Year&gt;2017&lt;/Year&gt;&lt;RecNum&gt;46&lt;/RecNum&gt;&lt;DisplayText&gt;(Neuhold et al., 2017)&lt;/DisplayText&gt;&lt;record&gt;&lt;rec-number&gt;46&lt;/rec-number&gt;&lt;foreign-keys&gt;&lt;key app="EN" db-id="fspe090xm2sf0nef9aapp9tezvaxx5av9vr9" timestamp="1604388852"&gt;46&lt;/key&gt;&lt;/foreign-keys&gt;&lt;ref-type name="Journal Article"&gt;17&lt;/ref-type&gt;&lt;contributors&gt;&lt;authors&gt;&lt;author&gt;Gerhard Neuhold&lt;/author&gt;&lt;author&gt;Tobias Ollmann&lt;/author&gt;&lt;author&gt;Samuel Rota Bul`o&lt;/author&gt;&lt;author&gt;Peter Kontschieder&lt;/author&gt;&lt;/authors&gt;&lt;/contributors&gt;&lt;titles&gt;&lt;title&gt;The Mapillary Vistas Dataset for Semantic Understanding of Street Scenes&lt;/title&gt;&lt;secondary-title&gt;ICCV&lt;/secondary-title&gt;&lt;/titles&gt;&lt;periodical&gt;&lt;full-title&gt;ICCV&lt;/full-title&gt;&lt;/periodical&gt;&lt;pages&gt;10&lt;/pages&gt;&lt;dates&gt;&lt;year&gt;2017&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Neuhold</w:t>
            </w:r>
            <w:proofErr w:type="spellEnd"/>
            <w:r w:rsidRPr="008F601D">
              <w:rPr>
                <w:rFonts w:ascii="Times New Roman" w:eastAsia="SimSun" w:hAnsi="Times New Roman"/>
                <w:snapToGrid/>
                <w:color w:val="auto"/>
                <w:kern w:val="2"/>
                <w:lang w:eastAsia="zh-CN" w:bidi="ar-SA"/>
              </w:rPr>
              <w:t xml:space="preserve"> et al., 2017)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71FE878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Street view</w:t>
            </w:r>
          </w:p>
        </w:tc>
        <w:tc>
          <w:tcPr>
            <w:tcW w:w="900" w:type="dxa"/>
            <w:shd w:val="clear" w:color="auto" w:fill="auto"/>
            <w:vAlign w:val="center"/>
            <w:hideMark/>
          </w:tcPr>
          <w:p w14:paraId="4CA18B6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66</w:t>
            </w:r>
          </w:p>
        </w:tc>
        <w:tc>
          <w:tcPr>
            <w:tcW w:w="900" w:type="dxa"/>
            <w:shd w:val="clear" w:color="auto" w:fill="auto"/>
            <w:noWrap/>
            <w:vAlign w:val="center"/>
            <w:hideMark/>
          </w:tcPr>
          <w:p w14:paraId="6C6CB32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18000</w:t>
            </w:r>
          </w:p>
        </w:tc>
        <w:tc>
          <w:tcPr>
            <w:tcW w:w="1170" w:type="dxa"/>
            <w:shd w:val="clear" w:color="auto" w:fill="auto"/>
            <w:noWrap/>
            <w:vAlign w:val="center"/>
            <w:hideMark/>
          </w:tcPr>
          <w:p w14:paraId="21227BE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2000</w:t>
            </w:r>
          </w:p>
        </w:tc>
        <w:tc>
          <w:tcPr>
            <w:tcW w:w="630" w:type="dxa"/>
            <w:shd w:val="clear" w:color="auto" w:fill="auto"/>
            <w:noWrap/>
            <w:vAlign w:val="center"/>
            <w:hideMark/>
          </w:tcPr>
          <w:p w14:paraId="42F7E30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5000</w:t>
            </w:r>
          </w:p>
        </w:tc>
        <w:tc>
          <w:tcPr>
            <w:tcW w:w="720" w:type="dxa"/>
            <w:shd w:val="clear" w:color="auto" w:fill="auto"/>
            <w:noWrap/>
            <w:vAlign w:val="center"/>
            <w:hideMark/>
          </w:tcPr>
          <w:p w14:paraId="3ACD270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8660AB" w:rsidRPr="008F601D" w14:paraId="61E8ED7E" w14:textId="77777777" w:rsidTr="00135CC7">
        <w:trPr>
          <w:trHeight w:val="184"/>
          <w:jc w:val="center"/>
        </w:trPr>
        <w:tc>
          <w:tcPr>
            <w:tcW w:w="2160" w:type="dxa"/>
            <w:shd w:val="clear" w:color="auto" w:fill="auto"/>
            <w:vAlign w:val="center"/>
            <w:hideMark/>
          </w:tcPr>
          <w:p w14:paraId="73AE2B3C"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Microsoft COCO</w:t>
            </w:r>
            <w:r>
              <w:rPr>
                <w:rFonts w:ascii="Times New Roman" w:eastAsia="SimSun" w:hAnsi="Times New Roman"/>
                <w:snapToGrid/>
                <w:color w:val="auto"/>
                <w:kern w:val="2"/>
                <w:lang w:eastAsia="zh-CN" w:bidi="ar-SA"/>
              </w:rPr>
              <w:t xml:space="preserve"> </w:t>
            </w:r>
          </w:p>
          <w:p w14:paraId="25CB7B83" w14:textId="4E82316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&lt;EndNote&gt;&lt;Cite&gt;&lt;Author&gt;Lin&lt;/Author&gt;&lt;Year&gt;2015&lt;/Year&gt;&lt;RecNum&gt;159&lt;/RecNum&gt;&lt;DisplayText&gt;(Lin et al., 2015)&lt;/DisplayText&gt;&lt;record&gt;&lt;rec-number&gt;159&lt;/rec-number&gt;&lt;foreign-keys&gt;&lt;key app="EN" db-id="fspe090xm2sf0nef9aapp9tezvaxx5av9vr9" timestamp="1604388853"&gt;159&lt;/key&gt;&lt;/foreign-keys&gt;&lt;ref-type name="Journal Article"&gt;17&lt;/ref-type&gt;&lt;contributors&gt;&lt;authors&gt;&lt;author&gt;Tsung-Yi Lin &lt;/author&gt;&lt;author&gt;Michael Maire &lt;/author&gt;&lt;author&gt;Serge Belongie &lt;/author&gt;&lt;author&gt;Lubomir Bourdev &lt;/author&gt;&lt;author&gt;Ross Girshick&lt;/author&gt;&lt;author&gt;James Hays &lt;/author&gt;&lt;author&gt;Pietro Perona &lt;/author&gt;&lt;author&gt;Deva Ramanan &lt;/author&gt;&lt;author&gt;C. Lawrence Zitnick &lt;/author&gt;&lt;author&gt;Piotr Dollar&lt;/author&gt;&lt;/authors&gt;&lt;/contributors&gt;&lt;titles&gt;&lt;title&gt;Microsoft COCO: Common Objects in Context&lt;/title&gt;&lt;secondary-title&gt;arXiv:1405.0312&lt;/secondary-title&gt;&lt;/titles&gt;&lt;periodical&gt;&lt;full-title&gt;arXiv:1405.0312&lt;/full-title&gt;&lt;/periodical&gt;&lt;volume&gt;3&lt;/volume&gt;&lt;dates&gt;&lt;year&gt;2015&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(Lin et al., 2015)</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0A4E0B3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Image recognition, segmentation and captioning</w:t>
            </w:r>
          </w:p>
        </w:tc>
        <w:tc>
          <w:tcPr>
            <w:tcW w:w="900" w:type="dxa"/>
            <w:shd w:val="clear" w:color="auto" w:fill="auto"/>
            <w:noWrap/>
            <w:vAlign w:val="center"/>
            <w:hideMark/>
          </w:tcPr>
          <w:p w14:paraId="6F0FE58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80</w:t>
            </w:r>
          </w:p>
        </w:tc>
        <w:tc>
          <w:tcPr>
            <w:tcW w:w="900" w:type="dxa"/>
            <w:shd w:val="clear" w:color="auto" w:fill="auto"/>
            <w:noWrap/>
            <w:vAlign w:val="center"/>
            <w:hideMark/>
          </w:tcPr>
          <w:p w14:paraId="4FE696D5"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82783</w:t>
            </w:r>
          </w:p>
        </w:tc>
        <w:tc>
          <w:tcPr>
            <w:tcW w:w="1170" w:type="dxa"/>
            <w:shd w:val="clear" w:color="auto" w:fill="auto"/>
            <w:noWrap/>
            <w:vAlign w:val="center"/>
            <w:hideMark/>
          </w:tcPr>
          <w:p w14:paraId="5C355B3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40504</w:t>
            </w:r>
          </w:p>
        </w:tc>
        <w:tc>
          <w:tcPr>
            <w:tcW w:w="630" w:type="dxa"/>
            <w:shd w:val="clear" w:color="auto" w:fill="auto"/>
            <w:noWrap/>
            <w:vAlign w:val="center"/>
            <w:hideMark/>
          </w:tcPr>
          <w:p w14:paraId="05F863A3"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81434</w:t>
            </w:r>
          </w:p>
        </w:tc>
        <w:tc>
          <w:tcPr>
            <w:tcW w:w="720" w:type="dxa"/>
            <w:shd w:val="clear" w:color="auto" w:fill="auto"/>
            <w:noWrap/>
            <w:vAlign w:val="center"/>
            <w:hideMark/>
          </w:tcPr>
          <w:p w14:paraId="251308D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2014</w:t>
            </w:r>
          </w:p>
        </w:tc>
      </w:tr>
      <w:tr w:rsidR="008660AB" w:rsidRPr="008F601D" w14:paraId="3516F869" w14:textId="77777777" w:rsidTr="00135CC7">
        <w:trPr>
          <w:trHeight w:val="61"/>
          <w:jc w:val="center"/>
        </w:trPr>
        <w:tc>
          <w:tcPr>
            <w:tcW w:w="2160" w:type="dxa"/>
            <w:shd w:val="clear" w:color="auto" w:fill="auto"/>
            <w:vAlign w:val="center"/>
            <w:hideMark/>
          </w:tcPr>
          <w:p w14:paraId="5C56CF84"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LabelMe</w:t>
            </w:r>
            <w:proofErr w:type="spellEnd"/>
            <w:r>
              <w:rPr>
                <w:rFonts w:ascii="Times New Roman" w:eastAsia="SimSun" w:hAnsi="Times New Roman"/>
                <w:snapToGrid/>
                <w:color w:val="auto"/>
                <w:kern w:val="2"/>
                <w:lang w:eastAsia="zh-CN" w:bidi="ar-SA"/>
              </w:rPr>
              <w:t xml:space="preserve"> </w:t>
            </w:r>
          </w:p>
          <w:p w14:paraId="3FEBF1E9" w14:textId="3221F8E9"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&lt;EndNote&gt;&lt;Cite&gt;&lt;Author&gt;Russell&lt;/Author&gt;&lt;Year&gt;2008&lt;/Year&gt;&lt;RecNum&gt;208&lt;/RecNum&gt;&lt;DisplayText&gt;(Russell et al., 2008)&lt;/DisplayText&gt;&lt;record&gt;&lt;rec-number&gt;208&lt;/rec-number&gt;&lt;foreign-keys&gt;&lt;key app="EN" db-id="fspe090xm2sf0nef9aapp9tezvaxx5av9vr9" timestamp="1604388853"&gt;208&lt;/key&gt;&lt;/foreign-keys&gt;&lt;ref-type name="Journal Article"&gt;17&lt;/ref-type&gt;&lt;contributors&gt;&lt;authors&gt;&lt;author&gt;Russell, Bryan&lt;/author&gt;&lt;author&gt;Torralba, Antonio&lt;/author&gt;&lt;author&gt;Murphy, Kevin&lt;/author&gt;&lt;author&gt;Freeman, William&lt;/author&gt;&lt;/authors&gt;&lt;/contributors&gt;&lt;titles&gt;&lt;title&gt;LabelMe: A Database and Web-Based Tool for Image Annotation&lt;/title&gt;&lt;secondary-title&gt;International Journal of Computer Vision&lt;/secondary-title&gt;&lt;/titles&gt;&lt;periodical&gt;&lt;full-title&gt;International Journal of Computer Vision&lt;/full-title&gt;&lt;/periodical&gt;&lt;volume&gt;77&lt;/volume&gt;&lt;dates&gt;&lt;year&gt;2008&lt;/year&gt;&lt;pub-dates&gt;&lt;date&gt;05/01&lt;/date&gt;&lt;/pub-dates&gt;&lt;/dates&gt;&lt;urls&gt;&lt;/urls&gt;&lt;electronic-resource-num&gt;10.1007/s11263-007-0090-8&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(Russell et al., 2008)</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9AC4A2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Outdoor</w:t>
            </w:r>
          </w:p>
        </w:tc>
        <w:tc>
          <w:tcPr>
            <w:tcW w:w="900" w:type="dxa"/>
            <w:shd w:val="clear" w:color="auto" w:fill="auto"/>
            <w:noWrap/>
            <w:vAlign w:val="center"/>
            <w:hideMark/>
          </w:tcPr>
          <w:p w14:paraId="41A52065"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w:t>
            </w:r>
          </w:p>
        </w:tc>
        <w:tc>
          <w:tcPr>
            <w:tcW w:w="900" w:type="dxa"/>
            <w:shd w:val="clear" w:color="auto" w:fill="auto"/>
            <w:noWrap/>
            <w:vAlign w:val="center"/>
            <w:hideMark/>
          </w:tcPr>
          <w:p w14:paraId="76D889F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2920</w:t>
            </w:r>
          </w:p>
        </w:tc>
        <w:tc>
          <w:tcPr>
            <w:tcW w:w="1170" w:type="dxa"/>
            <w:shd w:val="clear" w:color="auto" w:fill="auto"/>
            <w:noWrap/>
            <w:vAlign w:val="center"/>
            <w:hideMark/>
          </w:tcPr>
          <w:p w14:paraId="6C30FF2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2EB946EC"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1133</w:t>
            </w:r>
          </w:p>
        </w:tc>
        <w:tc>
          <w:tcPr>
            <w:tcW w:w="720" w:type="dxa"/>
            <w:shd w:val="clear" w:color="auto" w:fill="auto"/>
            <w:noWrap/>
            <w:vAlign w:val="center"/>
            <w:hideMark/>
          </w:tcPr>
          <w:p w14:paraId="14E297C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2008</w:t>
            </w:r>
          </w:p>
        </w:tc>
      </w:tr>
      <w:tr w:rsidR="008660AB" w:rsidRPr="008F601D" w14:paraId="25C3DF97" w14:textId="77777777" w:rsidTr="00135CC7">
        <w:trPr>
          <w:trHeight w:val="61"/>
          <w:jc w:val="center"/>
        </w:trPr>
        <w:tc>
          <w:tcPr>
            <w:tcW w:w="2160" w:type="dxa"/>
            <w:shd w:val="clear" w:color="auto" w:fill="auto"/>
            <w:vAlign w:val="center"/>
            <w:hideMark/>
          </w:tcPr>
          <w:p w14:paraId="4D44AA29" w14:textId="5A14CC4F"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Sift-Flow</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&lt;EndNote&gt;&lt;Cite&gt;&lt;Author&gt;Liu&lt;/Author&gt;&lt;Year&gt;2009&lt;/Year&gt;&lt;RecNum&gt;164&lt;/RecNum&gt;&lt;DisplayText&gt;(Liu et al., 2009)&lt;/DisplayText&gt;&lt;record&gt;&lt;rec-number&gt;164&lt;/rec-number&gt;&lt;foreign-keys&gt;&lt;key app="EN" db-id="fspe090xm2sf0nef9aapp9tezvaxx5av9vr9" timestamp="1604388853"&gt;164&lt;/key&gt;&lt;/foreign-keys&gt;&lt;ref-type name="Conference Proceedings"&gt;10&lt;/ref-type&gt;&lt;contributors&gt;&lt;authors&gt;&lt;author&gt;C. Liu&lt;/author&gt;&lt;author&gt;J. Yuen&lt;/author&gt;&lt;author&gt;A. Torralba&lt;/author&gt;&lt;/authors&gt;&lt;/contributors&gt;&lt;titles&gt;&lt;title&gt;Nonparametric scene parsing: Label transfer via dense scene alignment&lt;/title&gt;&lt;secondary-title&gt;2009 IEEE Conference on Computer Vision and Pattern Recognition&lt;/secondary-title&gt;&lt;alt-title&gt;2009 IEEE Conference on Computer Vision and Pattern Recognition&lt;/alt-title&gt;&lt;/titles&gt;&lt;pages&gt;1972-1979&lt;/pages&gt;&lt;keywords&gt;&lt;keyword&gt;image matching&lt;/keyword&gt;&lt;keyword&gt;image segmentation&lt;/keyword&gt;&lt;keyword&gt;Markov processes&lt;/keyword&gt;&lt;keyword&gt;object recognition&lt;/keyword&gt;&lt;keyword&gt;visual databases&lt;/keyword&gt;&lt;keyword&gt;label transfer&lt;/keyword&gt;&lt;keyword&gt;dense scene alignment&lt;/keyword&gt;&lt;keyword&gt;coarse-to-fine SIFT flow algorithm&lt;/keyword&gt;&lt;keyword&gt;Markov random field&lt;/keyword&gt;&lt;keyword&gt;query image&lt;/keyword&gt;&lt;keyword&gt;object category&lt;/keyword&gt;&lt;keyword&gt;nonparametric scene parsing&lt;/keyword&gt;&lt;keyword&gt;Layout&lt;/keyword&gt;&lt;keyword&gt;Image databases&lt;/keyword&gt;&lt;keyword&gt;Information retrieval&lt;/keyword&gt;&lt;keyword&gt;Image retrieval&lt;/keyword&gt;&lt;keyword&gt;Image recognition&lt;/keyword&gt;&lt;keyword&gt;Computer vision&lt;/keyword&gt;&lt;keyword&gt;Computer science&lt;/keyword&gt;&lt;keyword&gt;Artificial intelligence&lt;/keyword&gt;&lt;/keywords&gt;&lt;dates&gt;&lt;year&gt;2009&lt;/year&gt;&lt;pub-dates&gt;&lt;date&gt;20-25 June 2009&lt;/date&gt;&lt;/pub-dates&gt;&lt;/dates&gt;&lt;isbn&gt;1063-6919&lt;/isbn&gt;&lt;urls&gt;&lt;/urls&gt;&lt;electronic-resource-num&gt;10.1109/CVPR.2009.5206536&lt;/electronic-resource-num&gt;&lt;/record&gt;&lt;/Cite&gt;&lt;/EndNote&gt;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(Liu et al., 2009)</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E40D4D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Outdoor</w:t>
            </w:r>
          </w:p>
        </w:tc>
        <w:tc>
          <w:tcPr>
            <w:tcW w:w="900" w:type="dxa"/>
            <w:shd w:val="clear" w:color="auto" w:fill="auto"/>
            <w:noWrap/>
            <w:vAlign w:val="center"/>
            <w:hideMark/>
          </w:tcPr>
          <w:p w14:paraId="78311B4E"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33</w:t>
            </w:r>
          </w:p>
        </w:tc>
        <w:tc>
          <w:tcPr>
            <w:tcW w:w="900" w:type="dxa"/>
            <w:shd w:val="clear" w:color="auto" w:fill="auto"/>
            <w:noWrap/>
            <w:vAlign w:val="center"/>
            <w:hideMark/>
          </w:tcPr>
          <w:p w14:paraId="0EF1872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2688</w:t>
            </w:r>
          </w:p>
        </w:tc>
        <w:tc>
          <w:tcPr>
            <w:tcW w:w="1170" w:type="dxa"/>
            <w:shd w:val="clear" w:color="auto" w:fill="auto"/>
            <w:noWrap/>
            <w:vAlign w:val="center"/>
            <w:hideMark/>
          </w:tcPr>
          <w:p w14:paraId="62DBD5B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26A1A2F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w:t>
            </w:r>
          </w:p>
        </w:tc>
        <w:tc>
          <w:tcPr>
            <w:tcW w:w="720" w:type="dxa"/>
            <w:shd w:val="clear" w:color="auto" w:fill="auto"/>
            <w:noWrap/>
            <w:vAlign w:val="center"/>
            <w:hideMark/>
          </w:tcPr>
          <w:p w14:paraId="21F4E7D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2011</w:t>
            </w:r>
          </w:p>
        </w:tc>
      </w:tr>
      <w:tr w:rsidR="008660AB" w:rsidRPr="008F601D" w14:paraId="097F8E10" w14:textId="77777777" w:rsidTr="00135CC7">
        <w:trPr>
          <w:trHeight w:val="61"/>
          <w:jc w:val="center"/>
        </w:trPr>
        <w:tc>
          <w:tcPr>
            <w:tcW w:w="2160" w:type="dxa"/>
            <w:shd w:val="clear" w:color="auto" w:fill="auto"/>
            <w:vAlign w:val="center"/>
            <w:hideMark/>
          </w:tcPr>
          <w:p w14:paraId="66656F62" w14:textId="37B868AC"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Stanford Background</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&lt;EndNote&gt;&lt;Cite&gt;&lt;Author&gt;Gould&lt;/Author&gt;&lt;Year&gt;2009&lt;/Year&gt;&lt;RecNum&gt;163&lt;/RecNum&gt;&lt;DisplayText&gt;(Gould et al., 2009)&lt;/DisplayText&gt;&lt;record&gt;&lt;rec-number&gt;163&lt;/rec-number&gt;&lt;foreign-keys&gt;&lt;key app="EN" db-id="fspe090xm2sf0nef9aapp9tezvaxx5av9vr9" timestamp="1604388853"&gt;163&lt;/key&gt;&lt;/foreign-keys&gt;&lt;ref-type name="Conference Proceedings"&gt;10&lt;/ref-type&gt;&lt;contributors&gt;&lt;authors&gt;&lt;author&gt;S. Gould&lt;/author&gt;&lt;author&gt;R. Fulton&lt;/author&gt;&lt;author&gt;D. Koller&lt;/author&gt;&lt;/authors&gt;&lt;/contributors&gt;&lt;titles&gt;&lt;title&gt;Decomposing a scene into geometric and semantically consistent regions&lt;/title&gt;&lt;secondary-title&gt;2009 IEEE 12th International Conference on Computer Vision&lt;/secondary-title&gt;&lt;alt-title&gt;2009 IEEE 12th International Conference on Computer Vision&lt;/alt-title&gt;&lt;/titles&gt;&lt;pages&gt;1-8&lt;/pages&gt;&lt;keywords&gt;&lt;keyword&gt;functions&lt;/keyword&gt;&lt;keyword&gt;image reconstruction&lt;/keyword&gt;&lt;keyword&gt;image segmentation&lt;/keyword&gt;&lt;keyword&gt;scene decomposition&lt;/keyword&gt;&lt;keyword&gt;geometric consistent regions&lt;/keyword&gt;&lt;keyword&gt;semantically consistent regions&lt;/keyword&gt;&lt;keyword&gt;pixels&lt;/keyword&gt;&lt;keyword&gt;region-based model&lt;/keyword&gt;&lt;keyword&gt;unified energy function&lt;/keyword&gt;&lt;keyword&gt;scene appearance&lt;/keyword&gt;&lt;keyword&gt;scene geometry&lt;/keyword&gt;&lt;keyword&gt;scene structure&lt;/keyword&gt;&lt;keyword&gt;inference technique&lt;/keyword&gt;&lt;keyword&gt;image oversegmentation&lt;/keyword&gt;&lt;keyword&gt;multiclass image segmentation&lt;/keyword&gt;&lt;keyword&gt;scene reconstruction&lt;/keyword&gt;&lt;keyword&gt;Layout&lt;/keyword&gt;&lt;keyword&gt;Solid modeling&lt;/keyword&gt;&lt;keyword&gt;Geometry&lt;/keyword&gt;&lt;keyword&gt;Computer science&lt;/keyword&gt;&lt;keyword&gt;Pixel&lt;/keyword&gt;&lt;keyword&gt;Roads&lt;/keyword&gt;&lt;keyword&gt;Image decomposition&lt;/keyword&gt;&lt;keyword&gt;Robustness&lt;/keyword&gt;&lt;/keywords&gt;&lt;dates&gt;&lt;year&gt;2009&lt;/year&gt;&lt;pub-dates&gt;&lt;date&gt;29 Sept.-2 Oct. 2009&lt;/date&gt;&lt;/pub-dates&gt;&lt;/dates&gt;&lt;isbn&gt;1550-5499&lt;/isbn&gt;&lt;urls&gt;&lt;/urls&gt;&lt;electronic-resource-num&gt;10.1109/ICCV.2009.5459211&lt;/electronic-resource-num&gt;&lt;/record&gt;&lt;/Cite&gt;&lt;/EndNote&gt;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(Gould et al., 2009)</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C6EE009"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Outdoor</w:t>
            </w:r>
          </w:p>
        </w:tc>
        <w:tc>
          <w:tcPr>
            <w:tcW w:w="900" w:type="dxa"/>
            <w:shd w:val="clear" w:color="auto" w:fill="auto"/>
            <w:noWrap/>
            <w:vAlign w:val="center"/>
            <w:hideMark/>
          </w:tcPr>
          <w:p w14:paraId="2495A68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w:t>
            </w:r>
          </w:p>
        </w:tc>
        <w:tc>
          <w:tcPr>
            <w:tcW w:w="900" w:type="dxa"/>
            <w:shd w:val="clear" w:color="auto" w:fill="auto"/>
            <w:noWrap/>
            <w:vAlign w:val="center"/>
            <w:hideMark/>
          </w:tcPr>
          <w:p w14:paraId="1C21E95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725</w:t>
            </w:r>
          </w:p>
        </w:tc>
        <w:tc>
          <w:tcPr>
            <w:tcW w:w="1170" w:type="dxa"/>
            <w:shd w:val="clear" w:color="auto" w:fill="auto"/>
            <w:noWrap/>
            <w:vAlign w:val="center"/>
            <w:hideMark/>
          </w:tcPr>
          <w:p w14:paraId="5C01DB8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4E501FA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72DB912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2009</w:t>
            </w:r>
          </w:p>
        </w:tc>
      </w:tr>
      <w:tr w:rsidR="008660AB" w:rsidRPr="008F601D" w14:paraId="26A95351" w14:textId="77777777" w:rsidTr="00135CC7">
        <w:trPr>
          <w:trHeight w:val="318"/>
          <w:jc w:val="center"/>
        </w:trPr>
        <w:tc>
          <w:tcPr>
            <w:tcW w:w="2160" w:type="dxa"/>
            <w:shd w:val="clear" w:color="auto" w:fill="auto"/>
            <w:vAlign w:val="center"/>
            <w:hideMark/>
          </w:tcPr>
          <w:p w14:paraId="7D79B5BB" w14:textId="7323E96C"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Stanford 2D-3D</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&lt;EndNote&gt;&lt;Cite&gt;&lt;Author&gt;Armeni&lt;/Author&gt;&lt;Year&gt;2017&lt;/Year&gt;&lt;RecNum&gt;170&lt;/RecNum&gt;&lt;DisplayText&gt;(Armeni et al., 2017)&lt;/DisplayText&gt;&lt;record&gt;&lt;rec-number&gt;170&lt;/rec-number&gt;&lt;foreign-keys&gt;&lt;key app="EN" db-id="fspe090xm2sf0nef9aapp9tezvaxx5av9vr9" timestamp="1604388853"&gt;170&lt;/key&gt;&lt;/foreign-keys&gt;&lt;ref-type name="Journal Article"&gt;17&lt;/ref-type&gt;&lt;contributors&gt;&lt;authors&gt;&lt;author&gt;Iro Armeni&lt;/author&gt;&lt;author&gt;Sasha Sax&lt;/author&gt;&lt;author&gt;Amir R. Zamir&lt;/author&gt;&lt;author&gt;Silvio Savarese&lt;/author&gt;&lt;/authors&gt;&lt;/contributors&gt;&lt;titles&gt;&lt;title&gt;Joint 2D-3D-Semantic Data for Indoor Scene Understanding&lt;/title&gt;&lt;secondary-title&gt;arXiv:1702.01105 &lt;/secondary-title&gt;&lt;/titles&gt;&lt;periodical&gt;&lt;full-title&gt;arXiv:1702.01105&lt;/full-title&gt;&lt;/periodical&gt;&lt;volume&gt;2&lt;/volume&gt;&lt;dates&gt;&lt;year&gt;2017&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(Armeni et al., 2017)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413DB06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Indoor / 2D-3D</w:t>
            </w:r>
          </w:p>
        </w:tc>
        <w:tc>
          <w:tcPr>
            <w:tcW w:w="900" w:type="dxa"/>
            <w:shd w:val="clear" w:color="auto" w:fill="auto"/>
            <w:noWrap/>
            <w:vAlign w:val="center"/>
            <w:hideMark/>
          </w:tcPr>
          <w:p w14:paraId="76A6629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w:t>
            </w:r>
          </w:p>
        </w:tc>
        <w:tc>
          <w:tcPr>
            <w:tcW w:w="900" w:type="dxa"/>
            <w:shd w:val="clear" w:color="auto" w:fill="auto"/>
            <w:noWrap/>
            <w:vAlign w:val="center"/>
            <w:hideMark/>
          </w:tcPr>
          <w:p w14:paraId="6820697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vAlign w:val="center"/>
            <w:hideMark/>
          </w:tcPr>
          <w:p w14:paraId="3E7B89F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70469 Scans</w:t>
            </w:r>
          </w:p>
        </w:tc>
        <w:tc>
          <w:tcPr>
            <w:tcW w:w="630" w:type="dxa"/>
            <w:shd w:val="clear" w:color="auto" w:fill="auto"/>
            <w:noWrap/>
            <w:vAlign w:val="center"/>
            <w:hideMark/>
          </w:tcPr>
          <w:p w14:paraId="2469CE3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0A18A78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8660AB" w:rsidRPr="008F601D" w14:paraId="64CF5DCF" w14:textId="77777777" w:rsidTr="00135CC7">
        <w:trPr>
          <w:trHeight w:val="61"/>
          <w:jc w:val="center"/>
        </w:trPr>
        <w:tc>
          <w:tcPr>
            <w:tcW w:w="2160" w:type="dxa"/>
            <w:shd w:val="clear" w:color="auto" w:fill="auto"/>
            <w:vAlign w:val="center"/>
            <w:hideMark/>
          </w:tcPr>
          <w:p w14:paraId="3CD7F765"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ScanNetv2</w:t>
            </w:r>
            <w:r>
              <w:rPr>
                <w:rFonts w:ascii="Times New Roman" w:eastAsia="SimSun" w:hAnsi="Times New Roman"/>
                <w:snapToGrid/>
                <w:color w:val="auto"/>
                <w:kern w:val="2"/>
                <w:lang w:eastAsia="zh-CN" w:bidi="ar-SA"/>
              </w:rPr>
              <w:t xml:space="preserve"> </w:t>
            </w:r>
          </w:p>
          <w:p w14:paraId="48EE1295" w14:textId="67C6487E"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&lt;EndNote&gt;&lt;Cite&gt;&lt;Author&gt;Dai&lt;/Author&gt;&lt;Year&gt;2017&lt;/Year&gt;&lt;RecNum&gt;212&lt;/RecNum&gt;&lt;DisplayText&gt;(Dai et al., 2017)&lt;/DisplayText&gt;&lt;record&gt;&lt;rec-number&gt;212&lt;/rec-number&gt;&lt;foreign-keys&gt;&lt;key app="EN" db-id="fspe090xm2sf0nef9aapp9tezvaxx5av9vr9" timestamp="1604388853"&gt;212&lt;/key&gt;&lt;/foreign-keys&gt;&lt;ref-type name="Book"&gt;6&lt;/ref-type&gt;&lt;contributors&gt;&lt;authors&gt;&lt;author&gt;Dai, Angela&lt;/author&gt;&lt;author&gt;Chang, Angel&lt;/author&gt;&lt;author&gt;Savva, Manolis&lt;/author&gt;&lt;author&gt;Halber, Maciej&lt;/author&gt;&lt;author&gt;Funkhouser, Thomas&lt;/author&gt;&lt;author&gt;NieBner, Matthias&lt;/author&gt;&lt;/authors&gt;&lt;/contributors&gt;&lt;titles&gt;&lt;title&gt;ScanNet: Richly-Annotated 3D Reconstructions of Indoor Scenes&lt;/title&gt;&lt;/titles&gt;&lt;pages&gt;2432-2443&lt;/pages&gt;&lt;dates&gt;&lt;year&gt;2017&lt;/year&gt;&lt;/dates&gt;&lt;urls&gt;&lt;/urls&gt;&lt;electronic-resource-num&gt;10.1109/CVPR.2017.261&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(Dai et al., 2017)</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704BB4E5"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Indoor 3D</w:t>
            </w:r>
          </w:p>
        </w:tc>
        <w:tc>
          <w:tcPr>
            <w:tcW w:w="900" w:type="dxa"/>
            <w:shd w:val="clear" w:color="auto" w:fill="auto"/>
            <w:noWrap/>
            <w:vAlign w:val="center"/>
            <w:hideMark/>
          </w:tcPr>
          <w:p w14:paraId="23679C1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w:t>
            </w:r>
          </w:p>
        </w:tc>
        <w:tc>
          <w:tcPr>
            <w:tcW w:w="900" w:type="dxa"/>
            <w:shd w:val="clear" w:color="auto" w:fill="auto"/>
            <w:noWrap/>
            <w:vAlign w:val="center"/>
            <w:hideMark/>
          </w:tcPr>
          <w:p w14:paraId="58DB212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1170" w:type="dxa"/>
            <w:shd w:val="clear" w:color="auto" w:fill="auto"/>
            <w:noWrap/>
            <w:vAlign w:val="center"/>
            <w:hideMark/>
          </w:tcPr>
          <w:p w14:paraId="69939B0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&gt;1500 Scans</w:t>
            </w:r>
          </w:p>
        </w:tc>
        <w:tc>
          <w:tcPr>
            <w:tcW w:w="630" w:type="dxa"/>
            <w:shd w:val="clear" w:color="auto" w:fill="auto"/>
            <w:noWrap/>
            <w:vAlign w:val="center"/>
            <w:hideMark/>
          </w:tcPr>
          <w:p w14:paraId="5EAE33ED"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5C0AFEA3"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8660AB" w:rsidRPr="008F601D" w14:paraId="7C1CAA23" w14:textId="77777777" w:rsidTr="00135CC7">
        <w:trPr>
          <w:trHeight w:val="61"/>
          <w:jc w:val="center"/>
        </w:trPr>
        <w:tc>
          <w:tcPr>
            <w:tcW w:w="2160" w:type="dxa"/>
            <w:shd w:val="clear" w:color="auto" w:fill="auto"/>
            <w:vAlign w:val="center"/>
            <w:hideMark/>
          </w:tcPr>
          <w:p w14:paraId="10A29A8D"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PASCAL VOC</w:t>
            </w:r>
            <w:r>
              <w:rPr>
                <w:rFonts w:ascii="Times New Roman" w:eastAsia="SimSun" w:hAnsi="Times New Roman"/>
                <w:snapToGrid/>
                <w:color w:val="auto"/>
                <w:kern w:val="2"/>
                <w:lang w:eastAsia="zh-CN" w:bidi="ar-SA"/>
              </w:rPr>
              <w:t xml:space="preserve"> </w:t>
            </w:r>
          </w:p>
          <w:p w14:paraId="024EA9D7" w14:textId="0A985286"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&lt;EndNote&gt;&lt;Cite&gt;&lt;Author&gt;Chen&lt;/Author&gt;&lt;Year&gt;2014&lt;/Year&gt;&lt;RecNum&gt;156&lt;/RecNum&gt;&lt;DisplayText&gt;(Chen et al., 2014a)&lt;/DisplayText&gt;&lt;record&gt;&lt;rec-number&gt;156&lt;/rec-number&gt;&lt;foreign-keys&gt;&lt;key app="EN" db-id="fspe090xm2sf0nef9aapp9tezvaxx5av9vr9" timestamp="1604388853"&gt;156&lt;/key&gt;&lt;/foreign-keys&gt;&lt;ref-type name="Conference Proceedings"&gt;10&lt;/ref-type&gt;&lt;contributors&gt;&lt;authors&gt;&lt;author&gt;X. Chen&lt;/author&gt;&lt;author&gt;R. Mottaghi&lt;/author&gt;&lt;author&gt;X. Liu&lt;/author&gt;&lt;author&gt;S. Fidler&lt;/author&gt;&lt;author&gt;R. Urtasun&lt;/author&gt;&lt;author&gt;A. Yuille&lt;/author&gt;&lt;/authors&gt;&lt;/contributors&gt;&lt;titles&gt;&lt;title&gt;Detect What You Can: Detecting and Representing Objects Using Holistic Models and Body Parts&lt;/title&gt;&lt;secondary-title&gt;2014 IEEE Conference on Computer Vision and Pattern Recognition&lt;/secondary-title&gt;&lt;alt-title&gt;2014 IEEE Conference on Computer Vision and Pattern Recognition&lt;/alt-title&gt;&lt;/titles&gt;&lt;pages&gt;1979-1986&lt;/pages&gt;&lt;keywords&gt;&lt;keyword&gt;deformation&lt;/keyword&gt;&lt;keyword&gt;image representation&lt;/keyword&gt;&lt;keyword&gt;image resolution&lt;/keyword&gt;&lt;keyword&gt;object detection&lt;/keyword&gt;&lt;keyword&gt;Pascal&lt;/keyword&gt;&lt;keyword&gt;solid modelling&lt;/keyword&gt;&lt;keyword&gt;object representation&lt;/keyword&gt;&lt;keyword&gt;holistic model&lt;/keyword&gt;&lt;keyword&gt;body parts&lt;/keyword&gt;&lt;keyword&gt;shape deformation&lt;/keyword&gt;&lt;keyword&gt;occlusion&lt;/keyword&gt;&lt;keyword&gt;detectability pattern&lt;/keyword&gt;&lt;keyword&gt;PASCAL VOC dataset&lt;/keyword&gt;&lt;keyword&gt;Animals&lt;/keyword&gt;&lt;keyword&gt;Switches&lt;/keyword&gt;&lt;keyword&gt;Training&lt;/keyword&gt;&lt;keyword&gt;Head&lt;/keyword&gt;&lt;keyword&gt;Torso&lt;/keyword&gt;&lt;keyword&gt;Detectors&lt;/keyword&gt;&lt;keyword&gt;Deformable models&lt;/keyword&gt;&lt;/keywords&gt;&lt;dates&gt;&lt;year&gt;2014&lt;/year&gt;&lt;pub-dates&gt;&lt;date&gt;23-28 June 2014&lt;/date&gt;&lt;/pub-dates&gt;&lt;/dates&gt;&lt;isbn&gt;1063-6919&lt;/isbn&gt;&lt;urls&gt;&lt;/urls&gt;&lt;electronic-resource-num&gt;10.1109/CVPR.2014.254&lt;/electronic-resource-num&gt;&lt;/record&gt;&lt;/Cite&gt;&lt;/EndNote&gt;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(Chen et al., 2014a)</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1ED6563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Competition Challenge</w:t>
            </w:r>
          </w:p>
        </w:tc>
        <w:tc>
          <w:tcPr>
            <w:tcW w:w="900" w:type="dxa"/>
            <w:shd w:val="clear" w:color="auto" w:fill="auto"/>
            <w:noWrap/>
            <w:vAlign w:val="center"/>
            <w:hideMark/>
          </w:tcPr>
          <w:p w14:paraId="1FB5CC1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21</w:t>
            </w:r>
          </w:p>
        </w:tc>
        <w:tc>
          <w:tcPr>
            <w:tcW w:w="900" w:type="dxa"/>
            <w:shd w:val="clear" w:color="auto" w:fill="auto"/>
            <w:noWrap/>
            <w:vAlign w:val="center"/>
            <w:hideMark/>
          </w:tcPr>
          <w:p w14:paraId="1C63EFA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1464</w:t>
            </w:r>
          </w:p>
        </w:tc>
        <w:tc>
          <w:tcPr>
            <w:tcW w:w="1170" w:type="dxa"/>
            <w:shd w:val="clear" w:color="auto" w:fill="auto"/>
            <w:noWrap/>
            <w:vAlign w:val="center"/>
            <w:hideMark/>
          </w:tcPr>
          <w:p w14:paraId="40EE2E0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1449</w:t>
            </w:r>
          </w:p>
        </w:tc>
        <w:tc>
          <w:tcPr>
            <w:tcW w:w="630" w:type="dxa"/>
            <w:shd w:val="clear" w:color="auto" w:fill="auto"/>
            <w:noWrap/>
            <w:vAlign w:val="center"/>
            <w:hideMark/>
          </w:tcPr>
          <w:p w14:paraId="0C68207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11B1C32E"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2012</w:t>
            </w:r>
          </w:p>
        </w:tc>
      </w:tr>
      <w:tr w:rsidR="008660AB" w:rsidRPr="008F601D" w14:paraId="7EACE448" w14:textId="77777777" w:rsidTr="00135CC7">
        <w:trPr>
          <w:trHeight w:val="61"/>
          <w:jc w:val="center"/>
        </w:trPr>
        <w:tc>
          <w:tcPr>
            <w:tcW w:w="2160" w:type="dxa"/>
            <w:shd w:val="clear" w:color="auto" w:fill="auto"/>
            <w:vAlign w:val="center"/>
            <w:hideMark/>
          </w:tcPr>
          <w:p w14:paraId="5DDCEF3E"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PASCAL PART</w:t>
            </w:r>
            <w:r>
              <w:rPr>
                <w:rFonts w:ascii="Times New Roman" w:eastAsia="SimSun" w:hAnsi="Times New Roman"/>
                <w:snapToGrid/>
                <w:color w:val="auto"/>
                <w:kern w:val="2"/>
                <w:lang w:eastAsia="zh-CN" w:bidi="ar-SA"/>
              </w:rPr>
              <w:t xml:space="preserve"> </w:t>
            </w:r>
          </w:p>
          <w:p w14:paraId="72B7EC89" w14:textId="1A94E9E0"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&lt;EndNote&gt;&lt;Cite&gt;&lt;Author&gt;Chen&lt;/Author&gt;&lt;Year&gt;2014&lt;/Year&gt;&lt;RecNum&gt;156&lt;/RecNum&gt;&lt;DisplayText&gt;(Chen et al., 2014a)&lt;/DisplayText&gt;&lt;record&gt;&lt;rec-number&gt;156&lt;/rec-number&gt;&lt;foreign-keys&gt;&lt;key app="EN" db-id="fspe090xm2sf0nef9aapp9tezvaxx5av9vr9" timestamp="1604388853"&gt;156&lt;/key&gt;&lt;/foreign-keys&gt;&lt;ref-type name="Conference Proceedings"&gt;10&lt;/ref-type&gt;&lt;contributors&gt;&lt;authors&gt;&lt;author&gt;X. Chen&lt;/author&gt;&lt;author&gt;R. Mottaghi&lt;/author&gt;&lt;author&gt;X. Liu&lt;/author&gt;&lt;author&gt;S. Fidler&lt;/author&gt;&lt;author&gt;R. Urtasun&lt;/author&gt;&lt;author&gt;A. Yuille&lt;/author&gt;&lt;/authors&gt;&lt;/contributors&gt;&lt;titles&gt;&lt;title&gt;Detect What You Can: Detecting and Representing Objects Using Holistic Models and Body Parts&lt;/title&gt;&lt;secondary-title&gt;2014 IEEE Conference on Computer Vision and Pattern Recognition&lt;/secondary-title&gt;&lt;alt-title&gt;2014 IEEE Conference on Computer Vision and Pattern Recognition&lt;/alt-title&gt;&lt;/titles&gt;&lt;pages&gt;1979-1986&lt;/pages&gt;&lt;keywords&gt;&lt;keyword&gt;deformation&lt;/keyword&gt;&lt;keyword&gt;image representation&lt;/keyword&gt;&lt;keyword&gt;image resolution&lt;/keyword&gt;&lt;keyword&gt;object detection&lt;/keyword&gt;&lt;keyword&gt;Pascal&lt;/keyword&gt;&lt;keyword&gt;solid modelling&lt;/keyword&gt;&lt;keyword&gt;object representation&lt;/keyword&gt;&lt;keyword&gt;holistic model&lt;/keyword&gt;&lt;keyword&gt;body parts&lt;/keyword&gt;&lt;keyword&gt;shape deformation&lt;/keyword&gt;&lt;keyword&gt;occlusion&lt;/keyword&gt;&lt;keyword&gt;detectability pattern&lt;/keyword&gt;&lt;keyword&gt;PASCAL VOC dataset&lt;/keyword&gt;&lt;keyword&gt;Animals&lt;/keyword&gt;&lt;keyword&gt;Switches&lt;/keyword&gt;&lt;keyword&gt;Training&lt;/keyword&gt;&lt;keyword&gt;Head&lt;/keyword&gt;&lt;keyword&gt;Torso&lt;/keyword&gt;&lt;keyword&gt;Detectors&lt;/keyword&gt;&lt;keyword&gt;Deformable models&lt;/keyword&gt;&lt;/keywords&gt;&lt;dates&gt;&lt;year&gt;2014&lt;/year&gt;&lt;pub-dates&gt;&lt;date&gt;23-28 June 2014&lt;/date&gt;&lt;/pub-dates&gt;&lt;/dates&gt;&lt;isbn&gt;1063-6919&lt;/isbn&gt;&lt;urls&gt;&lt;/urls&gt;&lt;electronic-resource-num&gt;10.1109/CVPR.2014.254&lt;/electronic-resource-num&gt;&lt;/record&gt;&lt;/Cite&gt;&lt;/EndNote&gt;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(Chen et al., 2014a)</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14FA2C4C"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Competition Challenge</w:t>
            </w:r>
          </w:p>
        </w:tc>
        <w:tc>
          <w:tcPr>
            <w:tcW w:w="900" w:type="dxa"/>
            <w:shd w:val="clear" w:color="auto" w:fill="auto"/>
            <w:noWrap/>
            <w:vAlign w:val="center"/>
            <w:hideMark/>
          </w:tcPr>
          <w:p w14:paraId="5C82221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21</w:t>
            </w:r>
          </w:p>
        </w:tc>
        <w:tc>
          <w:tcPr>
            <w:tcW w:w="900" w:type="dxa"/>
            <w:shd w:val="clear" w:color="auto" w:fill="auto"/>
            <w:noWrap/>
            <w:vAlign w:val="center"/>
            <w:hideMark/>
          </w:tcPr>
          <w:p w14:paraId="0761EACD"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1464</w:t>
            </w:r>
          </w:p>
        </w:tc>
        <w:tc>
          <w:tcPr>
            <w:tcW w:w="1170" w:type="dxa"/>
            <w:shd w:val="clear" w:color="auto" w:fill="auto"/>
            <w:noWrap/>
            <w:vAlign w:val="center"/>
            <w:hideMark/>
          </w:tcPr>
          <w:p w14:paraId="5279814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1449</w:t>
            </w:r>
          </w:p>
        </w:tc>
        <w:tc>
          <w:tcPr>
            <w:tcW w:w="630" w:type="dxa"/>
            <w:shd w:val="clear" w:color="auto" w:fill="auto"/>
            <w:noWrap/>
            <w:vAlign w:val="center"/>
            <w:hideMark/>
          </w:tcPr>
          <w:p w14:paraId="1A61739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9637</w:t>
            </w:r>
          </w:p>
        </w:tc>
        <w:tc>
          <w:tcPr>
            <w:tcW w:w="720" w:type="dxa"/>
            <w:shd w:val="clear" w:color="auto" w:fill="auto"/>
            <w:noWrap/>
            <w:vAlign w:val="center"/>
            <w:hideMark/>
          </w:tcPr>
          <w:p w14:paraId="279BFF7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2011</w:t>
            </w:r>
          </w:p>
        </w:tc>
      </w:tr>
      <w:tr w:rsidR="008660AB" w:rsidRPr="008F601D" w14:paraId="68C8E55F" w14:textId="77777777" w:rsidTr="00135CC7">
        <w:trPr>
          <w:trHeight w:val="61"/>
          <w:jc w:val="center"/>
        </w:trPr>
        <w:tc>
          <w:tcPr>
            <w:tcW w:w="2160" w:type="dxa"/>
            <w:shd w:val="clear" w:color="auto" w:fill="auto"/>
            <w:vAlign w:val="center"/>
            <w:hideMark/>
          </w:tcPr>
          <w:p w14:paraId="49BEA0D5" w14:textId="18A447CA"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PASCAL CONTEXT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&lt;EndNote&gt;&lt;Cite&gt;&lt;Author&gt;Mottaghi&lt;/Author&gt;&lt;Year&gt;2014&lt;/Year&gt;&lt;RecNum&gt;157&lt;/RecNum&gt;&lt;DisplayText&gt;(Mottaghi et al., 2014)&lt;/DisplayText&gt;&lt;record&gt;&lt;rec-number&gt;157&lt;/rec-number&gt;&lt;foreign-keys&gt;&lt;key app="EN" db-id="fspe090xm2sf0nef9aapp9tezvaxx5av9vr9" timestamp="1604388853"&gt;157&lt;/key&gt;&lt;/foreign-keys&gt;&lt;ref-type name="Conference Proceedings"&gt;10&lt;/ref-type&gt;&lt;contributors&gt;&lt;authors&gt;&lt;author&gt;R. Mottaghi&lt;/author&gt;&lt;author&gt;X. Chen&lt;/author&gt;&lt;author&gt;X. Liu&lt;/author&gt;&lt;author&gt;N. Cho&lt;/author&gt;&lt;author&gt;S. Lee&lt;/author&gt;&lt;author&gt;S. Fidler&lt;/author&gt;&lt;author&gt;R. Urtasun&lt;/author&gt;&lt;author&gt;A. Yuille&lt;/author&gt;&lt;/authors&gt;&lt;/contributors&gt;&lt;titles&gt;&lt;title&gt;The Role of Context for Object Detection and Semantic Segmentation in the Wild&lt;/title&gt;&lt;secondary-title&gt;2014 IEEE Conference on Computer Vision and Pattern Recognition&lt;/secondary-title&gt;&lt;alt-title&gt;2014 IEEE Conference on Computer Vision and Pattern Recognition&lt;/alt-title&gt;&lt;/titles&gt;&lt;pages&gt;891-898&lt;/pages&gt;&lt;keywords&gt;&lt;keyword&gt;image segmentation&lt;/keyword&gt;&lt;keyword&gt;inference mechanisms&lt;/keyword&gt;&lt;keyword&gt;object detection&lt;/keyword&gt;&lt;keyword&gt;semantic segmentation&lt;/keyword&gt;&lt;keyword&gt;PASCAL VOC 2010 detection challenge&lt;/keyword&gt;&lt;keyword&gt;semantic category&lt;/keyword&gt;&lt;keyword&gt;nearest neighbor based approach&lt;/keyword&gt;&lt;keyword&gt;PASCAL imagery&lt;/keyword&gt;&lt;keyword&gt;deformable part-based model&lt;/keyword&gt;&lt;keyword&gt;contextual reasoning&lt;/keyword&gt;&lt;keyword&gt;Context&lt;/keyword&gt;&lt;keyword&gt;Context modeling&lt;/keyword&gt;&lt;keyword&gt;Semantics&lt;/keyword&gt;&lt;keyword&gt;Vegetation&lt;/keyword&gt;&lt;keyword&gt;Buildings&lt;/keyword&gt;&lt;/keywords&gt;&lt;dates&gt;&lt;year&gt;2014&lt;/year&gt;&lt;pub-dates&gt;&lt;date&gt;23-28 June 2014&lt;/date&gt;&lt;/pub-dates&gt;&lt;/dates&gt;&lt;isbn&gt;1063-6919&lt;/isbn&gt;&lt;urls&gt;&lt;/urls&gt;&lt;electronic-resource-num&gt;10.1109/CVPR.2014.119&lt;/electronic-resource-num&gt;&lt;/record&gt;&lt;/Cite&gt;&lt;/EndNote&gt;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(Mottaghi et al., 2014)</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312CDCD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Competition Challenge</w:t>
            </w:r>
          </w:p>
        </w:tc>
        <w:tc>
          <w:tcPr>
            <w:tcW w:w="900" w:type="dxa"/>
            <w:shd w:val="clear" w:color="auto" w:fill="auto"/>
            <w:noWrap/>
            <w:vAlign w:val="center"/>
            <w:hideMark/>
          </w:tcPr>
          <w:p w14:paraId="21207581"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540</w:t>
            </w:r>
          </w:p>
        </w:tc>
        <w:tc>
          <w:tcPr>
            <w:tcW w:w="900" w:type="dxa"/>
            <w:shd w:val="clear" w:color="auto" w:fill="auto"/>
            <w:noWrap/>
            <w:vAlign w:val="center"/>
            <w:hideMark/>
          </w:tcPr>
          <w:p w14:paraId="75488A1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10103</w:t>
            </w:r>
          </w:p>
        </w:tc>
        <w:tc>
          <w:tcPr>
            <w:tcW w:w="1170" w:type="dxa"/>
            <w:shd w:val="clear" w:color="auto" w:fill="auto"/>
            <w:noWrap/>
            <w:vAlign w:val="center"/>
            <w:hideMark/>
          </w:tcPr>
          <w:p w14:paraId="7AE65EF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shd w:val="clear" w:color="auto" w:fill="auto"/>
            <w:noWrap/>
            <w:vAlign w:val="center"/>
            <w:hideMark/>
          </w:tcPr>
          <w:p w14:paraId="72D6C01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9637</w:t>
            </w:r>
          </w:p>
        </w:tc>
        <w:tc>
          <w:tcPr>
            <w:tcW w:w="720" w:type="dxa"/>
            <w:shd w:val="clear" w:color="auto" w:fill="auto"/>
            <w:noWrap/>
            <w:vAlign w:val="center"/>
            <w:hideMark/>
          </w:tcPr>
          <w:p w14:paraId="3394046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2014</w:t>
            </w:r>
          </w:p>
        </w:tc>
      </w:tr>
      <w:tr w:rsidR="008660AB" w:rsidRPr="008F601D" w14:paraId="564CE711" w14:textId="77777777" w:rsidTr="00135CC7">
        <w:trPr>
          <w:trHeight w:val="61"/>
          <w:jc w:val="center"/>
        </w:trPr>
        <w:tc>
          <w:tcPr>
            <w:tcW w:w="2160" w:type="dxa"/>
            <w:shd w:val="clear" w:color="auto" w:fill="auto"/>
            <w:vAlign w:val="center"/>
            <w:hideMark/>
          </w:tcPr>
          <w:p w14:paraId="6BBF5584"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Cornell RGB-D</w:t>
            </w:r>
            <w:r>
              <w:rPr>
                <w:rFonts w:ascii="Times New Roman" w:eastAsia="SimSun" w:hAnsi="Times New Roman"/>
                <w:snapToGrid/>
                <w:color w:val="auto"/>
                <w:kern w:val="2"/>
                <w:lang w:eastAsia="zh-CN" w:bidi="ar-SA"/>
              </w:rPr>
              <w:t xml:space="preserve"> </w:t>
            </w:r>
          </w:p>
          <w:p w14:paraId="7E145D60" w14:textId="1944495E"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&lt;EndNote&gt;&lt;Cite&gt;&lt;Author&gt;Liu&lt;/Author&gt;&lt;Year&gt;2013&lt;/Year&gt;&lt;RecNum&gt;211&lt;/RecNum&gt;&lt;DisplayText&gt;(Liu and Fan, 2013)&lt;/DisplayText&gt;&lt;record&gt;&lt;rec-number&gt;211&lt;/rec-number&gt;&lt;foreign-keys&gt;&lt;key app="EN" db-id="fspe090xm2sf0nef9aapp9tezvaxx5av9vr9" timestamp="1604388853"&gt;211&lt;/key&gt;&lt;/foreign-keys&gt;&lt;ref-type name="Book"&gt;6&lt;/ref-type&gt;&lt;contributors&gt;&lt;authors&gt;&lt;author&gt;Liu, Bo&lt;/author&gt;&lt;author&gt;Fan, Haoqi&lt;/author&gt;&lt;/authors&gt;&lt;/contributors&gt;&lt;titles&gt;&lt;title&gt;Semantic labeling of indoor scenes from RGB-D images with discriminative learning&lt;/title&gt;&lt;secondary-title&gt;Sixth International Conference on Machine Vision (ICMV 13)&lt;/secondary-title&gt;&lt;/titles&gt;&lt;volume&gt;9067&lt;/volume&gt;&lt;section&gt;MV&lt;/section&gt;&lt;dates&gt;&lt;year&gt;2013&lt;/year&gt;&lt;/dates&gt;&lt;publisher&gt;SPIE&lt;/publisher&gt;&lt;urls&gt;&lt;related-urls&gt;&lt;url&gt;https://doi.org/10.1117/12.2049805&lt;/url&gt;&lt;/related-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(Liu and Fan, 2013)</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6E4F3358"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Generic applications</w:t>
            </w:r>
          </w:p>
        </w:tc>
        <w:tc>
          <w:tcPr>
            <w:tcW w:w="900" w:type="dxa"/>
            <w:shd w:val="clear" w:color="auto" w:fill="auto"/>
            <w:noWrap/>
            <w:vAlign w:val="center"/>
            <w:hideMark/>
          </w:tcPr>
          <w:p w14:paraId="6F71A06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900" w:type="dxa"/>
            <w:shd w:val="clear" w:color="auto" w:fill="auto"/>
            <w:noWrap/>
            <w:vAlign w:val="center"/>
            <w:hideMark/>
          </w:tcPr>
          <w:p w14:paraId="75230C0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8498</w:t>
            </w:r>
          </w:p>
        </w:tc>
        <w:tc>
          <w:tcPr>
            <w:tcW w:w="1170" w:type="dxa"/>
            <w:shd w:val="clear" w:color="auto" w:fill="auto"/>
            <w:noWrap/>
            <w:vAlign w:val="center"/>
            <w:hideMark/>
          </w:tcPr>
          <w:p w14:paraId="5C91FB9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2857</w:t>
            </w:r>
          </w:p>
        </w:tc>
        <w:tc>
          <w:tcPr>
            <w:tcW w:w="630" w:type="dxa"/>
            <w:shd w:val="clear" w:color="auto" w:fill="auto"/>
            <w:noWrap/>
            <w:vAlign w:val="center"/>
            <w:hideMark/>
          </w:tcPr>
          <w:p w14:paraId="676E3BA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0AF3676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2011</w:t>
            </w:r>
          </w:p>
        </w:tc>
      </w:tr>
      <w:tr w:rsidR="008660AB" w:rsidRPr="008F601D" w14:paraId="179CBF22" w14:textId="77777777" w:rsidTr="00135CC7">
        <w:trPr>
          <w:trHeight w:val="61"/>
          <w:jc w:val="center"/>
        </w:trPr>
        <w:tc>
          <w:tcPr>
            <w:tcW w:w="2160" w:type="dxa"/>
            <w:shd w:val="clear" w:color="auto" w:fill="auto"/>
            <w:vAlign w:val="center"/>
            <w:hideMark/>
          </w:tcPr>
          <w:p w14:paraId="0C24211E"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RGB-D Object v2</w:t>
            </w:r>
          </w:p>
          <w:p w14:paraId="5F4949D2" w14:textId="1C51E0A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&lt;EndNote&gt;&lt;Cite&gt;&lt;Author&gt;Lai&lt;/Author&gt;&lt;Year&gt;2011&lt;/Year&gt;&lt;RecNum&gt;169&lt;/RecNum&gt;&lt;DisplayText&gt;(Lai et al., 2011)&lt;/DisplayText&gt;&lt;record&gt;&lt;rec-number&gt;169&lt;/rec-number&gt;&lt;foreign-keys&gt;&lt;key app="EN" db-id="fspe090xm2sf0nef9aapp9tezvaxx5av9vr9" timestamp="1604388853"&gt;169&lt;/key&gt;&lt;/foreign-keys&gt;&lt;ref-type name="Conference Proceedings"&gt;10&lt;/ref-type&gt;&lt;contributors&gt;&lt;authors&gt;&lt;author&gt;K. Lai&lt;/author&gt;&lt;author&gt;L. Bo&lt;/author&gt;&lt;author&gt;X. Ren&lt;/author&gt;&lt;author&gt;D. Fox&lt;/author&gt;&lt;/authors&gt;&lt;/contributors&gt;&lt;titles&gt;&lt;title&gt;A large-scale hierarchical multi-view RGB-D object dataset&lt;/title&gt;&lt;secondary-title&gt;2011 IEEE International Conference on Robotics and Automation&lt;/secondary-title&gt;&lt;alt-title&gt;2011 IEEE International Conference on Robotics and Automation&lt;/alt-title&gt;&lt;/titles&gt;&lt;pages&gt;1817-1824&lt;/pages&gt;&lt;keywords&gt;&lt;keyword&gt;image colour analysis&lt;/keyword&gt;&lt;keyword&gt;image sensors&lt;/keyword&gt;&lt;keyword&gt;object recognition&lt;/keyword&gt;&lt;keyword&gt;robot vision&lt;/keyword&gt;&lt;keyword&gt;video signal processing&lt;/keyword&gt;&lt;keyword&gt;large-scale hierarchical multiview RGB-D object dataset&lt;/keyword&gt;&lt;keyword&gt;public image repositories&lt;/keyword&gt;&lt;keyword&gt;public image recognition&lt;/keyword&gt;&lt;keyword&gt;visual object category&lt;/keyword&gt;&lt;keyword&gt;instance detection&lt;/keyword&gt;&lt;keyword&gt;robotic object recognition&lt;/keyword&gt;&lt;keyword&gt;dataset collection procedure&lt;/keyword&gt;&lt;keyword&gt;RGB-D camera&lt;/keyword&gt;&lt;keyword&gt;Cameras&lt;/keyword&gt;&lt;keyword&gt;Videos&lt;/keyword&gt;&lt;keyword&gt;Video sequences&lt;/keyword&gt;&lt;keyword&gt;Three dimensional displays&lt;/keyword&gt;&lt;keyword&gt;Visualization&lt;/keyword&gt;&lt;keyword&gt;Robot sensing systems&lt;/keyword&gt;&lt;/keywords&gt;&lt;dates&gt;&lt;year&gt;2011&lt;/year&gt;&lt;pub-dates&gt;&lt;date&gt;9-13 May 2011&lt;/date&gt;&lt;/pub-dates&gt;&lt;/dates&gt;&lt;isbn&gt;1050-4729&lt;/isbn&gt;&lt;urls&gt;&lt;/urls&gt;&lt;electronic-resource-num&gt;10.1109/ICRA.2011.5980382&lt;/electronic-resource-num&gt;&lt;/record&gt;&lt;/Cite&gt;&lt;/EndNote&gt;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(Lai et al., 2011)</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19A1E48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Household objects</w:t>
            </w:r>
          </w:p>
        </w:tc>
        <w:tc>
          <w:tcPr>
            <w:tcW w:w="900" w:type="dxa"/>
            <w:shd w:val="clear" w:color="auto" w:fill="auto"/>
            <w:noWrap/>
            <w:vAlign w:val="center"/>
            <w:hideMark/>
          </w:tcPr>
          <w:p w14:paraId="72C9678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51</w:t>
            </w:r>
          </w:p>
        </w:tc>
        <w:tc>
          <w:tcPr>
            <w:tcW w:w="900" w:type="dxa"/>
            <w:shd w:val="clear" w:color="auto" w:fill="auto"/>
            <w:noWrap/>
            <w:vAlign w:val="center"/>
            <w:hideMark/>
          </w:tcPr>
          <w:p w14:paraId="3394DD3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207920</w:t>
            </w:r>
          </w:p>
        </w:tc>
        <w:tc>
          <w:tcPr>
            <w:tcW w:w="1170" w:type="dxa"/>
            <w:shd w:val="clear" w:color="auto" w:fill="auto"/>
            <w:noWrap/>
            <w:vAlign w:val="center"/>
            <w:hideMark/>
          </w:tcPr>
          <w:p w14:paraId="70F74B8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41877</w:t>
            </w:r>
          </w:p>
        </w:tc>
        <w:tc>
          <w:tcPr>
            <w:tcW w:w="630" w:type="dxa"/>
            <w:shd w:val="clear" w:color="auto" w:fill="auto"/>
            <w:noWrap/>
            <w:vAlign w:val="center"/>
            <w:hideMark/>
          </w:tcPr>
          <w:p w14:paraId="5A19CEB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2B1B22F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2011</w:t>
            </w:r>
          </w:p>
        </w:tc>
      </w:tr>
      <w:tr w:rsidR="008660AB" w:rsidRPr="008F601D" w14:paraId="269781A4" w14:textId="77777777" w:rsidTr="00135CC7">
        <w:trPr>
          <w:trHeight w:val="122"/>
          <w:jc w:val="center"/>
        </w:trPr>
        <w:tc>
          <w:tcPr>
            <w:tcW w:w="2160" w:type="dxa"/>
            <w:shd w:val="clear" w:color="auto" w:fill="auto"/>
            <w:vAlign w:val="center"/>
            <w:hideMark/>
          </w:tcPr>
          <w:p w14:paraId="71FDD3C0"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Adobe’s Portrait Segmentation</w:t>
            </w:r>
            <w:r>
              <w:rPr>
                <w:rFonts w:ascii="Times New Roman" w:eastAsia="SimSun" w:hAnsi="Times New Roman"/>
                <w:snapToGrid/>
                <w:color w:val="auto"/>
                <w:kern w:val="2"/>
                <w:lang w:eastAsia="zh-CN" w:bidi="ar-SA"/>
              </w:rPr>
              <w:t xml:space="preserve"> </w:t>
            </w:r>
          </w:p>
          <w:p w14:paraId="735D3664" w14:textId="19872E09"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&lt;EndNote&gt;&lt;Cite&gt;&lt;Author&gt;Shen&lt;/Author&gt;&lt;Year&gt;2016&lt;/Year&gt;&lt;RecNum&gt;166&lt;/RecNum&gt;&lt;DisplayText&gt;(Shen et al., 2016)&lt;/DisplayText&gt;&lt;record&gt;&lt;rec-number&gt;166&lt;/rec-number&gt;&lt;foreign-keys&gt;&lt;key app="EN" db-id="fspe090xm2sf0nef9aapp9tezvaxx5av9vr9" timestamp="1604388853"&gt;166&lt;/key&gt;&lt;/foreign-keys&gt;&lt;ref-type name="Journal Article"&gt;17&lt;/ref-type&gt;&lt;contributors&gt;&lt;authors&gt;&lt;author&gt;Xiaoyong Shen&lt;/author&gt;&lt;author&gt;Aaron Hertzmann&lt;/author&gt;&lt;author&gt;Jiaya Jia&lt;/author&gt;&lt;author&gt;Sylvain Paris&lt;/author&gt;&lt;author&gt;Brian Price&lt;/author&gt;&lt;author&gt;Eli Shechtman&lt;/author&gt;&lt;author&gt;Ian Sachs&lt;/author&gt;&lt;/authors&gt;&lt;/contributors&gt;&lt;titles&gt;&lt;title&gt;Automatic portrait segmentation for image stylization&lt;/title&gt;&lt;secondary-title&gt;Computer Graphics Forum&lt;/secondary-title&gt;&lt;/titles&gt;&lt;periodical&gt;&lt;full-title&gt;Computer Graphics Forum&lt;/full-title&gt;&lt;/periodical&gt;&lt;pages&gt;93–102&lt;/pages&gt;&lt;volume&gt;35&lt;/volume&gt;&lt;dates&gt;&lt;year&gt;2016&lt;/year&gt;&lt;/dates&gt;&lt;urls&gt;&lt;/urls&gt;&lt;/record&gt;&lt;/Cite&gt;&lt;/EndNote&gt;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(Shen et al., 2016)</w:t>
            </w:r>
            <w:r w:rsidRPr="008F601D">
              <w:rPr>
                <w:rFonts w:ascii="Times New Roman" w:eastAsia="SimSun" w:hAnsi="Times New Roman"/>
                <w:snapToGrid/>
                <w:color w:val="auto"/>
                <w:kern w:val="2"/>
                <w:lang w:eastAsia="zh-CN" w:bidi="ar-SA"/>
              </w:rPr>
              <w:fldChar w:fldCharType="end"/>
            </w:r>
          </w:p>
        </w:tc>
        <w:tc>
          <w:tcPr>
            <w:tcW w:w="1440" w:type="dxa"/>
            <w:shd w:val="clear" w:color="auto" w:fill="auto"/>
            <w:vAlign w:val="center"/>
            <w:hideMark/>
          </w:tcPr>
          <w:p w14:paraId="59FC9FA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Portraits</w:t>
            </w:r>
          </w:p>
        </w:tc>
        <w:tc>
          <w:tcPr>
            <w:tcW w:w="900" w:type="dxa"/>
            <w:shd w:val="clear" w:color="auto" w:fill="auto"/>
            <w:noWrap/>
            <w:vAlign w:val="center"/>
            <w:hideMark/>
          </w:tcPr>
          <w:p w14:paraId="4B849C5C"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w:t>
            </w:r>
          </w:p>
        </w:tc>
        <w:tc>
          <w:tcPr>
            <w:tcW w:w="900" w:type="dxa"/>
            <w:shd w:val="clear" w:color="auto" w:fill="auto"/>
            <w:noWrap/>
            <w:vAlign w:val="center"/>
            <w:hideMark/>
          </w:tcPr>
          <w:p w14:paraId="396F4A17"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1500</w:t>
            </w:r>
          </w:p>
        </w:tc>
        <w:tc>
          <w:tcPr>
            <w:tcW w:w="1170" w:type="dxa"/>
            <w:shd w:val="clear" w:color="auto" w:fill="auto"/>
            <w:noWrap/>
            <w:vAlign w:val="center"/>
            <w:hideMark/>
          </w:tcPr>
          <w:p w14:paraId="7D7A37EF"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300</w:t>
            </w:r>
          </w:p>
        </w:tc>
        <w:tc>
          <w:tcPr>
            <w:tcW w:w="630" w:type="dxa"/>
            <w:shd w:val="clear" w:color="auto" w:fill="auto"/>
            <w:noWrap/>
            <w:vAlign w:val="center"/>
            <w:hideMark/>
          </w:tcPr>
          <w:p w14:paraId="54C0B50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shd w:val="clear" w:color="auto" w:fill="auto"/>
            <w:noWrap/>
            <w:vAlign w:val="center"/>
            <w:hideMark/>
          </w:tcPr>
          <w:p w14:paraId="7FED81E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8660AB" w:rsidRPr="008F601D" w14:paraId="217E913D" w14:textId="77777777" w:rsidTr="00135CC7">
        <w:trPr>
          <w:trHeight w:val="122"/>
          <w:jc w:val="center"/>
        </w:trPr>
        <w:tc>
          <w:tcPr>
            <w:tcW w:w="2160" w:type="dxa"/>
            <w:tcBorders>
              <w:bottom w:val="single" w:sz="4" w:space="0" w:color="auto"/>
            </w:tcBorders>
            <w:shd w:val="clear" w:color="auto" w:fill="auto"/>
            <w:vAlign w:val="center"/>
            <w:hideMark/>
          </w:tcPr>
          <w:p w14:paraId="1D552AE0" w14:textId="52EE7C7E"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(URSA) Dataset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&lt;EndNote&gt;&lt;Cite&gt;&lt;Author&gt;Angus&lt;/Author&gt;&lt;Year&gt;2018&lt;/Year&gt;&lt;RecNum&gt;51&lt;/RecNum&gt;&lt;DisplayText&gt;(Angus et al., 2018)&lt;/DisplayText&gt;&lt;record&gt;&lt;rec-number&gt;51&lt;/rec-number&gt;&lt;foreign-keys&gt;&lt;key app="EN" db-id="fspe090xm2sf0nef9aapp9tezvaxx5av9vr9" timestamp="1604388852"&gt;51&lt;/key&gt;&lt;/foreign-keys&gt;&lt;ref-type name="Journal Article"&gt;17&lt;/ref-type&gt;&lt;contributors&gt;&lt;authors&gt;&lt;author&gt;Matt Angus&lt;/author&gt;&lt;author&gt;Mohamed ElBalkini&lt;/author&gt;&lt;author&gt;Samin Khan&lt;/author&gt;&lt;author&gt;Ali Harakeh&lt;/author&gt;&lt;author&gt;Oles Andrienko&lt;/author&gt;&lt;author&gt;Cody Reading&lt;/author&gt;&lt;author&gt;Steven Waslander&lt;/author&gt;&lt;author&gt;Krzysztof Czarnecki&lt;/author&gt;&lt;/authors&gt;&lt;/contributors&gt;&lt;titles&gt;&lt;title&gt;Unlimited Road-scene Synthetic Annotation (URSA) Dataset&lt;/title&gt;&lt;secondary-title&gt;arXiv&lt;/secondary-title&gt;&lt;/titles&gt;&lt;periodical&gt;&lt;full-title&gt;ArXiv&lt;/full-title&gt;&lt;/periodical&gt;&lt;dates&gt;&lt;year&gt;2018&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(Angus et al., 2018)</w:t>
            </w:r>
            <w:r w:rsidRPr="008F601D">
              <w:rPr>
                <w:rFonts w:ascii="Times New Roman" w:eastAsia="SimSun" w:hAnsi="Times New Roman"/>
                <w:snapToGrid/>
                <w:color w:val="auto"/>
                <w:kern w:val="2"/>
                <w:lang w:eastAsia="zh-CN" w:bidi="ar-SA"/>
              </w:rPr>
              <w:fldChar w:fldCharType="end"/>
            </w:r>
          </w:p>
        </w:tc>
        <w:tc>
          <w:tcPr>
            <w:tcW w:w="1440" w:type="dxa"/>
            <w:tcBorders>
              <w:bottom w:val="single" w:sz="4" w:space="0" w:color="auto"/>
            </w:tcBorders>
            <w:shd w:val="clear" w:color="auto" w:fill="auto"/>
            <w:vAlign w:val="center"/>
            <w:hideMark/>
          </w:tcPr>
          <w:p w14:paraId="675A92FD"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Autonomous driving road parsing.</w:t>
            </w:r>
          </w:p>
        </w:tc>
        <w:tc>
          <w:tcPr>
            <w:tcW w:w="900" w:type="dxa"/>
            <w:tcBorders>
              <w:bottom w:val="single" w:sz="4" w:space="0" w:color="auto"/>
            </w:tcBorders>
            <w:shd w:val="clear" w:color="auto" w:fill="auto"/>
            <w:noWrap/>
            <w:vAlign w:val="center"/>
            <w:hideMark/>
          </w:tcPr>
          <w:p w14:paraId="18C5D5EB"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900" w:type="dxa"/>
            <w:tcBorders>
              <w:bottom w:val="single" w:sz="4" w:space="0" w:color="auto"/>
            </w:tcBorders>
            <w:shd w:val="clear" w:color="auto" w:fill="auto"/>
            <w:noWrap/>
            <w:vAlign w:val="center"/>
            <w:hideMark/>
          </w:tcPr>
          <w:p w14:paraId="78AC6252"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1170" w:type="dxa"/>
            <w:tcBorders>
              <w:bottom w:val="single" w:sz="4" w:space="0" w:color="auto"/>
            </w:tcBorders>
            <w:shd w:val="clear" w:color="auto" w:fill="auto"/>
            <w:vAlign w:val="center"/>
            <w:hideMark/>
          </w:tcPr>
          <w:p w14:paraId="0844EEB6"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1,355,568 road scenes</w:t>
            </w:r>
          </w:p>
        </w:tc>
        <w:tc>
          <w:tcPr>
            <w:tcW w:w="630" w:type="dxa"/>
            <w:tcBorders>
              <w:bottom w:val="single" w:sz="4" w:space="0" w:color="auto"/>
            </w:tcBorders>
            <w:shd w:val="clear" w:color="auto" w:fill="auto"/>
            <w:noWrap/>
            <w:vAlign w:val="center"/>
            <w:hideMark/>
          </w:tcPr>
          <w:p w14:paraId="5786669A"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tcBorders>
              <w:bottom w:val="single" w:sz="4" w:space="0" w:color="auto"/>
            </w:tcBorders>
            <w:shd w:val="clear" w:color="auto" w:fill="auto"/>
            <w:noWrap/>
            <w:vAlign w:val="center"/>
            <w:hideMark/>
          </w:tcPr>
          <w:p w14:paraId="5A1AFB69"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8660AB" w:rsidRPr="008F601D" w14:paraId="310F0C05" w14:textId="77777777" w:rsidTr="00135CC7">
        <w:trPr>
          <w:trHeight w:val="61"/>
          <w:jc w:val="center"/>
        </w:trPr>
        <w:tc>
          <w:tcPr>
            <w:tcW w:w="2160" w:type="dxa"/>
            <w:tcBorders>
              <w:top w:val="single" w:sz="4" w:space="0" w:color="auto"/>
              <w:bottom w:val="single" w:sz="12" w:space="0" w:color="auto"/>
            </w:tcBorders>
            <w:shd w:val="clear" w:color="auto" w:fill="auto"/>
            <w:vAlign w:val="center"/>
            <w:hideMark/>
          </w:tcPr>
          <w:p w14:paraId="62E2B0DC" w14:textId="77777777" w:rsidR="00BD1240"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YouTube Dataset</w:t>
            </w:r>
            <w:r>
              <w:rPr>
                <w:rFonts w:ascii="Times New Roman" w:eastAsia="SimSun" w:hAnsi="Times New Roman"/>
                <w:snapToGrid/>
                <w:color w:val="auto"/>
                <w:kern w:val="2"/>
                <w:lang w:eastAsia="zh-CN" w:bidi="ar-SA"/>
              </w:rPr>
              <w:t xml:space="preserve"> </w:t>
            </w:r>
          </w:p>
          <w:p w14:paraId="0F969D84" w14:textId="27041692"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&lt;EndNote&gt;&lt;Cite&gt;&lt;Author&gt;Jain&lt;/Author&gt;&lt;Year&gt;2014&lt;/Year&gt;&lt;RecNum&gt;165&lt;/RecNum&gt;&lt;DisplayText&gt;(Jain and Grauman, 2014)&lt;/DisplayText&gt;&lt;record&gt;&lt;rec-number&gt;165&lt;/rec-number&gt;&lt;foreign-keys&gt;&lt;key app="EN" db-id="fspe090xm2sf0nef9aapp9tezvaxx5av9vr9" timestamp="1604388853"&gt;165&lt;/key&gt;&lt;/foreign-keys&gt;&lt;ref-type name="Conference Paper"&gt;47&lt;/ref-type&gt;&lt;contributors&gt;&lt;authors&gt;&lt;author&gt;Suyog Dutt Jain &lt;/author&gt;&lt;author&gt;Kristen Grauman&lt;/author&gt;&lt;/authors&gt;&lt;/contributors&gt;&lt;titles&gt;&lt;title&gt;Supervoxel-consistent foreground propagation in video&lt;/title&gt;&lt;secondary-title&gt;European Conference on Computer Vision&lt;/secondary-title&gt;&lt;/titles&gt;&lt;pages&gt;656–671&lt;/pages&gt;&lt;dates&gt;&lt;year&gt;2014&lt;/year&gt;&lt;/dates&gt;&lt;publisher&gt; Springer&lt;/publisher&gt;&lt;urls&gt;&lt;/urls&gt;&lt;/record&gt;&lt;/Cite&gt;&lt;/EndNote&gt;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(Jain and Grauman, 2014)</w:t>
            </w:r>
            <w:r w:rsidRPr="008F601D">
              <w:rPr>
                <w:rFonts w:ascii="Times New Roman" w:eastAsia="SimSun" w:hAnsi="Times New Roman"/>
                <w:snapToGrid/>
                <w:color w:val="auto"/>
                <w:kern w:val="2"/>
                <w:lang w:eastAsia="zh-CN" w:bidi="ar-SA"/>
              </w:rPr>
              <w:fldChar w:fldCharType="end"/>
            </w:r>
          </w:p>
        </w:tc>
        <w:tc>
          <w:tcPr>
            <w:tcW w:w="1440" w:type="dxa"/>
            <w:tcBorders>
              <w:top w:val="single" w:sz="4" w:space="0" w:color="auto"/>
              <w:bottom w:val="single" w:sz="12" w:space="0" w:color="auto"/>
            </w:tcBorders>
            <w:shd w:val="clear" w:color="auto" w:fill="auto"/>
            <w:vAlign w:val="center"/>
            <w:hideMark/>
          </w:tcPr>
          <w:p w14:paraId="202587F4"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Objects / Video</w:t>
            </w:r>
          </w:p>
        </w:tc>
        <w:tc>
          <w:tcPr>
            <w:tcW w:w="900" w:type="dxa"/>
            <w:tcBorders>
              <w:top w:val="single" w:sz="4" w:space="0" w:color="auto"/>
              <w:bottom w:val="single" w:sz="12" w:space="0" w:color="auto"/>
            </w:tcBorders>
            <w:shd w:val="clear" w:color="auto" w:fill="auto"/>
            <w:noWrap/>
            <w:vAlign w:val="center"/>
            <w:hideMark/>
          </w:tcPr>
          <w:p w14:paraId="5ADD5B8E"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w:t>
            </w:r>
          </w:p>
        </w:tc>
        <w:tc>
          <w:tcPr>
            <w:tcW w:w="900" w:type="dxa"/>
            <w:tcBorders>
              <w:top w:val="single" w:sz="4" w:space="0" w:color="auto"/>
              <w:bottom w:val="single" w:sz="12" w:space="0" w:color="auto"/>
            </w:tcBorders>
            <w:shd w:val="clear" w:color="auto" w:fill="auto"/>
            <w:noWrap/>
            <w:vAlign w:val="center"/>
            <w:hideMark/>
          </w:tcPr>
          <w:p w14:paraId="790E2E19"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10167</w:t>
            </w:r>
          </w:p>
        </w:tc>
        <w:tc>
          <w:tcPr>
            <w:tcW w:w="1170" w:type="dxa"/>
            <w:tcBorders>
              <w:top w:val="single" w:sz="4" w:space="0" w:color="auto"/>
              <w:bottom w:val="single" w:sz="12" w:space="0" w:color="auto"/>
            </w:tcBorders>
            <w:shd w:val="clear" w:color="auto" w:fill="auto"/>
            <w:noWrap/>
            <w:vAlign w:val="center"/>
            <w:hideMark/>
          </w:tcPr>
          <w:p w14:paraId="300B7B48"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630" w:type="dxa"/>
            <w:tcBorders>
              <w:top w:val="single" w:sz="4" w:space="0" w:color="auto"/>
              <w:bottom w:val="single" w:sz="12" w:space="0" w:color="auto"/>
            </w:tcBorders>
            <w:shd w:val="clear" w:color="auto" w:fill="auto"/>
            <w:noWrap/>
            <w:vAlign w:val="center"/>
            <w:hideMark/>
          </w:tcPr>
          <w:p w14:paraId="438538EC"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p>
        </w:tc>
        <w:tc>
          <w:tcPr>
            <w:tcW w:w="720" w:type="dxa"/>
            <w:tcBorders>
              <w:top w:val="single" w:sz="4" w:space="0" w:color="auto"/>
              <w:bottom w:val="single" w:sz="12" w:space="0" w:color="auto"/>
            </w:tcBorders>
            <w:shd w:val="clear" w:color="auto" w:fill="auto"/>
            <w:noWrap/>
            <w:vAlign w:val="center"/>
            <w:hideMark/>
          </w:tcPr>
          <w:p w14:paraId="68E57F50" w14:textId="77777777" w:rsidR="008660AB" w:rsidRPr="008F601D" w:rsidRDefault="008660AB" w:rsidP="00131AAF">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2014</w:t>
            </w:r>
          </w:p>
        </w:tc>
      </w:tr>
    </w:tbl>
    <w:p w14:paraId="294CE579" w14:textId="77777777" w:rsidR="00055263" w:rsidRPr="008F601D" w:rsidRDefault="00055263" w:rsidP="00E32FD4">
      <w:pPr>
        <w:ind w:left="792"/>
        <w:rPr>
          <w:rFonts w:ascii="Times New Roman" w:hAnsi="Times New Roman"/>
          <w:b/>
          <w:bCs/>
          <w:sz w:val="24"/>
        </w:rPr>
      </w:pPr>
    </w:p>
    <w:p w14:paraId="060C1BA4" w14:textId="511EFA53" w:rsidR="00A61D00" w:rsidRDefault="00A61D00" w:rsidP="00E32FD4">
      <w:pPr>
        <w:numPr>
          <w:ilvl w:val="1"/>
          <w:numId w:val="25"/>
        </w:numPr>
        <w:ind w:left="450" w:hanging="450"/>
        <w:rPr>
          <w:ins w:id="262" w:author="Windows User" w:date="2020-12-28T09:25:00Z"/>
          <w:rFonts w:ascii="Times New Roman" w:hAnsi="Times New Roman"/>
          <w:bCs/>
          <w:i/>
          <w:sz w:val="24"/>
        </w:rPr>
      </w:pPr>
      <w:r w:rsidRPr="008F601D">
        <w:rPr>
          <w:rFonts w:ascii="Times New Roman" w:hAnsi="Times New Roman"/>
          <w:bCs/>
          <w:i/>
          <w:sz w:val="24"/>
        </w:rPr>
        <w:t xml:space="preserve">Remote sensing and aerial datasets.  </w:t>
      </w:r>
    </w:p>
    <w:p w14:paraId="11C44ED4" w14:textId="712F45F9" w:rsidR="003001E5" w:rsidRDefault="003001E5">
      <w:pPr>
        <w:ind w:left="90" w:firstLine="180"/>
        <w:rPr>
          <w:ins w:id="263" w:author="Windows User" w:date="2020-12-28T09:32:00Z"/>
          <w:rFonts w:ascii="Times New Roman" w:hAnsi="Times New Roman"/>
          <w:bCs/>
          <w:sz w:val="24"/>
        </w:rPr>
        <w:pPrChange w:id="264" w:author="Windows User" w:date="2020-12-28T09:25:00Z">
          <w:pPr>
            <w:numPr>
              <w:ilvl w:val="1"/>
              <w:numId w:val="25"/>
            </w:numPr>
            <w:ind w:left="450" w:hanging="450"/>
          </w:pPr>
        </w:pPrChange>
      </w:pPr>
      <w:ins w:id="265" w:author="Windows User" w:date="2020-12-28T09:25:00Z">
        <w:r w:rsidRPr="003001E5">
          <w:rPr>
            <w:rFonts w:ascii="Times New Roman" w:hAnsi="Times New Roman"/>
            <w:bCs/>
            <w:sz w:val="24"/>
            <w:rPrChange w:id="266" w:author="Windows User" w:date="2020-12-28T09:27:00Z">
              <w:rPr>
                <w:rFonts w:ascii="Times New Roman" w:hAnsi="Times New Roman"/>
                <w:bCs/>
                <w:i/>
                <w:sz w:val="24"/>
              </w:rPr>
            </w:rPrChange>
          </w:rPr>
          <w:t xml:space="preserve">One of the key challenges faced today is the lack of adequate </w:t>
        </w:r>
      </w:ins>
      <w:ins w:id="267" w:author="Windows User" w:date="2020-12-28T09:27:00Z">
        <w:r>
          <w:rPr>
            <w:rFonts w:ascii="Times New Roman" w:hAnsi="Times New Roman"/>
            <w:bCs/>
            <w:sz w:val="24"/>
          </w:rPr>
          <w:t xml:space="preserve">training datasets that would serve as representative </w:t>
        </w:r>
      </w:ins>
      <w:ins w:id="268" w:author="Windows User" w:date="2020-12-28T09:29:00Z">
        <w:r>
          <w:rPr>
            <w:rFonts w:ascii="Times New Roman" w:hAnsi="Times New Roman"/>
            <w:bCs/>
            <w:sz w:val="24"/>
          </w:rPr>
          <w:t xml:space="preserve">quality </w:t>
        </w:r>
      </w:ins>
      <w:ins w:id="269" w:author="Windows User" w:date="2020-12-28T09:27:00Z">
        <w:r>
          <w:rPr>
            <w:rFonts w:ascii="Times New Roman" w:hAnsi="Times New Roman"/>
            <w:bCs/>
            <w:sz w:val="24"/>
          </w:rPr>
          <w:t>benchmark</w:t>
        </w:r>
      </w:ins>
      <w:ins w:id="270" w:author="Windows User" w:date="2020-12-28T09:29:00Z">
        <w:r>
          <w:rPr>
            <w:rFonts w:ascii="Times New Roman" w:hAnsi="Times New Roman"/>
            <w:bCs/>
            <w:sz w:val="24"/>
          </w:rPr>
          <w:t xml:space="preserve"> for implementing new technique</w:t>
        </w:r>
      </w:ins>
      <w:ins w:id="271" w:author="Windows User" w:date="2020-12-28T09:30:00Z">
        <w:r>
          <w:rPr>
            <w:rFonts w:ascii="Times New Roman" w:hAnsi="Times New Roman"/>
            <w:bCs/>
            <w:sz w:val="24"/>
          </w:rPr>
          <w:t>s</w:t>
        </w:r>
      </w:ins>
      <w:ins w:id="272" w:author="Windows User" w:date="2020-12-28T09:29:00Z">
        <w:r>
          <w:rPr>
            <w:rFonts w:ascii="Times New Roman" w:hAnsi="Times New Roman"/>
            <w:bCs/>
            <w:sz w:val="24"/>
          </w:rPr>
          <w:t xml:space="preserve"> in remote sensing domain.</w:t>
        </w:r>
      </w:ins>
      <w:ins w:id="273" w:author="Windows User" w:date="2020-12-28T09:32:00Z">
        <w:r w:rsidR="00E71369">
          <w:rPr>
            <w:rFonts w:ascii="Times New Roman" w:hAnsi="Times New Roman"/>
            <w:bCs/>
            <w:sz w:val="24"/>
          </w:rPr>
          <w:t xml:space="preserve"> In addition to this, we are currently facing with capturing, analyzing large volumes of real-time data that not only demands higher computing requirements but also requires us to efficiently understand and predict land-cover and morphological changes using machine learning techniques.</w:t>
        </w:r>
      </w:ins>
    </w:p>
    <w:p w14:paraId="71FA1D92" w14:textId="77777777" w:rsidR="003001E5" w:rsidRDefault="003001E5">
      <w:pPr>
        <w:ind w:left="90" w:firstLine="180"/>
        <w:rPr>
          <w:ins w:id="274" w:author="Windows User" w:date="2020-12-28T09:32:00Z"/>
          <w:rFonts w:ascii="Times New Roman" w:hAnsi="Times New Roman"/>
          <w:bCs/>
          <w:sz w:val="24"/>
        </w:rPr>
        <w:pPrChange w:id="275" w:author="Windows User" w:date="2020-12-28T09:25:00Z">
          <w:pPr>
            <w:numPr>
              <w:ilvl w:val="1"/>
              <w:numId w:val="25"/>
            </w:numPr>
            <w:ind w:left="450" w:hanging="450"/>
          </w:pPr>
        </w:pPrChange>
      </w:pPr>
    </w:p>
    <w:p w14:paraId="2C762D60" w14:textId="7FC50402" w:rsidR="003001E5" w:rsidRPr="003001E5" w:rsidDel="00E71369" w:rsidRDefault="003001E5">
      <w:pPr>
        <w:ind w:left="90" w:firstLine="180"/>
        <w:rPr>
          <w:del w:id="276" w:author="Windows User" w:date="2020-12-28T09:39:00Z"/>
          <w:rFonts w:ascii="Times New Roman" w:hAnsi="Times New Roman"/>
          <w:bCs/>
          <w:sz w:val="24"/>
          <w:rPrChange w:id="277" w:author="Windows User" w:date="2020-12-28T09:27:00Z">
            <w:rPr>
              <w:del w:id="278" w:author="Windows User" w:date="2020-12-28T09:39:00Z"/>
              <w:rFonts w:ascii="Times New Roman" w:hAnsi="Times New Roman"/>
              <w:bCs/>
              <w:i/>
              <w:sz w:val="24"/>
            </w:rPr>
          </w:rPrChange>
        </w:rPr>
        <w:pPrChange w:id="279" w:author="Windows User" w:date="2020-12-28T09:25:00Z">
          <w:pPr>
            <w:numPr>
              <w:ilvl w:val="1"/>
              <w:numId w:val="25"/>
            </w:numPr>
            <w:ind w:left="450" w:hanging="450"/>
          </w:pPr>
        </w:pPrChange>
      </w:pPr>
    </w:p>
    <w:p w14:paraId="198D1D66" w14:textId="1E3DAE6B" w:rsidR="00A61D00" w:rsidRPr="008F601D" w:rsidDel="00E71369" w:rsidRDefault="00A61D00" w:rsidP="00E32FD4">
      <w:pPr>
        <w:pStyle w:val="MDPI21heading1"/>
        <w:spacing w:before="0" w:after="0"/>
        <w:ind w:firstLine="360"/>
        <w:jc w:val="both"/>
        <w:rPr>
          <w:del w:id="280" w:author="Windows User" w:date="2020-12-28T09:39:00Z"/>
          <w:rFonts w:ascii="Times New Roman" w:eastAsia="SimSun" w:hAnsi="Times New Roman"/>
          <w:b w:val="0"/>
          <w:snapToGrid/>
          <w:color w:val="auto"/>
          <w:kern w:val="2"/>
          <w:sz w:val="24"/>
          <w:szCs w:val="24"/>
          <w:lang w:eastAsia="zh-CN" w:bidi="ar-SA"/>
        </w:rPr>
      </w:pPr>
      <w:del w:id="281" w:author="Windows User" w:date="2020-12-28T09:39:00Z">
        <w:r w:rsidRPr="008F601D" w:rsidDel="00E71369">
          <w:rPr>
            <w:rFonts w:ascii="Times New Roman" w:eastAsia="SimSun" w:hAnsi="Times New Roman"/>
            <w:b w:val="0"/>
            <w:snapToGrid/>
            <w:color w:val="auto"/>
            <w:kern w:val="2"/>
            <w:sz w:val="24"/>
            <w:szCs w:val="24"/>
            <w:lang w:eastAsia="zh-CN" w:bidi="ar-SA"/>
          </w:rPr>
          <w:delText xml:space="preserve">The remote sensing applications have myriad applications ranging from land-cover, land-use applications, agriculture, forest, hydrology, atmosphere, building detection, road extraction, Earth surface processes, carbon cycle, forest mapping, change detection among others. These applications require robust systems that can quickly analyze a large amount of data to understand the changes on the land-cover and morphological changes. However, newer techniques are often developed on a limited set of images and several classes. The research community lacks enough representative RS datasets that can be used to compare the various results, despite the existence of a few initiatives aimed at providing high-quality data. </w:delText>
        </w:r>
      </w:del>
    </w:p>
    <w:p w14:paraId="55AD9C15" w14:textId="6E193909" w:rsidR="00A61D00" w:rsidRPr="008F601D" w:rsidRDefault="00A61D00"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i/>
          <w:snapToGrid/>
          <w:color w:val="auto"/>
          <w:kern w:val="2"/>
          <w:sz w:val="24"/>
          <w:szCs w:val="24"/>
          <w:lang w:eastAsia="zh-CN" w:bidi="ar-SA"/>
        </w:rPr>
        <w:t>Table</w:t>
      </w:r>
      <w:r w:rsidRPr="008F601D">
        <w:rPr>
          <w:rFonts w:ascii="Times New Roman" w:eastAsia="SimSun" w:hAnsi="Times New Roman"/>
          <w:b w:val="0"/>
          <w:snapToGrid/>
          <w:color w:val="auto"/>
          <w:kern w:val="2"/>
          <w:sz w:val="24"/>
          <w:szCs w:val="24"/>
          <w:lang w:eastAsia="zh-CN" w:bidi="ar-SA"/>
        </w:rPr>
        <w:t xml:space="preserve"> 2 </w:t>
      </w:r>
      <w:del w:id="282" w:author="Windows User" w:date="2020-12-28T09:40:00Z">
        <w:r w:rsidRPr="008F601D" w:rsidDel="00E71369">
          <w:rPr>
            <w:rFonts w:ascii="Times New Roman" w:eastAsia="SimSun" w:hAnsi="Times New Roman"/>
            <w:b w:val="0"/>
            <w:snapToGrid/>
            <w:color w:val="auto"/>
            <w:kern w:val="2"/>
            <w:sz w:val="24"/>
            <w:szCs w:val="24"/>
            <w:lang w:eastAsia="zh-CN" w:bidi="ar-SA"/>
          </w:rPr>
          <w:delText xml:space="preserve">illustrates </w:delText>
        </w:r>
      </w:del>
      <w:ins w:id="283" w:author="Windows User" w:date="2020-12-28T09:40:00Z">
        <w:r w:rsidR="00E71369">
          <w:rPr>
            <w:rFonts w:ascii="Times New Roman" w:eastAsia="SimSun" w:hAnsi="Times New Roman"/>
            <w:b w:val="0"/>
            <w:snapToGrid/>
            <w:color w:val="auto"/>
            <w:kern w:val="2"/>
            <w:sz w:val="24"/>
            <w:szCs w:val="24"/>
            <w:lang w:eastAsia="zh-CN" w:bidi="ar-SA"/>
          </w:rPr>
          <w:t>outlines</w:t>
        </w:r>
        <w:r w:rsidR="00E71369" w:rsidRPr="008F601D">
          <w:rPr>
            <w:rFonts w:ascii="Times New Roman" w:eastAsia="SimSun" w:hAnsi="Times New Roman"/>
            <w:b w:val="0"/>
            <w:snapToGrid/>
            <w:color w:val="auto"/>
            <w:kern w:val="2"/>
            <w:sz w:val="24"/>
            <w:szCs w:val="24"/>
            <w:lang w:eastAsia="zh-CN" w:bidi="ar-SA"/>
          </w:rPr>
          <w:t xml:space="preserve"> </w:t>
        </w:r>
      </w:ins>
      <w:del w:id="284" w:author="Windows User" w:date="2020-12-28T09:40:00Z">
        <w:r w:rsidRPr="008F601D" w:rsidDel="00E71369">
          <w:rPr>
            <w:rFonts w:ascii="Times New Roman" w:eastAsia="SimSun" w:hAnsi="Times New Roman"/>
            <w:b w:val="0"/>
            <w:snapToGrid/>
            <w:color w:val="auto"/>
            <w:kern w:val="2"/>
            <w:sz w:val="24"/>
            <w:szCs w:val="24"/>
            <w:lang w:eastAsia="zh-CN" w:bidi="ar-SA"/>
          </w:rPr>
          <w:delText xml:space="preserve">the </w:delText>
        </w:r>
      </w:del>
      <w:r w:rsidRPr="008F601D">
        <w:rPr>
          <w:rFonts w:ascii="Times New Roman" w:eastAsia="SimSun" w:hAnsi="Times New Roman"/>
          <w:b w:val="0"/>
          <w:snapToGrid/>
          <w:color w:val="auto"/>
          <w:kern w:val="2"/>
          <w:sz w:val="24"/>
          <w:szCs w:val="24"/>
          <w:lang w:eastAsia="zh-CN" w:bidi="ar-SA"/>
        </w:rPr>
        <w:t xml:space="preserve">various publicly available remote sensing and aerial datasets </w:t>
      </w:r>
      <w:ins w:id="285" w:author="Windows User" w:date="2020-12-28T09:41:00Z">
        <w:r w:rsidR="00E71369">
          <w:rPr>
            <w:rFonts w:ascii="Times New Roman" w:eastAsia="SimSun" w:hAnsi="Times New Roman"/>
            <w:b w:val="0"/>
            <w:snapToGrid/>
            <w:color w:val="auto"/>
            <w:kern w:val="2"/>
            <w:sz w:val="24"/>
            <w:szCs w:val="24"/>
            <w:lang w:eastAsia="zh-CN" w:bidi="ar-SA"/>
          </w:rPr>
          <w:t>classified by their application domain. However, some of the datasets do not explicitly detail the image specification such as image size and spatial resolution.</w:t>
        </w:r>
      </w:ins>
      <w:del w:id="286" w:author="Windows User" w:date="2020-12-28T09:42:00Z">
        <w:r w:rsidRPr="008F601D" w:rsidDel="00E71369">
          <w:rPr>
            <w:rFonts w:ascii="Times New Roman" w:eastAsia="SimSun" w:hAnsi="Times New Roman"/>
            <w:b w:val="0"/>
            <w:snapToGrid/>
            <w:color w:val="auto"/>
            <w:kern w:val="2"/>
            <w:sz w:val="24"/>
            <w:szCs w:val="24"/>
            <w:lang w:eastAsia="zh-CN" w:bidi="ar-SA"/>
          </w:rPr>
          <w:delText>that are used in most studies. Some sources of the datasets have not explicitly detailed the image specifications such as image size and spatial resolution.</w:delText>
        </w:r>
      </w:del>
      <w:r w:rsidRPr="008F601D">
        <w:rPr>
          <w:rFonts w:ascii="Times New Roman" w:eastAsia="SimSun" w:hAnsi="Times New Roman"/>
          <w:b w:val="0"/>
          <w:snapToGrid/>
          <w:color w:val="auto"/>
          <w:kern w:val="2"/>
          <w:sz w:val="24"/>
          <w:szCs w:val="24"/>
          <w:lang w:eastAsia="zh-CN" w:bidi="ar-SA"/>
        </w:rPr>
        <w:t xml:space="preserve"> </w:t>
      </w:r>
    </w:p>
    <w:p w14:paraId="0049BD28" w14:textId="77777777" w:rsidR="00055263" w:rsidRPr="008F601D" w:rsidRDefault="00055263"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p>
    <w:p w14:paraId="27EA4DBF" w14:textId="5CDFD0DB" w:rsidR="00A61D00" w:rsidRPr="008F601D" w:rsidRDefault="00A61D00" w:rsidP="00AB4648">
      <w:pPr>
        <w:jc w:val="left"/>
        <w:rPr>
          <w:rFonts w:ascii="Times New Roman" w:hAnsi="Times New Roman"/>
          <w:sz w:val="24"/>
        </w:rPr>
      </w:pPr>
      <w:r w:rsidRPr="008F601D">
        <w:rPr>
          <w:rFonts w:ascii="Times New Roman" w:hAnsi="Times New Roman"/>
          <w:b/>
          <w:sz w:val="24"/>
        </w:rPr>
        <w:t>Table 2</w:t>
      </w:r>
      <w:r w:rsidRPr="008F601D">
        <w:rPr>
          <w:rFonts w:ascii="Times New Roman" w:hAnsi="Times New Roman"/>
          <w:sz w:val="24"/>
        </w:rPr>
        <w:t>: Remote sensing and aerial datasets</w:t>
      </w:r>
      <w:ins w:id="287" w:author="Windows User" w:date="2020-12-28T09:42:00Z">
        <w:r w:rsidR="00E71369">
          <w:rPr>
            <w:rFonts w:ascii="Times New Roman" w:hAnsi="Times New Roman"/>
            <w:sz w:val="24"/>
          </w:rPr>
          <w:t xml:space="preserve"> classified by their application </w:t>
        </w:r>
        <w:commentRangeStart w:id="288"/>
        <w:r w:rsidR="00E71369">
          <w:rPr>
            <w:rFonts w:ascii="Times New Roman" w:hAnsi="Times New Roman"/>
            <w:sz w:val="24"/>
          </w:rPr>
          <w:t>domain</w:t>
        </w:r>
        <w:commentRangeEnd w:id="288"/>
        <w:r w:rsidR="00E71369">
          <w:rPr>
            <w:rStyle w:val="CommentReference"/>
            <w:rFonts w:ascii="Cambria" w:eastAsia="Cambria" w:hAnsi="Cambria"/>
            <w:color w:val="000000"/>
          </w:rPr>
          <w:commentReference w:id="288"/>
        </w:r>
      </w:ins>
    </w:p>
    <w:tbl>
      <w:tblPr>
        <w:tblW w:w="8199" w:type="dxa"/>
        <w:jc w:val="center"/>
        <w:tblBorders>
          <w:insideH w:val="single" w:sz="4" w:space="0" w:color="auto"/>
        </w:tblBorders>
        <w:tblLayout w:type="fixed"/>
        <w:tblLook w:val="04A0" w:firstRow="1" w:lastRow="0" w:firstColumn="1" w:lastColumn="0" w:noHBand="0" w:noVBand="1"/>
      </w:tblPr>
      <w:tblGrid>
        <w:gridCol w:w="2070"/>
        <w:gridCol w:w="1260"/>
        <w:gridCol w:w="810"/>
        <w:gridCol w:w="1350"/>
        <w:gridCol w:w="1018"/>
        <w:gridCol w:w="1052"/>
        <w:gridCol w:w="639"/>
      </w:tblGrid>
      <w:tr w:rsidR="00BD1240" w:rsidRPr="008F601D" w14:paraId="6EF545BD" w14:textId="77777777" w:rsidTr="00BD1240">
        <w:trPr>
          <w:trHeight w:val="522"/>
          <w:jc w:val="center"/>
        </w:trPr>
        <w:tc>
          <w:tcPr>
            <w:tcW w:w="2070" w:type="dxa"/>
            <w:tcBorders>
              <w:top w:val="single" w:sz="12" w:space="0" w:color="auto"/>
              <w:bottom w:val="single" w:sz="4" w:space="0" w:color="auto"/>
            </w:tcBorders>
            <w:shd w:val="clear" w:color="auto" w:fill="FFFFFF"/>
            <w:noWrap/>
            <w:vAlign w:val="center"/>
            <w:hideMark/>
          </w:tcPr>
          <w:p w14:paraId="62B5644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Dataset Name</w:t>
            </w:r>
          </w:p>
        </w:tc>
        <w:tc>
          <w:tcPr>
            <w:tcW w:w="1260" w:type="dxa"/>
            <w:tcBorders>
              <w:top w:val="single" w:sz="12" w:space="0" w:color="auto"/>
              <w:bottom w:val="single" w:sz="4" w:space="0" w:color="auto"/>
            </w:tcBorders>
            <w:shd w:val="clear" w:color="auto" w:fill="FFFFFF"/>
            <w:vAlign w:val="center"/>
            <w:hideMark/>
          </w:tcPr>
          <w:p w14:paraId="63D5532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Application domain</w:t>
            </w:r>
          </w:p>
        </w:tc>
        <w:tc>
          <w:tcPr>
            <w:tcW w:w="810" w:type="dxa"/>
            <w:tcBorders>
              <w:top w:val="single" w:sz="12" w:space="0" w:color="auto"/>
              <w:bottom w:val="single" w:sz="4" w:space="0" w:color="auto"/>
            </w:tcBorders>
            <w:shd w:val="clear" w:color="auto" w:fill="FFFFFF"/>
            <w:vAlign w:val="center"/>
            <w:hideMark/>
          </w:tcPr>
          <w:p w14:paraId="09E505E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classes</w:t>
            </w:r>
          </w:p>
        </w:tc>
        <w:tc>
          <w:tcPr>
            <w:tcW w:w="1350" w:type="dxa"/>
            <w:tcBorders>
              <w:top w:val="single" w:sz="12" w:space="0" w:color="auto"/>
              <w:bottom w:val="single" w:sz="4" w:space="0" w:color="auto"/>
            </w:tcBorders>
            <w:shd w:val="clear" w:color="auto" w:fill="FFFFFF"/>
            <w:noWrap/>
            <w:vAlign w:val="center"/>
            <w:hideMark/>
          </w:tcPr>
          <w:p w14:paraId="3220EC0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Training</w:t>
            </w:r>
          </w:p>
        </w:tc>
        <w:tc>
          <w:tcPr>
            <w:tcW w:w="1018" w:type="dxa"/>
            <w:tcBorders>
              <w:top w:val="single" w:sz="12" w:space="0" w:color="auto"/>
              <w:bottom w:val="single" w:sz="4" w:space="0" w:color="auto"/>
            </w:tcBorders>
            <w:shd w:val="clear" w:color="auto" w:fill="FFFFFF"/>
            <w:noWrap/>
            <w:vAlign w:val="center"/>
            <w:hideMark/>
          </w:tcPr>
          <w:p w14:paraId="340B925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Size / Sensor</w:t>
            </w:r>
          </w:p>
        </w:tc>
        <w:tc>
          <w:tcPr>
            <w:tcW w:w="1052" w:type="dxa"/>
            <w:tcBorders>
              <w:top w:val="single" w:sz="12" w:space="0" w:color="auto"/>
              <w:bottom w:val="single" w:sz="4" w:space="0" w:color="auto"/>
            </w:tcBorders>
            <w:shd w:val="clear" w:color="auto" w:fill="FFFFFF"/>
            <w:vAlign w:val="center"/>
            <w:hideMark/>
          </w:tcPr>
          <w:p w14:paraId="3AFA36F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Spatial resolution (m)</w:t>
            </w:r>
          </w:p>
        </w:tc>
        <w:tc>
          <w:tcPr>
            <w:tcW w:w="639" w:type="dxa"/>
            <w:tcBorders>
              <w:top w:val="single" w:sz="12" w:space="0" w:color="auto"/>
              <w:bottom w:val="single" w:sz="4" w:space="0" w:color="auto"/>
            </w:tcBorders>
            <w:shd w:val="clear" w:color="auto" w:fill="FFFFFF"/>
            <w:noWrap/>
            <w:vAlign w:val="center"/>
            <w:hideMark/>
          </w:tcPr>
          <w:p w14:paraId="2C1AE13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Year</w:t>
            </w:r>
          </w:p>
        </w:tc>
      </w:tr>
      <w:tr w:rsidR="005B4BFA" w:rsidRPr="008F601D" w14:paraId="242DE17F" w14:textId="77777777" w:rsidTr="00135CC7">
        <w:trPr>
          <w:trHeight w:val="171"/>
          <w:jc w:val="center"/>
        </w:trPr>
        <w:tc>
          <w:tcPr>
            <w:tcW w:w="2070" w:type="dxa"/>
            <w:tcBorders>
              <w:top w:val="single" w:sz="4" w:space="0" w:color="auto"/>
            </w:tcBorders>
            <w:shd w:val="clear" w:color="auto" w:fill="auto"/>
            <w:vAlign w:val="center"/>
            <w:hideMark/>
          </w:tcPr>
          <w:p w14:paraId="4CD48481" w14:textId="66E7D527" w:rsidR="00BD1240" w:rsidRDefault="005B4BFA" w:rsidP="008660AB">
            <w:pPr>
              <w:pStyle w:val="MDPI42tablebody"/>
              <w:spacing w:line="240" w:lineRule="auto"/>
              <w:rPr>
                <w:rFonts w:ascii="Times New Roman" w:eastAsiaTheme="minorEastAsia" w:hAnsi="Times New Roman"/>
                <w:snapToGrid/>
                <w:color w:val="auto"/>
                <w:kern w:val="2"/>
                <w:lang w:eastAsia="zh-CN" w:bidi="ar-SA"/>
              </w:rPr>
            </w:pPr>
            <w:r w:rsidRPr="008F601D">
              <w:rPr>
                <w:rFonts w:ascii="Times New Roman" w:eastAsia="SimSun" w:hAnsi="Times New Roman"/>
                <w:snapToGrid/>
                <w:color w:val="auto"/>
                <w:kern w:val="2"/>
                <w:lang w:eastAsia="zh-CN" w:bidi="ar-SA"/>
              </w:rPr>
              <w:t>SIRI-WHU Dataset</w:t>
            </w:r>
          </w:p>
          <w:p w14:paraId="6ECD4906" w14:textId="3CA29E2C" w:rsidR="005B4BFA" w:rsidRPr="00135CC7" w:rsidRDefault="005B4BFA" w:rsidP="008660AB">
            <w:pPr>
              <w:pStyle w:val="MDPI42tablebody"/>
              <w:spacing w:line="240" w:lineRule="auto"/>
              <w:rPr>
                <w:rFonts w:ascii="Times New Roman" w:eastAsiaTheme="minorEastAsia"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&lt;EndNote&gt;&lt;Cite&gt;&lt;Author&gt;Zhao&lt;/Author&gt;&lt;Year&gt;2016&lt;/Year&gt;&lt;RecNum&gt;141&lt;/RecNum&gt;&lt;DisplayText&gt;(Zhao et al., 2016a)&lt;/DisplayText&gt;&lt;record&gt;&lt;rec-number&gt;141&lt;/rec-number&gt;&lt;foreign-keys&gt;&lt;key app="EN" db-id="fspe090xm2sf0nef9aapp9tezvaxx5av9vr9" timestamp="1604388853"&gt;141&lt;/key&gt;&lt;/foreign-keys&gt;&lt;ref-type name="Journal Article"&gt;17&lt;/ref-type&gt;&lt;contributors&gt;&lt;authors&gt;&lt;author&gt;B. Zhao&lt;/author&gt;&lt;author&gt;Y. Zhong&lt;/author&gt;&lt;author&gt;G. Xia&lt;/author&gt;&lt;author&gt;L. Zhang&lt;/author&gt;&lt;/authors&gt;&lt;/contributors&gt;&lt;titles&gt;&lt;title&gt;Dirichlet-Derived Multiple Topic Scene Classification Model for High Spatial Resolution Remote Sensing Imagery&lt;/title&gt;&lt;secondary-title&gt;IEEE Transactions on Geoscience and Remote Sensing&lt;/secondary-title&gt;&lt;/titles&gt;&lt;periodical&gt;&lt;full-title&gt;IEEE Transactions on Geoscience and Remote Sensing&lt;/full-title&gt;&lt;/periodical&gt;&lt;pages&gt;2108-2123&lt;/pages&gt;&lt;volume&gt;54&lt;/volume&gt;&lt;number&gt;4&lt;/number&gt;&lt;keywords&gt;&lt;keyword&gt;atmospheric optics&lt;/keyword&gt;&lt;keyword&gt;land use&lt;/keyword&gt;&lt;keyword&gt;remote sensing&lt;/keyword&gt;&lt;keyword&gt;probabilistic latent semantic analysis&lt;/keyword&gt;&lt;keyword&gt;DMTM scene classification method&lt;/keyword&gt;&lt;keyword&gt;variational expectation-maximization framework&lt;/keyword&gt;&lt;keyword&gt;HSR imagery scene classification&lt;/keyword&gt;&lt;keyword&gt;Dirichlet-derived multiple topic model&lt;/keyword&gt;&lt;keyword&gt;high spatial resolution imagery scenes&lt;/keyword&gt;&lt;keyword&gt;remote sensing imagery&lt;/keyword&gt;&lt;keyword&gt;Dirichlet-derived multiple topic scene classification model&lt;/keyword&gt;&lt;keyword&gt;Semantics&lt;/keyword&gt;&lt;keyword&gt;Feature extraction&lt;/keyword&gt;&lt;keyword&gt;Fuses&lt;/keyword&gt;&lt;keyword&gt;Probabilistic logic&lt;/keyword&gt;&lt;keyword&gt;Buildings&lt;/keyword&gt;&lt;keyword&gt;Object recognition&lt;/keyword&gt;&lt;keyword&gt;High spatial resolution (HSR)&lt;/keyword&gt;&lt;keyword&gt;latent Dirichlet allocation (LDA)&lt;/keyword&gt;&lt;keyword&gt;multiple features&lt;/keyword&gt;&lt;keyword&gt;probabilistic latent semantic analysis (PLSA)&lt;/keyword&gt;&lt;keyword&gt;scene classification&lt;/keyword&gt;&lt;/keywords&gt;&lt;dates&gt;&lt;year&gt;2016&lt;/year&gt;&lt;/dates&gt;&lt;isbn&gt;1558-0644&lt;/isbn&gt;&lt;urls&gt;&lt;/urls&gt;&lt;electronic-resource-num&gt;10.1109/TGRS.2015.2496185&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(Zhao et al., 2016a)</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tcBorders>
            <w:shd w:val="clear" w:color="auto" w:fill="auto"/>
            <w:vAlign w:val="center"/>
            <w:hideMark/>
          </w:tcPr>
          <w:p w14:paraId="5477517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tcBorders>
              <w:top w:val="single" w:sz="4" w:space="0" w:color="auto"/>
            </w:tcBorders>
            <w:shd w:val="clear" w:color="auto" w:fill="auto"/>
            <w:vAlign w:val="center"/>
            <w:hideMark/>
          </w:tcPr>
          <w:p w14:paraId="007CE40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12</w:t>
            </w:r>
          </w:p>
        </w:tc>
        <w:tc>
          <w:tcPr>
            <w:tcW w:w="1350" w:type="dxa"/>
            <w:tcBorders>
              <w:top w:val="single" w:sz="4" w:space="0" w:color="auto"/>
            </w:tcBorders>
            <w:shd w:val="clear" w:color="auto" w:fill="auto"/>
            <w:vAlign w:val="center"/>
            <w:hideMark/>
          </w:tcPr>
          <w:p w14:paraId="524490F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 per class</w:t>
            </w:r>
          </w:p>
        </w:tc>
        <w:tc>
          <w:tcPr>
            <w:tcW w:w="1018" w:type="dxa"/>
            <w:tcBorders>
              <w:top w:val="single" w:sz="4" w:space="0" w:color="auto"/>
            </w:tcBorders>
            <w:shd w:val="clear" w:color="auto" w:fill="auto"/>
            <w:vAlign w:val="center"/>
            <w:hideMark/>
          </w:tcPr>
          <w:p w14:paraId="2B797AC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 X 200</w:t>
            </w:r>
          </w:p>
        </w:tc>
        <w:tc>
          <w:tcPr>
            <w:tcW w:w="1052" w:type="dxa"/>
            <w:tcBorders>
              <w:top w:val="single" w:sz="4" w:space="0" w:color="auto"/>
            </w:tcBorders>
            <w:shd w:val="clear" w:color="auto" w:fill="auto"/>
            <w:vAlign w:val="center"/>
            <w:hideMark/>
          </w:tcPr>
          <w:p w14:paraId="6E688BB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w:t>
            </w:r>
          </w:p>
        </w:tc>
        <w:tc>
          <w:tcPr>
            <w:tcW w:w="639" w:type="dxa"/>
            <w:tcBorders>
              <w:top w:val="single" w:sz="4" w:space="0" w:color="auto"/>
            </w:tcBorders>
            <w:shd w:val="clear" w:color="auto" w:fill="auto"/>
            <w:vAlign w:val="center"/>
            <w:hideMark/>
          </w:tcPr>
          <w:p w14:paraId="3BC5FB9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5B4BFA" w:rsidRPr="008F601D" w14:paraId="7C46ED28" w14:textId="77777777" w:rsidTr="00135CC7">
        <w:trPr>
          <w:trHeight w:val="314"/>
          <w:jc w:val="center"/>
        </w:trPr>
        <w:tc>
          <w:tcPr>
            <w:tcW w:w="2070" w:type="dxa"/>
            <w:shd w:val="clear" w:color="auto" w:fill="auto"/>
            <w:vAlign w:val="center"/>
            <w:hideMark/>
          </w:tcPr>
          <w:p w14:paraId="7BF199F2"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UC Merced Land-Use Dataset</w:t>
            </w:r>
            <w:r>
              <w:rPr>
                <w:rFonts w:ascii="Times New Roman" w:eastAsia="SimSun" w:hAnsi="Times New Roman"/>
                <w:snapToGrid/>
                <w:color w:val="auto"/>
                <w:kern w:val="2"/>
                <w:lang w:eastAsia="zh-CN" w:bidi="ar-SA"/>
              </w:rPr>
              <w:t xml:space="preserve"> </w:t>
            </w:r>
          </w:p>
          <w:p w14:paraId="0F307DDC" w14:textId="2855BAF2"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&lt;EndNote&gt;&lt;Cite&gt;&lt;Author&gt;Yang&lt;/Author&gt;&lt;Year&gt;2010&lt;/Year&gt;&lt;RecNum&gt;23&lt;/RecNum&gt;&lt;DisplayText&gt;(Yang and Newsam, 2010)&lt;/DisplayText&gt;&lt;record&gt;&lt;rec-number&gt;23&lt;/rec-number&gt;&lt;foreign-keys&gt;&lt;key app="EN" db-id="fspe090xm2sf0nef9aapp9tezvaxx5av9vr9" timestamp="1604388852"&gt;23&lt;/key&gt;&lt;/foreign-keys&gt;&lt;ref-type name="Conference Paper"&gt;47&lt;/ref-type&gt;&lt;contributors&gt;&lt;authors&gt;&lt;author&gt;Yang, Yi&lt;/author&gt;&lt;author&gt;Newsam, Shawn&lt;/author&gt;&lt;/authors&gt;&lt;/contributors&gt;&lt;titles&gt;&lt;title&gt;Bag-of-visual-words and spatial extensions for land-use classification&lt;/title&gt;&lt;secondary-title&gt;Proceedings of the 18th SIGSPATIAL International Conference on Advances in Geographic Information Systems - GIS &amp;apos;10&lt;/secondary-title&gt;&lt;/titles&gt;&lt;dates&gt;&lt;year&gt;2010&lt;/year&gt;&lt;/dates&gt;&lt;urls&gt;&lt;/urls&gt;&lt;electronic-resource-num&gt;10.1145/1869790.1869829&lt;/electronic-resource-num&gt;&lt;/record&gt;&lt;/Cite&gt;&lt;/EndNote&gt;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(Yang and Newsam, 2010)</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525927A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hideMark/>
          </w:tcPr>
          <w:p w14:paraId="41531D7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21</w:t>
            </w:r>
          </w:p>
        </w:tc>
        <w:tc>
          <w:tcPr>
            <w:tcW w:w="1350" w:type="dxa"/>
            <w:shd w:val="clear" w:color="auto" w:fill="auto"/>
            <w:vAlign w:val="center"/>
            <w:hideMark/>
          </w:tcPr>
          <w:p w14:paraId="2C9F2CD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2,100</w:t>
            </w:r>
          </w:p>
        </w:tc>
        <w:tc>
          <w:tcPr>
            <w:tcW w:w="1018" w:type="dxa"/>
            <w:shd w:val="clear" w:color="auto" w:fill="auto"/>
            <w:vAlign w:val="center"/>
            <w:hideMark/>
          </w:tcPr>
          <w:p w14:paraId="7188D5B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256 x 256</w:t>
            </w:r>
          </w:p>
        </w:tc>
        <w:tc>
          <w:tcPr>
            <w:tcW w:w="1052" w:type="dxa"/>
            <w:shd w:val="clear" w:color="auto" w:fill="auto"/>
            <w:vAlign w:val="center"/>
            <w:hideMark/>
          </w:tcPr>
          <w:p w14:paraId="297B35C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0.3</w:t>
            </w:r>
          </w:p>
        </w:tc>
        <w:tc>
          <w:tcPr>
            <w:tcW w:w="639" w:type="dxa"/>
            <w:shd w:val="clear" w:color="auto" w:fill="auto"/>
            <w:vAlign w:val="center"/>
            <w:hideMark/>
          </w:tcPr>
          <w:p w14:paraId="76CBEA6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2010</w:t>
            </w:r>
          </w:p>
        </w:tc>
      </w:tr>
      <w:tr w:rsidR="005B4BFA" w:rsidRPr="008F601D" w14:paraId="7474166D" w14:textId="77777777" w:rsidTr="00135CC7">
        <w:trPr>
          <w:trHeight w:val="171"/>
          <w:jc w:val="center"/>
        </w:trPr>
        <w:tc>
          <w:tcPr>
            <w:tcW w:w="2070" w:type="dxa"/>
            <w:shd w:val="clear" w:color="auto" w:fill="auto"/>
            <w:vAlign w:val="center"/>
            <w:hideMark/>
          </w:tcPr>
          <w:p w14:paraId="48051A5B" w14:textId="72DCA6AB"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Brazilian Coffee Scene Dataset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&lt;EndNote&gt;&lt;Cite&gt;&lt;Author&gt;Penatti&lt;/Author&gt;&lt;Year&gt;2015&lt;/Year&gt;&lt;RecNum&gt;143&lt;/RecNum&gt;&lt;DisplayText&gt;(Penatti et al., 2015)&lt;/DisplayText&gt;&lt;record&gt;&lt;rec-number&gt;143&lt;/rec-number&gt;&lt;foreign-keys&gt;&lt;key app="EN" db-id="fspe090xm2sf0nef9aapp9tezvaxx5av9vr9" timestamp="1604388853"&gt;143&lt;/key&gt;&lt;/foreign-keys&gt;&lt;ref-type name="Conference Proceedings"&gt;10&lt;/ref-type&gt;&lt;contributors&gt;&lt;authors&gt;&lt;author&gt;O. A. B. Penatti&lt;/author&gt;&lt;author&gt;K. Nogueira&lt;/author&gt;&lt;author&gt;J. A. dos Santos&lt;/author&gt;&lt;/authors&gt;&lt;/contributors&gt;&lt;titles&gt;&lt;title&gt;Do deep features generalize from everyday objects to remote sensing and aerial scenes domains?&lt;/title&gt;&lt;secondary-title&gt;2015 IEEE Conference on Computer Vision and Pattern Recognition Workshops (CVPRW)&lt;/secondary-title&gt;&lt;alt-title&gt;2015 IEEE Conference on Computer Vision and Pattern Recognition Workshops (CVPRW)&lt;/alt-title&gt;&lt;/titles&gt;&lt;pages&gt;44-51&lt;/pages&gt;&lt;keywords&gt;&lt;keyword&gt;correlation methods&lt;/keyword&gt;&lt;keyword&gt;geophysical image processing&lt;/keyword&gt;&lt;keyword&gt;image classification&lt;/keyword&gt;&lt;keyword&gt;image colour analysis&lt;/keyword&gt;&lt;keyword&gt;object recognition&lt;/keyword&gt;&lt;keyword&gt;remote sensing&lt;/keyword&gt;&lt;keyword&gt;aerial scenes domains&lt;/keyword&gt;&lt;keyword&gt;generalization power&lt;/keyword&gt;&lt;keyword&gt;deep features&lt;/keyword&gt;&lt;keyword&gt;remote sensing image classification&lt;/keyword&gt;&lt;keyword&gt;aerial images&lt;/keyword&gt;&lt;keyword&gt;low-level color descriptors&lt;/keyword&gt;&lt;keyword&gt;BIC&lt;/keyword&gt;&lt;keyword&gt;correlation analysis&lt;/keyword&gt;&lt;keyword&gt;multiple ConvNets&lt;/keyword&gt;&lt;keyword&gt;UCMerced dataset&lt;/keyword&gt;&lt;keyword&gt;Feature extraction&lt;/keyword&gt;&lt;keyword&gt;Image color analysis&lt;/keyword&gt;&lt;keyword&gt;Accuracy&lt;/keyword&gt;&lt;keyword&gt;Visualization&lt;/keyword&gt;&lt;keyword&gt;Correlation&lt;/keyword&gt;&lt;keyword&gt;Histograms&lt;/keyword&gt;&lt;/keywords&gt;&lt;dates&gt;&lt;year&gt;2015&lt;/year&gt;&lt;pub-dates&gt;&lt;date&gt;7-12 June 2015&lt;/date&gt;&lt;/pub-dates&gt;&lt;/dates&gt;&lt;isbn&gt;2160-7508&lt;/isbn&gt;&lt;urls&gt;&lt;/urls&gt;&lt;electronic-resource-num&gt;10.1109/CVPRW.2015.7301382&lt;/electronic-resource-num&gt;&lt;/record&gt;&lt;/Cite&gt;&lt;/EndNote&gt;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(Penatti et al., 2015)</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06D0F49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hideMark/>
          </w:tcPr>
          <w:p w14:paraId="1944356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w:t>
            </w:r>
          </w:p>
        </w:tc>
        <w:tc>
          <w:tcPr>
            <w:tcW w:w="1350" w:type="dxa"/>
            <w:shd w:val="clear" w:color="auto" w:fill="auto"/>
            <w:vAlign w:val="center"/>
            <w:hideMark/>
          </w:tcPr>
          <w:p w14:paraId="68C15D2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1,438</w:t>
            </w:r>
          </w:p>
        </w:tc>
        <w:tc>
          <w:tcPr>
            <w:tcW w:w="1018" w:type="dxa"/>
            <w:shd w:val="clear" w:color="auto" w:fill="auto"/>
            <w:vAlign w:val="center"/>
            <w:hideMark/>
          </w:tcPr>
          <w:p w14:paraId="5D1F658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64×64</w:t>
            </w:r>
          </w:p>
        </w:tc>
        <w:tc>
          <w:tcPr>
            <w:tcW w:w="1052" w:type="dxa"/>
            <w:shd w:val="clear" w:color="auto" w:fill="auto"/>
            <w:vAlign w:val="center"/>
            <w:hideMark/>
          </w:tcPr>
          <w:p w14:paraId="1885D28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60E9E4D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5B4BFA" w:rsidRPr="008F601D" w14:paraId="22CAEADA" w14:textId="77777777" w:rsidTr="00135CC7">
        <w:trPr>
          <w:trHeight w:val="171"/>
          <w:jc w:val="center"/>
        </w:trPr>
        <w:tc>
          <w:tcPr>
            <w:tcW w:w="2070" w:type="dxa"/>
            <w:shd w:val="clear" w:color="auto" w:fill="auto"/>
            <w:vAlign w:val="center"/>
            <w:hideMark/>
          </w:tcPr>
          <w:p w14:paraId="248D4BB6" w14:textId="68C00B88"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Salinas Scene</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&lt;EndNote&gt;&lt;Cite&gt;&lt;Author&gt;Graña&lt;/Author&gt;&lt;Year&gt;2013-2018&lt;/Year&gt;&lt;RecNum&gt;218&lt;/RecNum&gt;&lt;DisplayText&gt;(Graña et al., 2013-2018)&lt;/DisplayText&gt;&lt;record&gt;&lt;rec-number&gt;218&lt;/rec-number&gt;&lt;foreign-keys&gt;&lt;key app="EN" db-id="fspe090xm2sf0nef9aapp9tezvaxx5av9vr9" timestamp="1604388853"&gt;218&lt;/key&gt;&lt;/foreign-keys&gt;&lt;ref-type name="Dataset"&gt;59&lt;/ref-type&gt;&lt;contributors&gt;&lt;authors&gt;&lt;author&gt;M Graña&lt;/author&gt;&lt;author&gt;MA Veganzons&lt;/author&gt;&lt;author&gt;B Ayerdi&lt;/author&gt;&lt;/authors&gt;&lt;secondary-authors&gt;&lt;author&gt;Computation Intelligence group&lt;/author&gt;&lt;/secondary-authors&gt;&lt;/contributors&gt;&lt;titles&gt;&lt;title&gt;Hyperspectral Remote Sensing Scenes&lt;/title&gt;&lt;/titles&gt;&lt;dates&gt;&lt;year&gt;2013-2018&lt;/year&gt;&lt;/dates&gt;&lt;pub-location&gt;Faculty of Informatics of San Sebastián,  Donostia (Gipuzkoa - Spain)&lt;/pub-location&gt;&lt;urls&gt;&lt;related-urls&gt;&lt;url&gt;http://www.ehu.eus/ccwintco/index.php?title=Hyperspectral_Remote_Sensing_Scenes&lt;/url&gt;&lt;/related-urls&gt;&lt;/urls&gt;&lt;/record&gt;&lt;/Cite&gt;&lt;/EndNote&gt;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(Graña et al., 2013-2018)</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5B9E3F2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hideMark/>
          </w:tcPr>
          <w:p w14:paraId="60EAE58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16</w:t>
            </w:r>
          </w:p>
        </w:tc>
        <w:tc>
          <w:tcPr>
            <w:tcW w:w="1350" w:type="dxa"/>
            <w:shd w:val="clear" w:color="auto" w:fill="auto"/>
            <w:vAlign w:val="center"/>
            <w:hideMark/>
          </w:tcPr>
          <w:p w14:paraId="2E739A9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111,104</w:t>
            </w:r>
          </w:p>
        </w:tc>
        <w:tc>
          <w:tcPr>
            <w:tcW w:w="1018" w:type="dxa"/>
            <w:shd w:val="clear" w:color="auto" w:fill="auto"/>
            <w:vAlign w:val="center"/>
            <w:hideMark/>
          </w:tcPr>
          <w:p w14:paraId="23FEA86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83 x 83</w:t>
            </w:r>
          </w:p>
        </w:tc>
        <w:tc>
          <w:tcPr>
            <w:tcW w:w="1052" w:type="dxa"/>
            <w:shd w:val="clear" w:color="auto" w:fill="auto"/>
            <w:vAlign w:val="center"/>
            <w:hideMark/>
          </w:tcPr>
          <w:p w14:paraId="7B8FB34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3.7</w:t>
            </w:r>
          </w:p>
        </w:tc>
        <w:tc>
          <w:tcPr>
            <w:tcW w:w="639" w:type="dxa"/>
            <w:shd w:val="clear" w:color="auto" w:fill="auto"/>
            <w:vAlign w:val="center"/>
            <w:hideMark/>
          </w:tcPr>
          <w:p w14:paraId="52DCF97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1998</w:t>
            </w:r>
          </w:p>
        </w:tc>
      </w:tr>
      <w:tr w:rsidR="005B4BFA" w:rsidRPr="008F601D" w14:paraId="1D163530" w14:textId="77777777" w:rsidTr="00135CC7">
        <w:trPr>
          <w:trHeight w:val="171"/>
          <w:jc w:val="center"/>
        </w:trPr>
        <w:tc>
          <w:tcPr>
            <w:tcW w:w="2070" w:type="dxa"/>
            <w:shd w:val="clear" w:color="auto" w:fill="auto"/>
            <w:vAlign w:val="center"/>
            <w:hideMark/>
          </w:tcPr>
          <w:p w14:paraId="5DA06E02" w14:textId="2BCE45B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RSSCN7 Dataset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&lt;EndNote&gt;&lt;Cite&gt;&lt;Author&gt;Zhao&lt;/Author&gt;&lt;Year&gt;2016&lt;/Year&gt;&lt;RecNum&gt;144&lt;/RecNum&gt;&lt;DisplayText&gt;(Zhao et al., 2016b)&lt;/DisplayText&gt;&lt;record&gt;&lt;rec-number&gt;144&lt;/rec-number&gt;&lt;foreign-keys&gt;&lt;key app="EN" db-id="fspe090xm2sf0nef9aapp9tezvaxx5av9vr9" timestamp="1604388853"&gt;144&lt;/key&gt;&lt;/foreign-keys&gt;&lt;ref-type name="Journal Article"&gt;17&lt;/ref-type&gt;&lt;contributors&gt;&lt;authors&gt;&lt;author&gt;Zhao, Lijun&lt;/author&gt;&lt;author&gt;Tang, Ping&lt;/author&gt;&lt;author&gt;Huo, Lianzhi&lt;/author&gt;&lt;/authors&gt;&lt;/contributors&gt;&lt;titles&gt;&lt;title&gt;Feature significance-based multibag-of-visual-words model for remote sensing image scene classification&lt;/title&gt;&lt;secondary-title&gt;Journal of Applied Remote Sensing&lt;/secondary-title&gt;&lt;/titles&gt;&lt;periodical&gt;&lt;full-title&gt;Journal of Applied Remote Sensing&lt;/full-title&gt;&lt;/periodical&gt;&lt;volume&gt;10&lt;/volume&gt;&lt;number&gt;3&lt;/number&gt;&lt;section&gt;035004&lt;/section&gt;&lt;dates&gt;&lt;year&gt;2016&lt;/year&gt;&lt;/dates&gt;&lt;isbn&gt;1931-3195&lt;/isbn&gt;&lt;urls&gt;&lt;/urls&gt;&lt;electronic-resource-num&gt;10.1117/1.Jrs.10.035004&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(Zhao et al., 2016b)</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6EA9382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hideMark/>
          </w:tcPr>
          <w:p w14:paraId="6CDB88C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w:t>
            </w:r>
          </w:p>
        </w:tc>
        <w:tc>
          <w:tcPr>
            <w:tcW w:w="1350" w:type="dxa"/>
            <w:shd w:val="clear" w:color="auto" w:fill="auto"/>
            <w:vAlign w:val="center"/>
            <w:hideMark/>
          </w:tcPr>
          <w:p w14:paraId="3D1A3FA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2,800</w:t>
            </w:r>
          </w:p>
        </w:tc>
        <w:tc>
          <w:tcPr>
            <w:tcW w:w="1018" w:type="dxa"/>
            <w:shd w:val="clear" w:color="auto" w:fill="auto"/>
            <w:vAlign w:val="center"/>
            <w:hideMark/>
          </w:tcPr>
          <w:p w14:paraId="33081CD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400 x 400</w:t>
            </w:r>
          </w:p>
        </w:tc>
        <w:tc>
          <w:tcPr>
            <w:tcW w:w="1052" w:type="dxa"/>
            <w:shd w:val="clear" w:color="auto" w:fill="auto"/>
            <w:vAlign w:val="center"/>
            <w:hideMark/>
          </w:tcPr>
          <w:p w14:paraId="5948438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44531B1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5B4BFA" w:rsidRPr="008F601D" w14:paraId="5A50356E" w14:textId="77777777" w:rsidTr="00135CC7">
        <w:trPr>
          <w:trHeight w:val="171"/>
          <w:jc w:val="center"/>
        </w:trPr>
        <w:tc>
          <w:tcPr>
            <w:tcW w:w="2070" w:type="dxa"/>
            <w:shd w:val="clear" w:color="auto" w:fill="auto"/>
            <w:vAlign w:val="center"/>
            <w:hideMark/>
          </w:tcPr>
          <w:p w14:paraId="78032C6E" w14:textId="2ED47840"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RSC11 Dataset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&lt;EndNote&gt;&lt;Cite&gt;&lt;Author&gt;Zhao&lt;/Author&gt;&lt;Year&gt;2016&lt;/Year&gt;&lt;RecNum&gt;144&lt;/RecNum&gt;&lt;DisplayText&gt;(Zhao et al., 2016b)&lt;/DisplayText&gt;&lt;record&gt;&lt;rec-number&gt;144&lt;/rec-number&gt;&lt;foreign-keys&gt;&lt;key app="EN" db-id="fspe090xm2sf0nef9aapp9tezvaxx5av9vr9" timestamp="1604388853"&gt;144&lt;/key&gt;&lt;/foreign-keys&gt;&lt;ref-type name="Journal Article"&gt;17&lt;/ref-type&gt;&lt;contributors&gt;&lt;authors&gt;&lt;author&gt;Zhao, Lijun&lt;/author&gt;&lt;author&gt;Tang, Ping&lt;/author&gt;&lt;author&gt;Huo, Lianzhi&lt;/author&gt;&lt;/authors&gt;&lt;/contributors&gt;&lt;titles&gt;&lt;title&gt;Feature significance-based multibag-of-visual-words model for remote sensing image scene classification&lt;/title&gt;&lt;secondary-title&gt;Journal of Applied Remote Sensing&lt;/secondary-title&gt;&lt;/titles&gt;&lt;periodical&gt;&lt;full-title&gt;Journal of Applied Remote Sensing&lt;/full-title&gt;&lt;/periodical&gt;&lt;volume&gt;10&lt;/volume&gt;&lt;number&gt;3&lt;/number&gt;&lt;section&gt;035004&lt;/section&gt;&lt;dates&gt;&lt;year&gt;2016&lt;/year&gt;&lt;/dates&gt;&lt;isbn&gt;1931-3195&lt;/isbn&gt;&lt;urls&gt;&lt;/urls&gt;&lt;electronic-resource-num&gt;10.1117/1.Jrs.10.035004&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(Zhao et al., 2016b)</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2CCC686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hideMark/>
          </w:tcPr>
          <w:p w14:paraId="38CF102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11</w:t>
            </w:r>
          </w:p>
        </w:tc>
        <w:tc>
          <w:tcPr>
            <w:tcW w:w="1350" w:type="dxa"/>
            <w:shd w:val="clear" w:color="auto" w:fill="auto"/>
            <w:vAlign w:val="center"/>
            <w:hideMark/>
          </w:tcPr>
          <w:p w14:paraId="7AABEAA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1,232</w:t>
            </w:r>
          </w:p>
        </w:tc>
        <w:tc>
          <w:tcPr>
            <w:tcW w:w="1018" w:type="dxa"/>
            <w:shd w:val="clear" w:color="auto" w:fill="auto"/>
            <w:vAlign w:val="center"/>
            <w:hideMark/>
          </w:tcPr>
          <w:p w14:paraId="305703B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512 x 512</w:t>
            </w:r>
          </w:p>
        </w:tc>
        <w:tc>
          <w:tcPr>
            <w:tcW w:w="1052" w:type="dxa"/>
            <w:shd w:val="clear" w:color="auto" w:fill="auto"/>
            <w:vAlign w:val="center"/>
            <w:hideMark/>
          </w:tcPr>
          <w:p w14:paraId="1536F3C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0.2</w:t>
            </w:r>
          </w:p>
        </w:tc>
        <w:tc>
          <w:tcPr>
            <w:tcW w:w="639" w:type="dxa"/>
            <w:shd w:val="clear" w:color="auto" w:fill="auto"/>
            <w:vAlign w:val="center"/>
            <w:hideMark/>
          </w:tcPr>
          <w:p w14:paraId="7832E0C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5B4BFA" w:rsidRPr="008F601D" w14:paraId="6C8A3D4D" w14:textId="77777777" w:rsidTr="00135CC7">
        <w:trPr>
          <w:trHeight w:val="171"/>
          <w:jc w:val="center"/>
        </w:trPr>
        <w:tc>
          <w:tcPr>
            <w:tcW w:w="2070" w:type="dxa"/>
            <w:shd w:val="clear" w:color="auto" w:fill="auto"/>
            <w:vAlign w:val="center"/>
            <w:hideMark/>
          </w:tcPr>
          <w:p w14:paraId="36D0BC6A"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Indian Pine</w:t>
            </w:r>
            <w:r>
              <w:rPr>
                <w:rFonts w:ascii="Times New Roman" w:eastAsia="SimSun" w:hAnsi="Times New Roman"/>
                <w:snapToGrid/>
                <w:color w:val="auto"/>
                <w:kern w:val="2"/>
                <w:lang w:eastAsia="zh-CN" w:bidi="ar-SA"/>
              </w:rPr>
              <w:t xml:space="preserve"> </w:t>
            </w:r>
          </w:p>
          <w:p w14:paraId="521EA975" w14:textId="4845BF82"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&lt;EndNote&gt;&lt;Cite&gt;&lt;Author&gt;Graña&lt;/Author&gt;&lt;Year&gt;2013-2018&lt;/Year&gt;&lt;RecNum&gt;218&lt;/RecNum&gt;&lt;DisplayText&gt;(Graña et al., 2013-2018)&lt;/DisplayText&gt;&lt;record&gt;&lt;rec-number&gt;218&lt;/rec-number&gt;&lt;foreign-keys&gt;&lt;key app="EN" db-id="fspe090xm2sf0nef9aapp9tezvaxx5av9vr9" timestamp="1604388853"&gt;218&lt;/key&gt;&lt;/foreign-keys&gt;&lt;ref-type name="Dataset"&gt;59&lt;/ref-type&gt;&lt;contributors&gt;&lt;authors&gt;&lt;author&gt;M Graña&lt;/author&gt;&lt;author&gt;MA Veganzons&lt;/author&gt;&lt;author&gt;B Ayerdi&lt;/author&gt;&lt;/authors&gt;&lt;secondary-authors&gt;&lt;author&gt;Computation Intelligence group&lt;/author&gt;&lt;/secondary-authors&gt;&lt;/contributors&gt;&lt;titles&gt;&lt;title&gt;Hyperspectral Remote Sensing Scenes&lt;/title&gt;&lt;/titles&gt;&lt;dates&gt;&lt;year&gt;2013-2018&lt;/year&gt;&lt;/dates&gt;&lt;pub-location&gt;Faculty of Informatics of San Sebastián,  Donostia (Gipuzkoa - Spain)&lt;/pub-location&gt;&lt;urls&gt;&lt;related-urls&gt;&lt;url&gt;http://www.ehu.eus/ccwintco/index.php?title=Hyperspectral_Remote_Sensing_Scenes&lt;/url&gt;&lt;/related-urls&gt;&lt;/urls&gt;&lt;/record&gt;&lt;/Cite&gt;&lt;/EndNote&gt;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(Graña et al., 2013-2018)</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7D57C7F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hideMark/>
          </w:tcPr>
          <w:p w14:paraId="2B9E4B9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16</w:t>
            </w:r>
          </w:p>
        </w:tc>
        <w:tc>
          <w:tcPr>
            <w:tcW w:w="1350" w:type="dxa"/>
            <w:shd w:val="clear" w:color="auto" w:fill="auto"/>
            <w:vAlign w:val="center"/>
            <w:hideMark/>
          </w:tcPr>
          <w:p w14:paraId="72C7583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10,366</w:t>
            </w:r>
          </w:p>
        </w:tc>
        <w:tc>
          <w:tcPr>
            <w:tcW w:w="1018" w:type="dxa"/>
            <w:shd w:val="clear" w:color="auto" w:fill="auto"/>
            <w:vAlign w:val="center"/>
            <w:hideMark/>
          </w:tcPr>
          <w:p w14:paraId="649121A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145 x 145</w:t>
            </w:r>
          </w:p>
        </w:tc>
        <w:tc>
          <w:tcPr>
            <w:tcW w:w="1052" w:type="dxa"/>
            <w:shd w:val="clear" w:color="auto" w:fill="auto"/>
            <w:vAlign w:val="center"/>
            <w:hideMark/>
          </w:tcPr>
          <w:p w14:paraId="2EC6046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w:t>
            </w:r>
          </w:p>
        </w:tc>
        <w:tc>
          <w:tcPr>
            <w:tcW w:w="639" w:type="dxa"/>
            <w:shd w:val="clear" w:color="auto" w:fill="auto"/>
            <w:vAlign w:val="center"/>
            <w:hideMark/>
          </w:tcPr>
          <w:p w14:paraId="7DA498D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1992</w:t>
            </w:r>
          </w:p>
        </w:tc>
      </w:tr>
      <w:tr w:rsidR="005B4BFA" w:rsidRPr="008F601D" w14:paraId="57E38547" w14:textId="77777777" w:rsidTr="00135CC7">
        <w:trPr>
          <w:trHeight w:val="346"/>
          <w:jc w:val="center"/>
        </w:trPr>
        <w:tc>
          <w:tcPr>
            <w:tcW w:w="2070" w:type="dxa"/>
            <w:shd w:val="clear" w:color="auto" w:fill="auto"/>
            <w:vAlign w:val="center"/>
            <w:hideMark/>
          </w:tcPr>
          <w:p w14:paraId="63DF20C6"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WHU-RS19 Dataset</w:t>
            </w:r>
            <w:r>
              <w:rPr>
                <w:rFonts w:ascii="Times New Roman" w:eastAsia="SimSun" w:hAnsi="Times New Roman"/>
                <w:snapToGrid/>
                <w:color w:val="auto"/>
                <w:kern w:val="2"/>
                <w:lang w:eastAsia="zh-CN" w:bidi="ar-SA"/>
              </w:rPr>
              <w:t xml:space="preserve"> </w:t>
            </w:r>
          </w:p>
          <w:p w14:paraId="0E5EA012" w14:textId="0ECCDA4B"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&lt;EndNote&gt;&lt;Cite&gt;&lt;Author&gt;Sheng&lt;/Author&gt;&lt;Year&gt;2012&lt;/Year&gt;&lt;RecNum&gt;155&lt;/RecNum&gt;&lt;DisplayText&gt;(Sheng et al., 2012)&lt;/DisplayText&gt;&lt;record&gt;&lt;rec-number&gt;155&lt;/rec-number&gt;&lt;foreign-keys&gt;&lt;key app="EN" db-id="fspe090xm2sf0nef9aapp9tezvaxx5av9vr9" timestamp="1604388853"&gt;155&lt;/key&gt;&lt;/foreign-keys&gt;&lt;ref-type name="Journal Article"&gt;17&lt;/ref-type&gt;&lt;contributors&gt;&lt;authors&gt;&lt;author&gt;Sheng, Guofeng&lt;/author&gt;&lt;author&gt;Yang, Wen&lt;/author&gt;&lt;author&gt;Xu, Tao&lt;/author&gt;&lt;author&gt;Sun, Hong&lt;/author&gt;&lt;/authors&gt;&lt;/contributors&gt;&lt;titles&gt;&lt;title&gt;High-resolution satellite scene classification using a sparse coding based multiple feature combination&lt;/title&gt;&lt;secondary-title&gt;International Journal of Remote Sensing&lt;/secondary-title&gt;&lt;/titles&gt;&lt;periodical&gt;&lt;full-title&gt;International Journal of Remote Sensing&lt;/full-title&gt;&lt;/periodical&gt;&lt;pages&gt;2395-2412&lt;/pages&gt;&lt;volume&gt;33&lt;/volume&gt;&lt;number&gt;8&lt;/number&gt;&lt;dates&gt;&lt;year&gt;2012&lt;/year&gt;&lt;pub-dates&gt;&lt;date&gt;2012/04/20&lt;/date&gt;&lt;/pub-dates&gt;&lt;/dates&gt;&lt;publisher&gt;Taylor &amp;amp; Francis&lt;/publisher&gt;&lt;isbn&gt;0143-1161&lt;/isbn&gt;&lt;urls&gt;&lt;related-urls&gt;&lt;url&gt;https://doi.org/10.1080/01431161.2011.608740&lt;/url&gt;&lt;/related-urls&gt;&lt;/urls&gt;&lt;electronic-resource-num&gt;10.1080/01431161.2011.608740&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(Sheng et al., 2012)</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5F2F97F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w:t>
            </w:r>
          </w:p>
        </w:tc>
        <w:tc>
          <w:tcPr>
            <w:tcW w:w="810" w:type="dxa"/>
            <w:shd w:val="clear" w:color="auto" w:fill="auto"/>
            <w:vAlign w:val="center"/>
            <w:hideMark/>
          </w:tcPr>
          <w:p w14:paraId="3FE6FA1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19</w:t>
            </w:r>
          </w:p>
        </w:tc>
        <w:tc>
          <w:tcPr>
            <w:tcW w:w="1350" w:type="dxa"/>
            <w:shd w:val="clear" w:color="auto" w:fill="auto"/>
            <w:vAlign w:val="center"/>
            <w:hideMark/>
          </w:tcPr>
          <w:p w14:paraId="1B14FFC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1,005</w:t>
            </w:r>
          </w:p>
        </w:tc>
        <w:tc>
          <w:tcPr>
            <w:tcW w:w="1018" w:type="dxa"/>
            <w:shd w:val="clear" w:color="auto" w:fill="auto"/>
            <w:vAlign w:val="center"/>
            <w:hideMark/>
          </w:tcPr>
          <w:p w14:paraId="0FA52A5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600 x 600</w:t>
            </w:r>
          </w:p>
        </w:tc>
        <w:tc>
          <w:tcPr>
            <w:tcW w:w="1052" w:type="dxa"/>
            <w:shd w:val="clear" w:color="auto" w:fill="auto"/>
            <w:vAlign w:val="center"/>
            <w:hideMark/>
          </w:tcPr>
          <w:p w14:paraId="4E563C8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0.5</w:t>
            </w:r>
          </w:p>
        </w:tc>
        <w:tc>
          <w:tcPr>
            <w:tcW w:w="639" w:type="dxa"/>
            <w:shd w:val="clear" w:color="auto" w:fill="auto"/>
            <w:vAlign w:val="center"/>
            <w:hideMark/>
          </w:tcPr>
          <w:p w14:paraId="5D5CB04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2012</w:t>
            </w:r>
          </w:p>
        </w:tc>
      </w:tr>
      <w:tr w:rsidR="005B4BFA" w:rsidRPr="008F601D" w14:paraId="0FF8931C" w14:textId="77777777" w:rsidTr="00135CC7">
        <w:trPr>
          <w:trHeight w:val="346"/>
          <w:jc w:val="center"/>
        </w:trPr>
        <w:tc>
          <w:tcPr>
            <w:tcW w:w="2070" w:type="dxa"/>
            <w:shd w:val="clear" w:color="auto" w:fill="auto"/>
            <w:vAlign w:val="center"/>
            <w:hideMark/>
          </w:tcPr>
          <w:p w14:paraId="58EF4247"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AID Dataset</w:t>
            </w:r>
            <w:r>
              <w:rPr>
                <w:rFonts w:ascii="Times New Roman" w:eastAsia="SimSun" w:hAnsi="Times New Roman"/>
                <w:snapToGrid/>
                <w:color w:val="auto"/>
                <w:kern w:val="2"/>
                <w:lang w:eastAsia="zh-CN" w:bidi="ar-SA"/>
              </w:rPr>
              <w:t xml:space="preserve"> </w:t>
            </w:r>
          </w:p>
          <w:p w14:paraId="4E7CDC6B" w14:textId="62AB191C"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&lt;EndNote&gt;&lt;Cite&gt;&lt;Author&gt;Xia&lt;/Author&gt;&lt;Year&gt;2017&lt;/Year&gt;&lt;RecNum&gt;146&lt;/RecNum&gt;&lt;DisplayText&gt;(Xia et al., 2017)&lt;/DisplayText&gt;&lt;record&gt;&lt;rec-number&gt;146&lt;/rec-number&gt;&lt;foreign-keys&gt;&lt;key app="EN" db-id="fspe090xm2sf0nef9aapp9tezvaxx5av9vr9" timestamp="1604388853"&gt;146&lt;/key&gt;&lt;/foreign-keys&gt;&lt;ref-type name="Journal Article"&gt;17&lt;/ref-type&gt;&lt;contributors&gt;&lt;authors&gt;&lt;author&gt;Gui-Song Xia&lt;/author&gt;&lt;author&gt;Jingwen Hu&lt;/author&gt;&lt;author&gt;Fan Hu&lt;/author&gt;&lt;author&gt;Baoguang Shi&lt;/author&gt;&lt;author&gt;Xiang Bai&lt;/author&gt;&lt;author&gt;Yanfei Zhong&lt;/author&gt;&lt;author&gt;Liangpei Zhang&lt;/author&gt;&lt;/authors&gt;&lt;/contributors&gt;&lt;titles&gt;&lt;title&gt;AID: A Benchmark Dataset for Performance Evaluation of Aerial Scene Classification&lt;/title&gt;&lt;secondary-title&gt;IEEE Trans. on Geoscience and Remote Sensing&lt;/secondary-title&gt;&lt;/titles&gt;&lt;periodical&gt;&lt;full-title&gt;IEEE Trans. on Geoscience and Remote Sensing&lt;/full-title&gt;&lt;/periodical&gt;&lt;pages&gt;3965 - 3981&lt;/pages&gt;&lt;volume&gt;55&lt;/volume&gt;&lt;dates&gt;&lt;year&gt;2017&lt;/year&gt;&lt;/dates&gt;&lt;urls&gt;&lt;/urls&gt;&lt;/record&gt;&lt;/Cite&gt;&lt;/EndNote&gt;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(Xia et al., 2017)</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2720D6B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w:t>
            </w:r>
          </w:p>
        </w:tc>
        <w:tc>
          <w:tcPr>
            <w:tcW w:w="810" w:type="dxa"/>
            <w:shd w:val="clear" w:color="auto" w:fill="auto"/>
            <w:vAlign w:val="center"/>
            <w:hideMark/>
          </w:tcPr>
          <w:p w14:paraId="31DA7FF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30</w:t>
            </w:r>
          </w:p>
        </w:tc>
        <w:tc>
          <w:tcPr>
            <w:tcW w:w="1350" w:type="dxa"/>
            <w:shd w:val="clear" w:color="auto" w:fill="auto"/>
            <w:vAlign w:val="center"/>
            <w:hideMark/>
          </w:tcPr>
          <w:p w14:paraId="266B7A1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1,000</w:t>
            </w:r>
          </w:p>
        </w:tc>
        <w:tc>
          <w:tcPr>
            <w:tcW w:w="1018" w:type="dxa"/>
            <w:shd w:val="clear" w:color="auto" w:fill="auto"/>
            <w:vAlign w:val="center"/>
            <w:hideMark/>
          </w:tcPr>
          <w:p w14:paraId="0436FAD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600x600</w:t>
            </w:r>
          </w:p>
        </w:tc>
        <w:tc>
          <w:tcPr>
            <w:tcW w:w="1052" w:type="dxa"/>
            <w:shd w:val="clear" w:color="auto" w:fill="auto"/>
            <w:vAlign w:val="center"/>
            <w:hideMark/>
          </w:tcPr>
          <w:p w14:paraId="4C424FC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26FAF27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5B4BFA" w:rsidRPr="008F601D" w14:paraId="34DE4D1E" w14:textId="77777777" w:rsidTr="00135CC7">
        <w:trPr>
          <w:trHeight w:val="346"/>
          <w:jc w:val="center"/>
        </w:trPr>
        <w:tc>
          <w:tcPr>
            <w:tcW w:w="2070" w:type="dxa"/>
            <w:shd w:val="clear" w:color="auto" w:fill="auto"/>
            <w:vAlign w:val="center"/>
          </w:tcPr>
          <w:p w14:paraId="247E8E90"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Botswana</w:t>
            </w:r>
            <w:r>
              <w:rPr>
                <w:rFonts w:ascii="Times New Roman" w:eastAsia="SimSun" w:hAnsi="Times New Roman"/>
                <w:snapToGrid/>
                <w:color w:val="auto"/>
                <w:kern w:val="2"/>
                <w:lang w:eastAsia="zh-CN" w:bidi="ar-SA"/>
              </w:rPr>
              <w:t xml:space="preserve"> </w:t>
            </w:r>
          </w:p>
          <w:p w14:paraId="4E306141" w14:textId="69ACC7EC"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&lt;EndNote&gt;&lt;Cite&gt;&lt;Author&gt;Graña&lt;/Author&gt;&lt;Year&gt;2013-2018&lt;/Year&gt;&lt;RecNum&gt;218&lt;/RecNum&gt;&lt;DisplayText&gt;(Graña et al., 2013-2018)&lt;/DisplayText&gt;&lt;record&gt;&lt;rec-number&gt;218&lt;/rec-number&gt;&lt;foreign-keys&gt;&lt;key app="EN" db-id="fspe090xm2sf0nef9aapp9tezvaxx5av9vr9" timestamp="1604388853"&gt;218&lt;/key&gt;&lt;/foreign-keys&gt;&lt;ref-type name="Dataset"&gt;59&lt;/ref-type&gt;&lt;contributors&gt;&lt;authors&gt;&lt;author&gt;M Graña&lt;/author&gt;&lt;author&gt;MA Veganzons&lt;/author&gt;&lt;author&gt;B Ayerdi&lt;/author&gt;&lt;/authors&gt;&lt;secondary-authors&gt;&lt;author&gt;Computation Intelligence group&lt;/author&gt;&lt;/secondary-authors&gt;&lt;/contributors&gt;&lt;titles&gt;&lt;title&gt;Hyperspectral Remote Sensing Scenes&lt;/title&gt;&lt;/titles&gt;&lt;dates&gt;&lt;year&gt;2013-2018&lt;/year&gt;&lt;/dates&gt;&lt;pub-location&gt;Faculty of Informatics of San Sebastián,  Donostia (Gipuzkoa - Spain)&lt;/pub-location&gt;&lt;urls&gt;&lt;related-urls&gt;&lt;url&gt;http://www.ehu.eus/ccwintco/index.php?title=Hyperspectral_Remote_Sensing_Scenes&lt;/url&gt;&lt;/related-urls&gt;&lt;/urls&gt;&lt;/record&gt;&lt;/Cite&gt;&lt;/EndNote&gt;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(Graña et al., 2013-2018)</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tcPr>
          <w:p w14:paraId="310FCA6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tcPr>
          <w:p w14:paraId="45D5092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w:t>
            </w:r>
          </w:p>
        </w:tc>
        <w:tc>
          <w:tcPr>
            <w:tcW w:w="1350" w:type="dxa"/>
            <w:shd w:val="clear" w:color="auto" w:fill="auto"/>
            <w:vAlign w:val="center"/>
          </w:tcPr>
          <w:p w14:paraId="18CC929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18" w:type="dxa"/>
            <w:shd w:val="clear" w:color="auto" w:fill="auto"/>
            <w:vAlign w:val="center"/>
          </w:tcPr>
          <w:p w14:paraId="7B2106B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1496 × 256</w:t>
            </w:r>
          </w:p>
        </w:tc>
        <w:tc>
          <w:tcPr>
            <w:tcW w:w="1052" w:type="dxa"/>
            <w:shd w:val="clear" w:color="auto" w:fill="auto"/>
            <w:vAlign w:val="center"/>
          </w:tcPr>
          <w:p w14:paraId="3D0AB1F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30</w:t>
            </w:r>
          </w:p>
        </w:tc>
        <w:tc>
          <w:tcPr>
            <w:tcW w:w="639" w:type="dxa"/>
            <w:shd w:val="clear" w:color="auto" w:fill="auto"/>
            <w:vAlign w:val="center"/>
          </w:tcPr>
          <w:p w14:paraId="5E59CF0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2004</w:t>
            </w:r>
          </w:p>
        </w:tc>
      </w:tr>
      <w:tr w:rsidR="005B4BFA" w:rsidRPr="008F601D" w14:paraId="2CE306C0" w14:textId="77777777" w:rsidTr="00135CC7">
        <w:trPr>
          <w:trHeight w:val="346"/>
          <w:jc w:val="center"/>
        </w:trPr>
        <w:tc>
          <w:tcPr>
            <w:tcW w:w="2070" w:type="dxa"/>
            <w:shd w:val="clear" w:color="auto" w:fill="auto"/>
            <w:vAlign w:val="center"/>
          </w:tcPr>
          <w:p w14:paraId="4F4148AC" w14:textId="723FFB15"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hint="eastAsia"/>
                <w:snapToGrid/>
                <w:color w:val="auto"/>
                <w:kern w:val="2"/>
                <w:lang w:eastAsia="zh-CN" w:bidi="ar-SA"/>
              </w:rPr>
              <w:t>19</w:t>
            </w:r>
            <w:r w:rsidRPr="008F601D">
              <w:rPr>
                <w:rFonts w:ascii="Times New Roman" w:eastAsia="SimSun" w:hAnsi="Times New Roman" w:hint="eastAsia"/>
                <w:snapToGrid/>
                <w:color w:val="auto"/>
                <w:kern w:val="2"/>
                <w:lang w:eastAsia="zh-CN" w:bidi="ar-SA"/>
              </w:rPr>
              <w:t>‐</w:t>
            </w:r>
            <w:r w:rsidRPr="008F601D">
              <w:rPr>
                <w:rFonts w:ascii="Times New Roman" w:eastAsia="SimSun" w:hAnsi="Times New Roman" w:hint="eastAsia"/>
                <w:snapToGrid/>
                <w:color w:val="auto"/>
                <w:kern w:val="2"/>
                <w:lang w:eastAsia="zh-CN" w:bidi="ar-SA"/>
              </w:rPr>
              <w:t>Class</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&lt;EndNote&gt;&lt;Cite&gt;&lt;Author&gt;Xia&lt;/Author&gt;&lt;Year&gt;2010&lt;/Year&gt;&lt;RecNum&gt;24&lt;/RecNum&gt;&lt;DisplayText&gt;(Xia et al., 2010)&lt;/DisplayText&gt;&lt;record&gt;&lt;rec-number&gt;24&lt;/rec-number&gt;&lt;foreign-keys&gt;&lt;key app="EN" db-id="fspe090xm2sf0nef9aapp9tezvaxx5av9vr9" timestamp="1604388852"&gt;24&lt;/key&gt;&lt;/foreign-keys&gt;&lt;ref-type name="Journal Article"&gt;17&lt;/ref-type&gt;&lt;contributors&gt;&lt;authors&gt;&lt;author&gt;Gui-Song Xia&lt;/author&gt;&lt;author&gt;Wen Yang&lt;/author&gt;&lt;author&gt;Julie Delon&lt;/author&gt;&lt;author&gt;Yann Gousseau&lt;/author&gt;&lt;author&gt;Hong Sun&lt;/author&gt;&lt;author&gt;Henri Maître&lt;/author&gt;&lt;/authors&gt;&lt;/contributors&gt;&lt;titles&gt;&lt;title&gt;Structural High-resolution Satellite Image Indexing&lt;/title&gt;&lt;secondary-title&gt;ISPRS Journal of Photogrammetry and Remote Sensing&lt;/secondary-title&gt;&lt;/titles&gt;&lt;periodical&gt;&lt;full-title&gt;ISPRS Journal of Photogrammetry and Remote Sensing&lt;/full-title&gt;&lt;/periodical&gt;&lt;pages&gt;298-303&lt;/pages&gt;&lt;volume&gt;2&lt;/volume&gt;&lt;number&gt;00458685&lt;/number&gt;&lt;dates&gt;&lt;year&gt;2010&lt;/year&gt;&lt;/dates&gt;&lt;urls&gt;&lt;/urls&gt;&lt;/record&gt;&lt;/Cite&gt;&lt;/EndNote&gt;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(Xia et al., 2010)</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tcPr>
          <w:p w14:paraId="168DC0F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tcPr>
          <w:p w14:paraId="5731367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19</w:t>
            </w:r>
          </w:p>
        </w:tc>
        <w:tc>
          <w:tcPr>
            <w:tcW w:w="1350" w:type="dxa"/>
            <w:shd w:val="clear" w:color="auto" w:fill="auto"/>
            <w:vAlign w:val="center"/>
          </w:tcPr>
          <w:p w14:paraId="160493C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18" w:type="dxa"/>
            <w:shd w:val="clear" w:color="auto" w:fill="auto"/>
            <w:vAlign w:val="center"/>
          </w:tcPr>
          <w:p w14:paraId="48A5495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600 X 600</w:t>
            </w:r>
          </w:p>
        </w:tc>
        <w:tc>
          <w:tcPr>
            <w:tcW w:w="1052" w:type="dxa"/>
            <w:shd w:val="clear" w:color="auto" w:fill="auto"/>
            <w:vAlign w:val="center"/>
          </w:tcPr>
          <w:p w14:paraId="07FBCD4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tcPr>
          <w:p w14:paraId="61FFC10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2010</w:t>
            </w:r>
          </w:p>
        </w:tc>
      </w:tr>
      <w:tr w:rsidR="005B4BFA" w:rsidRPr="008F601D" w14:paraId="4B99AEFB" w14:textId="77777777" w:rsidTr="00135CC7">
        <w:trPr>
          <w:trHeight w:val="346"/>
          <w:jc w:val="center"/>
        </w:trPr>
        <w:tc>
          <w:tcPr>
            <w:tcW w:w="2070" w:type="dxa"/>
            <w:shd w:val="clear" w:color="auto" w:fill="auto"/>
            <w:vAlign w:val="center"/>
            <w:hideMark/>
          </w:tcPr>
          <w:p w14:paraId="12DD438B"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SAT-4 Airborne Dataset</w:t>
            </w:r>
            <w:r>
              <w:rPr>
                <w:rFonts w:ascii="Times New Roman" w:eastAsia="SimSun" w:hAnsi="Times New Roman"/>
                <w:snapToGrid/>
                <w:color w:val="auto"/>
                <w:kern w:val="2"/>
                <w:lang w:eastAsia="zh-CN" w:bidi="ar-SA"/>
              </w:rPr>
              <w:t xml:space="preserve"> </w:t>
            </w:r>
          </w:p>
          <w:p w14:paraId="1C86D070" w14:textId="1465724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&lt;EndNote&gt;&lt;Cite&gt;&lt;Author&gt;Basu&lt;/Author&gt;&lt;Year&gt;2015&lt;/Year&gt;&lt;RecNum&gt;180&lt;/RecNum&gt;&lt;DisplayText&gt;(Basu et al., 2015)&lt;/DisplayText&gt;&lt;record&gt;&lt;rec-number&gt;180&lt;/rec-number&gt;&lt;foreign-keys&gt;&lt;key app="EN" db-id="fspe090xm2sf0nef9aapp9tezvaxx5av9vr9" timestamp="1604388853"&gt;180&lt;/key&gt;&lt;/foreign-keys&gt;&lt;ref-type name="Journal Article"&gt;17&lt;/ref-type&gt;&lt;contributors&gt;&lt;authors&gt;&lt;author&gt;Saikat Basu&lt;/author&gt;&lt;author&gt;Sangram Ganguly&lt;/author&gt;&lt;author&gt;Supratik Mukhopadhyay&lt;/author&gt;&lt;author&gt;Robert DiBiano&lt;/author&gt;&lt;author&gt;Manohar Karki&lt;/author&gt;&lt;author&gt;Ramakrishna Nemani&lt;/author&gt;&lt;/authors&gt;&lt;/contributors&gt;&lt;titles&gt;&lt;title&gt;DeepSat – A Learning framework for Satellite Imagery&lt;/title&gt;&lt;secondary-title&gt;Association for Computing Machinery&lt;/secondary-title&gt;&lt;/titles&gt;&lt;periodical&gt;&lt;full-title&gt;Association for Computing Machinery&lt;/full-title&gt;&lt;/periodical&gt;&lt;dates&gt;&lt;year&gt;2015&lt;/year&gt;&lt;/dates&gt;&lt;urls&gt;&lt;/urls&gt;&lt;/record&gt;&lt;/Cite&gt;&lt;/EndNote&gt;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(Basu et al., 2015)</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7AF7269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w:t>
            </w:r>
          </w:p>
        </w:tc>
        <w:tc>
          <w:tcPr>
            <w:tcW w:w="810" w:type="dxa"/>
            <w:shd w:val="clear" w:color="auto" w:fill="auto"/>
            <w:vAlign w:val="center"/>
            <w:hideMark/>
          </w:tcPr>
          <w:p w14:paraId="76912B4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w:t>
            </w:r>
          </w:p>
        </w:tc>
        <w:tc>
          <w:tcPr>
            <w:tcW w:w="1350" w:type="dxa"/>
            <w:shd w:val="clear" w:color="auto" w:fill="auto"/>
            <w:vAlign w:val="center"/>
            <w:hideMark/>
          </w:tcPr>
          <w:p w14:paraId="3A361F5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500,000</w:t>
            </w:r>
          </w:p>
        </w:tc>
        <w:tc>
          <w:tcPr>
            <w:tcW w:w="1018" w:type="dxa"/>
            <w:shd w:val="clear" w:color="auto" w:fill="auto"/>
            <w:vAlign w:val="center"/>
            <w:hideMark/>
          </w:tcPr>
          <w:p w14:paraId="495CBFF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28x28</w:t>
            </w:r>
          </w:p>
        </w:tc>
        <w:tc>
          <w:tcPr>
            <w:tcW w:w="1052" w:type="dxa"/>
            <w:shd w:val="clear" w:color="auto" w:fill="auto"/>
            <w:vAlign w:val="center"/>
            <w:hideMark/>
          </w:tcPr>
          <w:p w14:paraId="063C660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56220BF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5B4BFA" w:rsidRPr="008F601D" w14:paraId="673EED61" w14:textId="77777777" w:rsidTr="00135CC7">
        <w:trPr>
          <w:trHeight w:val="346"/>
          <w:jc w:val="center"/>
        </w:trPr>
        <w:tc>
          <w:tcPr>
            <w:tcW w:w="2070" w:type="dxa"/>
            <w:shd w:val="clear" w:color="auto" w:fill="auto"/>
            <w:vAlign w:val="center"/>
          </w:tcPr>
          <w:p w14:paraId="61DABC9B" w14:textId="1953E554" w:rsidR="005B4BFA" w:rsidRPr="008F601D" w:rsidRDefault="005B4BFA" w:rsidP="00AB4648">
            <w:pPr>
              <w:pStyle w:val="MDPI42tablebody"/>
              <w:spacing w:line="240" w:lineRule="auto"/>
              <w:ind w:right="-108"/>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IEEE</w:t>
            </w:r>
            <w:r w:rsidRPr="008F601D">
              <w:rPr>
                <w:rFonts w:ascii="Times New Roman" w:eastAsiaTheme="minorEastAsia"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t>GRSS</w:t>
            </w:r>
            <w:r w:rsidRPr="008F601D">
              <w:rPr>
                <w:rFonts w:ascii="Times New Roman" w:eastAsiaTheme="minorEastAsia"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t>2016</w:t>
            </w:r>
          </w:p>
          <w:p w14:paraId="2043D191" w14:textId="6427DCEC" w:rsidR="00BD1240" w:rsidRDefault="005B4BFA" w:rsidP="000F37B1">
            <w:pPr>
              <w:pStyle w:val="MDPI42tablebody"/>
              <w:spacing w:line="240" w:lineRule="auto"/>
              <w:ind w:right="-108"/>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Data</w:t>
            </w:r>
            <w:r w:rsidRPr="008F601D">
              <w:rPr>
                <w:rFonts w:ascii="Times New Roman" w:eastAsiaTheme="minorEastAsia"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t>Fusion Contest</w:t>
            </w:r>
            <w:r>
              <w:rPr>
                <w:rFonts w:ascii="Times New Roman" w:eastAsia="SimSun" w:hAnsi="Times New Roman"/>
                <w:snapToGrid/>
                <w:color w:val="auto"/>
                <w:kern w:val="2"/>
                <w:lang w:eastAsia="zh-CN" w:bidi="ar-SA"/>
              </w:rPr>
              <w:t xml:space="preserve"> </w:t>
            </w:r>
          </w:p>
          <w:p w14:paraId="1F8275F4" w14:textId="4B79F1F3" w:rsidR="005B4BFA" w:rsidRPr="008F601D" w:rsidRDefault="005B4BFA" w:rsidP="000F37B1">
            <w:pPr>
              <w:pStyle w:val="MDPI42tablebody"/>
              <w:spacing w:line="240" w:lineRule="auto"/>
              <w:ind w:right="-108"/>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&lt;EndNote&gt;&lt;Cite&gt;&lt;Author&gt;Tuia&lt;/Author&gt;&lt;Year&gt;2017&lt;/Year&gt;&lt;RecNum&gt;256&lt;/RecNum&gt;&lt;DisplayText&gt;(Tuia et al., 2017)&lt;/DisplayText&gt;&lt;record&gt;&lt;rec-number&gt;256&lt;/rec-number&gt;&lt;foreign-keys&gt;&lt;key app="EN" db-id="9tzztt9fztrewoefrsoxzf5nddss0awxvzs0" timestamp="1603684223"&gt;256&lt;/key&gt;&lt;/foreign-keys&gt;&lt;ref-type name="Journal Article"&gt;17&lt;/ref-type&gt;&lt;contributors&gt;&lt;authors&gt;&lt;author&gt;D. Tuia&lt;/author&gt;&lt;author&gt;G. Moser&lt;/author&gt;&lt;author&gt;B. Le Saux&lt;/author&gt;&lt;/authors&gt;&lt;/contributors&gt;&lt;titles&gt;&lt;title&gt;2016 IEEE GRSS Data Fusion Contest: Multitemporal Very High Resolution from Space [Technical Committees]&lt;/title&gt;&lt;secondary-title&gt;IEEE Geoscience and Remote Sensing Magazine&lt;/secondary-title&gt;&lt;/titles&gt;&lt;periodical&gt;&lt;full-title&gt;IEEE Geoscience and Remote Sensing Magazine&lt;/full-title&gt;&lt;/periodical&gt;&lt;pages&gt;66-70&lt;/pages&gt;&lt;volume&gt;5&lt;/volume&gt;&lt;number&gt;1&lt;/number&gt;&lt;dates&gt;&lt;year&gt;2017&lt;/year&gt;&lt;/dates&gt;&lt;isbn&gt;2168-6831&lt;/isbn&gt;&lt;urls&gt;&lt;/urls&gt;&lt;electronic-resource-num&gt;10.1109/MGRS.2016.2620183&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(Tuia et al., 2017)</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tcPr>
          <w:p w14:paraId="6AF3DDD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shd w:val="clear" w:color="auto" w:fill="auto"/>
            <w:vAlign w:val="center"/>
          </w:tcPr>
          <w:p w14:paraId="289276E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350" w:type="dxa"/>
            <w:shd w:val="clear" w:color="auto" w:fill="auto"/>
            <w:vAlign w:val="center"/>
          </w:tcPr>
          <w:p w14:paraId="15E7F75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18" w:type="dxa"/>
            <w:shd w:val="clear" w:color="auto" w:fill="auto"/>
            <w:vAlign w:val="center"/>
          </w:tcPr>
          <w:p w14:paraId="7F08E81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3840×2160</w:t>
            </w:r>
          </w:p>
        </w:tc>
        <w:tc>
          <w:tcPr>
            <w:tcW w:w="1052" w:type="dxa"/>
            <w:shd w:val="clear" w:color="auto" w:fill="auto"/>
            <w:vAlign w:val="center"/>
          </w:tcPr>
          <w:p w14:paraId="13BCEDF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w:t>
            </w:r>
          </w:p>
        </w:tc>
        <w:tc>
          <w:tcPr>
            <w:tcW w:w="639" w:type="dxa"/>
            <w:shd w:val="clear" w:color="auto" w:fill="auto"/>
            <w:vAlign w:val="center"/>
          </w:tcPr>
          <w:p w14:paraId="5201B8F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5B4BFA" w:rsidRPr="008F601D" w14:paraId="48CF51D0" w14:textId="77777777" w:rsidTr="00135CC7">
        <w:trPr>
          <w:trHeight w:val="346"/>
          <w:jc w:val="center"/>
        </w:trPr>
        <w:tc>
          <w:tcPr>
            <w:tcW w:w="2070" w:type="dxa"/>
            <w:shd w:val="clear" w:color="auto" w:fill="auto"/>
            <w:vAlign w:val="center"/>
            <w:hideMark/>
          </w:tcPr>
          <w:p w14:paraId="742595C6" w14:textId="04A641F8" w:rsidR="005B4BFA" w:rsidRPr="008F601D" w:rsidRDefault="005B4BFA" w:rsidP="00A0664A">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SAT-6 Airborne</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&lt;EndNote&gt;&lt;Cite&gt;&lt;Author&gt;Basu&lt;/Author&gt;&lt;Year&gt;2015&lt;/Year&gt;&lt;RecNum&gt;180&lt;/RecNum&gt;&lt;DisplayText&gt;(Basu et al., 2015)&lt;/DisplayText&gt;&lt;record&gt;&lt;rec-number&gt;180&lt;/rec-number&gt;&lt;foreign-keys&gt;&lt;key app="EN" db-id="fspe090xm2sf0nef9aapp9tezvaxx5av9vr9" timestamp="1604388853"&gt;180&lt;/key&gt;&lt;/foreign-keys&gt;&lt;ref-type name="Journal Article"&gt;17&lt;/ref-type&gt;&lt;contributors&gt;&lt;authors&gt;&lt;author&gt;Saikat Basu&lt;/author&gt;&lt;author&gt;Sangram Ganguly&lt;/author&gt;&lt;author&gt;Supratik Mukhopadhyay&lt;/author&gt;&lt;author&gt;Robert DiBiano&lt;/author&gt;&lt;author&gt;Manohar Karki&lt;/author&gt;&lt;author&gt;Ramakrishna Nemani&lt;/author&gt;&lt;/authors&gt;&lt;/contributors&gt;&lt;titles&gt;&lt;title&gt;DeepSat – A Learning framework for Satellite Imagery&lt;/title&gt;&lt;secondary-title&gt;Association for Computing Machinery&lt;/secondary-title&gt;&lt;/titles&gt;&lt;periodical&gt;&lt;full-title&gt;Association for Computing Machinery&lt;/full-title&gt;&lt;/periodical&gt;&lt;dates&gt;&lt;year&gt;2015&lt;/year&gt;&lt;/dates&gt;&lt;urls&gt;&lt;/urls&gt;&lt;/record&gt;&lt;/Cite&gt;&lt;/EndNote&gt;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(Basu et al., 2015)</w:t>
            </w:r>
            <w:r w:rsidRPr="008F601D">
              <w:rPr>
                <w:rFonts w:ascii="Times New Roman" w:eastAsia="SimSun" w:hAnsi="Times New Roman"/>
                <w:snapToGrid/>
                <w:color w:val="auto"/>
                <w:kern w:val="2"/>
                <w:lang w:eastAsia="zh-CN" w:bidi="ar-SA"/>
              </w:rPr>
              <w:fldChar w:fldCharType="end"/>
            </w:r>
            <w:r w:rsidRPr="008F601D">
              <w:rPr>
                <w:rFonts w:ascii="Times New Roman" w:eastAsiaTheme="minorEastAsia" w:hAnsi="Times New Roman" w:hint="eastAsia"/>
                <w:snapToGrid/>
                <w:color w:val="auto"/>
                <w:kern w:val="2"/>
                <w:lang w:eastAsia="zh-CN" w:bidi="ar-SA"/>
              </w:rPr>
              <w:t xml:space="preserve"> </w:t>
            </w:r>
          </w:p>
        </w:tc>
        <w:tc>
          <w:tcPr>
            <w:tcW w:w="1260" w:type="dxa"/>
            <w:shd w:val="clear" w:color="auto" w:fill="auto"/>
            <w:vAlign w:val="center"/>
            <w:hideMark/>
          </w:tcPr>
          <w:p w14:paraId="60EFD09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w:t>
            </w:r>
          </w:p>
        </w:tc>
        <w:tc>
          <w:tcPr>
            <w:tcW w:w="810" w:type="dxa"/>
            <w:shd w:val="clear" w:color="auto" w:fill="auto"/>
            <w:vAlign w:val="center"/>
            <w:hideMark/>
          </w:tcPr>
          <w:p w14:paraId="6B219D2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w:t>
            </w:r>
          </w:p>
        </w:tc>
        <w:tc>
          <w:tcPr>
            <w:tcW w:w="1350" w:type="dxa"/>
            <w:shd w:val="clear" w:color="auto" w:fill="auto"/>
            <w:vAlign w:val="center"/>
            <w:hideMark/>
          </w:tcPr>
          <w:p w14:paraId="03969D6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405,000</w:t>
            </w:r>
          </w:p>
        </w:tc>
        <w:tc>
          <w:tcPr>
            <w:tcW w:w="1018" w:type="dxa"/>
            <w:shd w:val="clear" w:color="auto" w:fill="auto"/>
            <w:vAlign w:val="center"/>
            <w:hideMark/>
          </w:tcPr>
          <w:p w14:paraId="4421A07B" w14:textId="77777777" w:rsidR="005B4BFA" w:rsidRPr="00011EEF"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52" w:type="dxa"/>
            <w:shd w:val="clear" w:color="auto" w:fill="auto"/>
            <w:vAlign w:val="center"/>
            <w:hideMark/>
          </w:tcPr>
          <w:p w14:paraId="591678A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4E1EB28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5B4BFA" w:rsidRPr="008F601D" w14:paraId="582F0BFE" w14:textId="77777777" w:rsidTr="00135CC7">
        <w:trPr>
          <w:trHeight w:val="260"/>
          <w:jc w:val="center"/>
        </w:trPr>
        <w:tc>
          <w:tcPr>
            <w:tcW w:w="2070" w:type="dxa"/>
            <w:shd w:val="clear" w:color="auto" w:fill="auto"/>
            <w:noWrap/>
            <w:vAlign w:val="center"/>
          </w:tcPr>
          <w:p w14:paraId="54826E6E" w14:textId="224A5A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RIT-18</w:t>
            </w:r>
            <w:r>
              <w:rPr>
                <w:rFonts w:ascii="Times New Roman" w:eastAsia="SimSun" w:hAnsi="Times New Roman"/>
                <w:snapToGrid/>
                <w:color w:val="auto"/>
                <w:kern w:val="2"/>
                <w:lang w:eastAsia="zh-CN" w:bidi="ar-SA"/>
              </w:rPr>
              <w:t xml:space="preserve"> </w:t>
            </w:r>
          </w:p>
        </w:tc>
        <w:tc>
          <w:tcPr>
            <w:tcW w:w="1260" w:type="dxa"/>
            <w:shd w:val="clear" w:color="auto" w:fill="auto"/>
            <w:vAlign w:val="center"/>
          </w:tcPr>
          <w:p w14:paraId="2AD351F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Semantic Segmentation</w:t>
            </w:r>
          </w:p>
        </w:tc>
        <w:tc>
          <w:tcPr>
            <w:tcW w:w="810" w:type="dxa"/>
            <w:shd w:val="clear" w:color="auto" w:fill="auto"/>
            <w:vAlign w:val="center"/>
          </w:tcPr>
          <w:p w14:paraId="07FB7E8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18</w:t>
            </w:r>
          </w:p>
        </w:tc>
        <w:tc>
          <w:tcPr>
            <w:tcW w:w="1350" w:type="dxa"/>
            <w:shd w:val="clear" w:color="auto" w:fill="auto"/>
            <w:noWrap/>
            <w:vAlign w:val="center"/>
          </w:tcPr>
          <w:p w14:paraId="563254D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18" w:type="dxa"/>
            <w:shd w:val="clear" w:color="auto" w:fill="auto"/>
            <w:vAlign w:val="center"/>
          </w:tcPr>
          <w:p w14:paraId="63EE8F3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52" w:type="dxa"/>
            <w:shd w:val="clear" w:color="auto" w:fill="auto"/>
            <w:vAlign w:val="center"/>
          </w:tcPr>
          <w:p w14:paraId="51F9A85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0.047</w:t>
            </w:r>
          </w:p>
        </w:tc>
        <w:tc>
          <w:tcPr>
            <w:tcW w:w="639" w:type="dxa"/>
            <w:shd w:val="clear" w:color="auto" w:fill="auto"/>
            <w:vAlign w:val="center"/>
          </w:tcPr>
          <w:p w14:paraId="71BB1C1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5B4BFA" w:rsidRPr="008F601D" w14:paraId="29B0506C" w14:textId="77777777" w:rsidTr="00135CC7">
        <w:trPr>
          <w:trHeight w:val="471"/>
          <w:jc w:val="center"/>
        </w:trPr>
        <w:tc>
          <w:tcPr>
            <w:tcW w:w="2070" w:type="dxa"/>
            <w:shd w:val="clear" w:color="auto" w:fill="auto"/>
            <w:noWrap/>
            <w:vAlign w:val="center"/>
            <w:hideMark/>
          </w:tcPr>
          <w:p w14:paraId="1FEBE3A5" w14:textId="33532F6E"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SpaceNet</w:t>
            </w:r>
            <w:proofErr w:type="spellEnd"/>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fldData xml:space="preserve">PEVuZE5vdGU+PENpdGU+PEF1dGhvcj5WYWthbG9wb3Vsb3U8L0F1dGhvcj48WWVhcj4yMDE3PC9Z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</w:fldData>
              </w:fldChar>
            </w:r>
            <w:r w:rsidRPr="008F601D">
              <w:rPr>
                <w:rFonts w:ascii="Times New Roman" w:eastAsia="SimSun" w:hAnsi="Times New Roman"/>
                <w:snapToGrid/>
                <w:color w:val="auto"/>
                <w:kern w:val="2"/>
                <w:lang w:eastAsia="zh-CN" w:bidi="ar-SA"/>
              </w:rPr>
              <w:instrText xml:space="preserve"> ADDIN EN.CITE </w:instrText>
            </w:r>
            <w:r w:rsidRPr="00065018">
              <w:rPr>
                <w:rFonts w:ascii="Times New Roman" w:eastAsia="SimSun" w:hAnsi="Times New Roman"/>
                <w:snapToGrid/>
                <w:color w:val="auto"/>
                <w:kern w:val="2"/>
                <w:lang w:eastAsia="zh-CN" w:bidi="ar-SA"/>
              </w:rPr>
              <w:fldChar w:fldCharType="begin">
                <w:fldData xml:space="preserve">PEVuZE5vdGU+PENpdGU+PEF1dGhvcj5WYWthbG9wb3Vsb3U8L0F1dGhvcj48WWVhcj4yMDE3PC9Z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</w:fldData>
              </w:fldChar>
            </w:r>
            <w:r w:rsidRPr="008F601D">
              <w:rPr>
                <w:rFonts w:ascii="Times New Roman" w:eastAsia="SimSun" w:hAnsi="Times New Roman"/>
                <w:snapToGrid/>
                <w:color w:val="auto"/>
                <w:kern w:val="2"/>
                <w:lang w:eastAsia="zh-CN" w:bidi="ar-SA"/>
              </w:rPr>
              <w:instrText xml:space="preserve"> ADDIN EN.CITE.DATA </w:instrText>
            </w:r>
            <w:r w:rsidRPr="00065018">
              <w:rPr>
                <w:rFonts w:ascii="Times New Roman" w:eastAsia="SimSun" w:hAnsi="Times New Roman"/>
                <w:snapToGrid/>
                <w:color w:val="auto"/>
                <w:kern w:val="2"/>
                <w:lang w:eastAsia="zh-CN" w:bidi="ar-SA"/>
              </w:rPr>
            </w:r>
            <w:r w:rsidRPr="00065018">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Vakalopoulou</w:t>
            </w:r>
            <w:proofErr w:type="spellEnd"/>
            <w:r w:rsidRPr="008F601D">
              <w:rPr>
                <w:rFonts w:ascii="Times New Roman" w:eastAsia="SimSun" w:hAnsi="Times New Roman"/>
                <w:snapToGrid/>
                <w:color w:val="auto"/>
                <w:kern w:val="2"/>
                <w:lang w:eastAsia="zh-CN" w:bidi="ar-SA"/>
              </w:rPr>
              <w:t xml:space="preserve"> et al., 2017)</w:t>
            </w:r>
            <w:r w:rsidRPr="008F601D">
              <w:rPr>
                <w:rFonts w:ascii="Times New Roman" w:eastAsia="SimSun" w:hAnsi="Times New Roman"/>
                <w:snapToGrid/>
                <w:color w:val="auto"/>
                <w:kern w:val="2"/>
                <w:lang w:eastAsia="zh-CN" w:bidi="ar-SA"/>
              </w:rPr>
              <w:fldChar w:fldCharType="end"/>
            </w:r>
          </w:p>
        </w:tc>
        <w:tc>
          <w:tcPr>
            <w:tcW w:w="1260" w:type="dxa"/>
            <w:shd w:val="clear" w:color="auto" w:fill="auto"/>
            <w:vAlign w:val="center"/>
            <w:hideMark/>
          </w:tcPr>
          <w:p w14:paraId="3788F8A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Building detection</w:t>
            </w:r>
          </w:p>
        </w:tc>
        <w:tc>
          <w:tcPr>
            <w:tcW w:w="810" w:type="dxa"/>
            <w:shd w:val="clear" w:color="auto" w:fill="auto"/>
            <w:vAlign w:val="center"/>
            <w:hideMark/>
          </w:tcPr>
          <w:p w14:paraId="1CB7CBA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350" w:type="dxa"/>
            <w:shd w:val="clear" w:color="auto" w:fill="auto"/>
            <w:noWrap/>
            <w:vAlign w:val="center"/>
            <w:hideMark/>
          </w:tcPr>
          <w:p w14:paraId="520B925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17,533</w:t>
            </w:r>
          </w:p>
        </w:tc>
        <w:tc>
          <w:tcPr>
            <w:tcW w:w="1018" w:type="dxa"/>
            <w:shd w:val="clear" w:color="auto" w:fill="auto"/>
            <w:vAlign w:val="center"/>
            <w:hideMark/>
          </w:tcPr>
          <w:p w14:paraId="20FAE07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 x 200</w:t>
            </w:r>
          </w:p>
        </w:tc>
        <w:tc>
          <w:tcPr>
            <w:tcW w:w="1052" w:type="dxa"/>
            <w:shd w:val="clear" w:color="auto" w:fill="auto"/>
            <w:vAlign w:val="center"/>
            <w:hideMark/>
          </w:tcPr>
          <w:p w14:paraId="5380FCA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166A90C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5B4BFA" w:rsidRPr="008F601D" w14:paraId="53B06ACE" w14:textId="77777777" w:rsidTr="00135CC7">
        <w:trPr>
          <w:trHeight w:val="371"/>
          <w:jc w:val="center"/>
        </w:trPr>
        <w:tc>
          <w:tcPr>
            <w:tcW w:w="2070" w:type="dxa"/>
            <w:shd w:val="clear" w:color="auto" w:fill="auto"/>
            <w:noWrap/>
            <w:vAlign w:val="center"/>
            <w:hideMark/>
          </w:tcPr>
          <w:p w14:paraId="6B42E456"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Forest Type Mapping Dataset</w:t>
            </w:r>
            <w:r>
              <w:rPr>
                <w:rFonts w:ascii="Times New Roman" w:eastAsia="SimSun" w:hAnsi="Times New Roman"/>
                <w:snapToGrid/>
                <w:color w:val="auto"/>
                <w:kern w:val="2"/>
                <w:lang w:eastAsia="zh-CN" w:bidi="ar-SA"/>
              </w:rPr>
              <w:t xml:space="preserve"> </w:t>
            </w:r>
          </w:p>
          <w:p w14:paraId="6C0A1121" w14:textId="526441F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&lt;EndNote&gt;&lt;Cite&gt;&lt;Author&gt;Brian&lt;/Author&gt;&lt;Year&gt;2012&lt;/Year&gt;&lt;RecNum&gt;181&lt;/RecNum&gt;&lt;DisplayText&gt;(Brian et al., 2012)&lt;/DisplayText&gt;&lt;record&gt;&lt;rec-number&gt;181&lt;/rec-number&gt;&lt;foreign-keys&gt;&lt;key app="EN" db-id="fspe090xm2sf0nef9aapp9tezvaxx5av9vr9" timestamp="1604388853"&gt;181&lt;/key&gt;&lt;/foreign-keys&gt;&lt;ref-type name="Journal Article"&gt;17&lt;/ref-type&gt;&lt;contributors&gt;&lt;authors&gt;&lt;author&gt;Johnson Brian&lt;/author&gt;&lt;author&gt;Tateishi &lt;/author&gt;&lt;author&gt;R Xie&lt;/author&gt;&lt;/authors&gt;&lt;/contributors&gt;&lt;titles&gt;&lt;title&gt;Using geographically-weighted variables for image classification&lt;/title&gt;&lt;secondary-title&gt;Remote Sensing Letters&lt;/secondary-title&gt;&lt;/titles&gt;&lt;periodical&gt;&lt;full-title&gt;Remote Sensing Letters&lt;/full-title&gt;&lt;/periodical&gt;&lt;dates&gt;&lt;year&gt;2012&lt;/year&gt;&lt;/dates&gt;&lt;urls&gt;&lt;/urls&gt;&lt;/record&gt;&lt;/Cite&gt;&lt;/EndNote&gt;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(Brian et al., 2012)</w:t>
            </w:r>
            <w:r w:rsidRPr="008F601D">
              <w:rPr>
                <w:rFonts w:ascii="Times New Roman" w:eastAsia="SimSun" w:hAnsi="Times New Roman"/>
                <w:snapToGrid/>
                <w:color w:val="auto"/>
                <w:kern w:val="2"/>
                <w:lang w:eastAsia="zh-CN" w:bidi="ar-SA"/>
              </w:rPr>
              <w:fldChar w:fldCharType="end"/>
            </w:r>
          </w:p>
        </w:tc>
        <w:tc>
          <w:tcPr>
            <w:tcW w:w="1260" w:type="dxa"/>
            <w:shd w:val="clear" w:color="auto" w:fill="auto"/>
            <w:noWrap/>
            <w:vAlign w:val="center"/>
            <w:hideMark/>
          </w:tcPr>
          <w:p w14:paraId="59400D4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Trees classification</w:t>
            </w:r>
          </w:p>
        </w:tc>
        <w:tc>
          <w:tcPr>
            <w:tcW w:w="810" w:type="dxa"/>
            <w:shd w:val="clear" w:color="auto" w:fill="auto"/>
            <w:noWrap/>
            <w:vAlign w:val="center"/>
            <w:hideMark/>
          </w:tcPr>
          <w:p w14:paraId="094A6B6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w:t>
            </w:r>
          </w:p>
        </w:tc>
        <w:tc>
          <w:tcPr>
            <w:tcW w:w="1350" w:type="dxa"/>
            <w:shd w:val="clear" w:color="auto" w:fill="auto"/>
            <w:noWrap/>
            <w:vAlign w:val="center"/>
            <w:hideMark/>
          </w:tcPr>
          <w:p w14:paraId="07065B7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326</w:t>
            </w:r>
          </w:p>
        </w:tc>
        <w:tc>
          <w:tcPr>
            <w:tcW w:w="1018" w:type="dxa"/>
            <w:shd w:val="clear" w:color="auto" w:fill="auto"/>
            <w:vAlign w:val="center"/>
            <w:hideMark/>
          </w:tcPr>
          <w:p w14:paraId="19F03F1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52" w:type="dxa"/>
            <w:shd w:val="clear" w:color="auto" w:fill="auto"/>
            <w:vAlign w:val="center"/>
            <w:hideMark/>
          </w:tcPr>
          <w:p w14:paraId="30B16B8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shd w:val="clear" w:color="auto" w:fill="auto"/>
            <w:vAlign w:val="center"/>
            <w:hideMark/>
          </w:tcPr>
          <w:p w14:paraId="21765AB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5B4BFA" w:rsidRPr="008F601D" w14:paraId="7163FA54" w14:textId="77777777" w:rsidTr="00135CC7">
        <w:trPr>
          <w:trHeight w:val="471"/>
          <w:jc w:val="center"/>
        </w:trPr>
        <w:tc>
          <w:tcPr>
            <w:tcW w:w="2070" w:type="dxa"/>
            <w:tcBorders>
              <w:bottom w:val="single" w:sz="4" w:space="0" w:color="auto"/>
            </w:tcBorders>
            <w:shd w:val="clear" w:color="auto" w:fill="auto"/>
            <w:noWrap/>
            <w:vAlign w:val="center"/>
            <w:hideMark/>
          </w:tcPr>
          <w:p w14:paraId="7F220BE7"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Wilt Dataset</w:t>
            </w:r>
            <w:r>
              <w:rPr>
                <w:rFonts w:ascii="Times New Roman" w:eastAsia="SimSun" w:hAnsi="Times New Roman"/>
                <w:snapToGrid/>
                <w:color w:val="auto"/>
                <w:kern w:val="2"/>
                <w:lang w:eastAsia="zh-CN" w:bidi="ar-SA"/>
              </w:rPr>
              <w:t xml:space="preserve"> </w:t>
            </w:r>
          </w:p>
          <w:p w14:paraId="31FE3090" w14:textId="2EDD696B"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&lt;EndNote&gt;&lt;Cite&gt;&lt;Author&gt;Alan&lt;/Author&gt;&lt;Year&gt;2013&lt;/Year&gt;&lt;RecNum&gt;154&lt;/RecNum&gt;&lt;DisplayText&gt;(Alan et al., 2013)&lt;/DisplayText&gt;&lt;record&gt;&lt;rec-number&gt;154&lt;/rec-number&gt;&lt;foreign-keys&gt;&lt;key app="EN" db-id="fspe090xm2sf0nef9aapp9tezvaxx5av9vr9" timestamp="1604388853"&gt;154&lt;/key&gt;&lt;/foreign-keys&gt;&lt;ref-type name="Journal Article"&gt;17&lt;/ref-type&gt;&lt;contributors&gt;&lt;authors&gt;&lt;author&gt;Johnson Brian Alan&lt;/author&gt;&lt;author&gt;Ryutaro Tateishi&lt;/author&gt;&lt;author&gt;Nguyen Thanh Hoan&lt;/author&gt;&lt;/authors&gt;&lt;/contributors&gt;&lt;titles&gt;&lt;title&gt;A hybrid pansharpening approach and multiscale object-based image analysis for mapping diseased pine and oak trees.&lt;/title&gt;&lt;secondary-title&gt;International journal of remote sensing&lt;/secondary-title&gt;&lt;/titles&gt;&lt;periodical&gt;&lt;full-title&gt;International Journal of Remote Sensing&lt;/full-title&gt;&lt;/periodical&gt;&lt;pages&gt; 6969–6982&lt;/pages&gt;&lt;volume&gt;34.20&lt;/volume&gt;&lt;dates&gt;&lt;year&gt;2013&lt;/year&gt;&lt;/dates&gt;&lt;urls&gt;&lt;/urls&gt;&lt;/record&gt;&lt;/Cite&gt;&lt;/EndNote&gt;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(Alan et al., 2013)</w:t>
            </w:r>
            <w:r w:rsidRPr="008F601D">
              <w:rPr>
                <w:rFonts w:ascii="Times New Roman" w:eastAsia="SimSun" w:hAnsi="Times New Roman"/>
                <w:snapToGrid/>
                <w:color w:val="auto"/>
                <w:kern w:val="2"/>
                <w:lang w:eastAsia="zh-CN" w:bidi="ar-SA"/>
              </w:rPr>
              <w:fldChar w:fldCharType="end"/>
            </w:r>
          </w:p>
        </w:tc>
        <w:tc>
          <w:tcPr>
            <w:tcW w:w="1260" w:type="dxa"/>
            <w:tcBorders>
              <w:bottom w:val="single" w:sz="4" w:space="0" w:color="auto"/>
            </w:tcBorders>
            <w:shd w:val="clear" w:color="auto" w:fill="auto"/>
            <w:vAlign w:val="center"/>
            <w:hideMark/>
          </w:tcPr>
          <w:p w14:paraId="7F99C1F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Understanding the forested environment</w:t>
            </w:r>
          </w:p>
        </w:tc>
        <w:tc>
          <w:tcPr>
            <w:tcW w:w="810" w:type="dxa"/>
            <w:tcBorders>
              <w:bottom w:val="single" w:sz="4" w:space="0" w:color="auto"/>
            </w:tcBorders>
            <w:shd w:val="clear" w:color="auto" w:fill="auto"/>
            <w:noWrap/>
            <w:vAlign w:val="center"/>
            <w:hideMark/>
          </w:tcPr>
          <w:p w14:paraId="48B3807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w:t>
            </w:r>
          </w:p>
        </w:tc>
        <w:tc>
          <w:tcPr>
            <w:tcW w:w="1350" w:type="dxa"/>
            <w:tcBorders>
              <w:bottom w:val="single" w:sz="4" w:space="0" w:color="auto"/>
            </w:tcBorders>
            <w:shd w:val="clear" w:color="auto" w:fill="auto"/>
            <w:vAlign w:val="center"/>
            <w:hideMark/>
          </w:tcPr>
          <w:p w14:paraId="29543DC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4,339</w:t>
            </w:r>
          </w:p>
        </w:tc>
        <w:tc>
          <w:tcPr>
            <w:tcW w:w="1018" w:type="dxa"/>
            <w:tcBorders>
              <w:bottom w:val="single" w:sz="4" w:space="0" w:color="auto"/>
            </w:tcBorders>
            <w:shd w:val="clear" w:color="auto" w:fill="auto"/>
            <w:vAlign w:val="center"/>
            <w:hideMark/>
          </w:tcPr>
          <w:p w14:paraId="1FD1FDD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52" w:type="dxa"/>
            <w:tcBorders>
              <w:bottom w:val="single" w:sz="4" w:space="0" w:color="auto"/>
            </w:tcBorders>
            <w:shd w:val="clear" w:color="auto" w:fill="auto"/>
            <w:vAlign w:val="center"/>
            <w:hideMark/>
          </w:tcPr>
          <w:p w14:paraId="5604DE9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tcBorders>
              <w:bottom w:val="single" w:sz="4" w:space="0" w:color="auto"/>
            </w:tcBorders>
            <w:shd w:val="clear" w:color="auto" w:fill="auto"/>
            <w:vAlign w:val="center"/>
            <w:hideMark/>
          </w:tcPr>
          <w:p w14:paraId="13DB9EB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5B4BFA" w:rsidRPr="008F601D" w14:paraId="291B6C63"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2CBE672B"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lastRenderedPageBreak/>
              <w:t>TorontoCity</w:t>
            </w:r>
            <w:proofErr w:type="spellEnd"/>
            <w:r>
              <w:rPr>
                <w:rFonts w:ascii="Times New Roman" w:eastAsia="SimSun" w:hAnsi="Times New Roman"/>
                <w:snapToGrid/>
                <w:color w:val="auto"/>
                <w:kern w:val="2"/>
                <w:lang w:eastAsia="zh-CN" w:bidi="ar-SA"/>
              </w:rPr>
              <w:t xml:space="preserve"> </w:t>
            </w:r>
          </w:p>
          <w:p w14:paraId="23875F6E" w14:textId="467FB7E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&lt;EndNote&gt;&lt;Cite&gt;&lt;Author&gt;Wang&lt;/Author&gt;&lt;Year&gt;2016&lt;/Year&gt;&lt;RecNum&gt;48&lt;/RecNum&gt;&lt;DisplayText&gt;(Wang et al., 2016)&lt;/DisplayText&gt;&lt;record&gt;&lt;rec-number&gt;48&lt;/rec-number&gt;&lt;foreign-keys&gt;&lt;key app="EN" db-id="fspe090xm2sf0nef9aapp9tezvaxx5av9vr9" timestamp="1604388852"&gt;48&lt;/key&gt;&lt;/foreign-keys&gt;&lt;ref-type name="Journal Article"&gt;17&lt;/ref-type&gt;&lt;contributors&gt;&lt;authors&gt;&lt;author&gt;Shenlong Wang&lt;/author&gt;&lt;author&gt;Min Bai&lt;/author&gt;&lt;author&gt;Gellert Mattyus&lt;/author&gt;&lt;author&gt;Hang Chu&lt;/author&gt;&lt;author&gt;Wenjie Luo&lt;/author&gt;&lt;author&gt;Bin Yang&lt;/author&gt;&lt;author&gt;Justin Liang&lt;/author&gt;&lt;author&gt;Joel Cheverie&lt;/author&gt;&lt;author&gt;Sanja Fidler&lt;/author&gt;&lt;author&gt;Raquel Urtasun&lt;/author&gt;&lt;/authors&gt;&lt;/contributors&gt;&lt;titles&gt;&lt;title&gt;TorontoCity: Seeing the World with a Million Eyes&lt;/title&gt;&lt;secondary-title&gt;arXiv&lt;/secondary-title&gt;&lt;/titles&gt;&lt;periodical&gt;&lt;full-title&gt;ArXiv&lt;/full-title&gt;&lt;/periodical&gt;&lt;dates&gt;&lt;year&gt;2016&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(Wang et al., 2016)</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1B64BCA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City understanding</w:t>
            </w:r>
          </w:p>
        </w:tc>
        <w:tc>
          <w:tcPr>
            <w:tcW w:w="810" w:type="dxa"/>
            <w:tcBorders>
              <w:top w:val="single" w:sz="4" w:space="0" w:color="auto"/>
              <w:bottom w:val="single" w:sz="4" w:space="0" w:color="auto"/>
            </w:tcBorders>
            <w:shd w:val="clear" w:color="auto" w:fill="auto"/>
            <w:noWrap/>
            <w:vAlign w:val="center"/>
          </w:tcPr>
          <w:p w14:paraId="02A532C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350" w:type="dxa"/>
            <w:tcBorders>
              <w:top w:val="single" w:sz="4" w:space="0" w:color="auto"/>
              <w:bottom w:val="single" w:sz="4" w:space="0" w:color="auto"/>
            </w:tcBorders>
            <w:shd w:val="clear" w:color="auto" w:fill="auto"/>
            <w:noWrap/>
            <w:vAlign w:val="center"/>
          </w:tcPr>
          <w:p w14:paraId="169997F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56,000</w:t>
            </w:r>
          </w:p>
        </w:tc>
        <w:tc>
          <w:tcPr>
            <w:tcW w:w="1018" w:type="dxa"/>
            <w:tcBorders>
              <w:top w:val="single" w:sz="4" w:space="0" w:color="auto"/>
              <w:bottom w:val="single" w:sz="4" w:space="0" w:color="auto"/>
            </w:tcBorders>
            <w:shd w:val="clear" w:color="auto" w:fill="auto"/>
            <w:noWrap/>
            <w:vAlign w:val="center"/>
          </w:tcPr>
          <w:p w14:paraId="1D66D35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500×500m2</w:t>
            </w:r>
          </w:p>
        </w:tc>
        <w:tc>
          <w:tcPr>
            <w:tcW w:w="1052" w:type="dxa"/>
            <w:tcBorders>
              <w:top w:val="single" w:sz="4" w:space="0" w:color="auto"/>
              <w:bottom w:val="single" w:sz="4" w:space="0" w:color="auto"/>
            </w:tcBorders>
            <w:shd w:val="clear" w:color="auto" w:fill="auto"/>
            <w:noWrap/>
            <w:vAlign w:val="center"/>
          </w:tcPr>
          <w:p w14:paraId="0CC78D5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0.10cm/pixel</w:t>
            </w:r>
          </w:p>
        </w:tc>
        <w:tc>
          <w:tcPr>
            <w:tcW w:w="639" w:type="dxa"/>
            <w:tcBorders>
              <w:top w:val="single" w:sz="4" w:space="0" w:color="auto"/>
              <w:bottom w:val="single" w:sz="4" w:space="0" w:color="auto"/>
            </w:tcBorders>
            <w:shd w:val="clear" w:color="auto" w:fill="auto"/>
            <w:noWrap/>
            <w:vAlign w:val="center"/>
          </w:tcPr>
          <w:p w14:paraId="5E856A4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2009 - 2013</w:t>
            </w:r>
          </w:p>
        </w:tc>
      </w:tr>
      <w:tr w:rsidR="005B4BFA" w:rsidRPr="008F601D" w14:paraId="4C4E695D" w14:textId="77777777" w:rsidTr="00135CC7">
        <w:trPr>
          <w:trHeight w:val="163"/>
          <w:jc w:val="center"/>
        </w:trPr>
        <w:tc>
          <w:tcPr>
            <w:tcW w:w="2070" w:type="dxa"/>
            <w:tcBorders>
              <w:top w:val="single" w:sz="4" w:space="0" w:color="auto"/>
              <w:bottom w:val="single" w:sz="4" w:space="0" w:color="auto"/>
            </w:tcBorders>
            <w:shd w:val="clear" w:color="auto" w:fill="auto"/>
            <w:vAlign w:val="center"/>
            <w:hideMark/>
          </w:tcPr>
          <w:p w14:paraId="1C19D7A7" w14:textId="0151A39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Freiburg Forest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&lt;EndNote&gt;&lt;Cite&gt;&lt;Author&gt;Valada&lt;/Author&gt;&lt;Year&gt;2017&lt;/Year&gt;&lt;RecNum&gt;219&lt;/RecNum&gt;&lt;DisplayText&gt;(Valada et al., 2017)&lt;/DisplayText&gt;&lt;record&gt;&lt;rec-number&gt;219&lt;/rec-number&gt;&lt;foreign-keys&gt;&lt;key app="EN" db-id="fspe090xm2sf0nef9aapp9tezvaxx5av9vr9" timestamp="1604388853"&gt;219&lt;/key&gt;&lt;/foreign-keys&gt;&lt;ref-type name="Book"&gt;6&lt;/ref-type&gt;&lt;contributors&gt;&lt;authors&gt;&lt;author&gt;Valada, Abhinav&lt;/author&gt;&lt;author&gt;Oliveira, Gabriel&lt;/author&gt;&lt;author&gt;Brox, Thomas&lt;/author&gt;&lt;author&gt;Burgard, Wolfram&lt;/author&gt;&lt;/authors&gt;&lt;/contributors&gt;&lt;titles&gt;&lt;title&gt;Deep Multispectral Semantic Scene Understanding of Forested Environments Using Multimodal Fusion&lt;/title&gt;&lt;/titles&gt;&lt;pages&gt;465-477&lt;/pages&gt;&lt;dates&gt;&lt;year&gt;2017&lt;/year&gt;&lt;/dates&gt;&lt;isbn&gt;978-3-319-50114-7&lt;/isbn&gt;&lt;urls&gt;&lt;/urls&gt;&lt;electronic-resource-num&gt;10.1007/978-3-319-50115-4_41&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(Valada et al., 2017)</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hideMark/>
          </w:tcPr>
          <w:p w14:paraId="2672D24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tcBorders>
              <w:top w:val="single" w:sz="4" w:space="0" w:color="auto"/>
              <w:bottom w:val="single" w:sz="4" w:space="0" w:color="auto"/>
            </w:tcBorders>
            <w:shd w:val="clear" w:color="auto" w:fill="auto"/>
            <w:noWrap/>
            <w:vAlign w:val="center"/>
            <w:hideMark/>
          </w:tcPr>
          <w:p w14:paraId="1DFA830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w:t>
            </w:r>
          </w:p>
        </w:tc>
        <w:tc>
          <w:tcPr>
            <w:tcW w:w="1350" w:type="dxa"/>
            <w:tcBorders>
              <w:top w:val="single" w:sz="4" w:space="0" w:color="auto"/>
              <w:bottom w:val="single" w:sz="4" w:space="0" w:color="auto"/>
            </w:tcBorders>
            <w:shd w:val="clear" w:color="auto" w:fill="auto"/>
            <w:noWrap/>
            <w:vAlign w:val="center"/>
            <w:hideMark/>
          </w:tcPr>
          <w:p w14:paraId="2E81801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230</w:t>
            </w:r>
          </w:p>
        </w:tc>
        <w:tc>
          <w:tcPr>
            <w:tcW w:w="1018" w:type="dxa"/>
            <w:tcBorders>
              <w:top w:val="single" w:sz="4" w:space="0" w:color="auto"/>
              <w:bottom w:val="single" w:sz="4" w:space="0" w:color="auto"/>
            </w:tcBorders>
            <w:shd w:val="clear" w:color="auto" w:fill="auto"/>
            <w:noWrap/>
            <w:vAlign w:val="center"/>
            <w:hideMark/>
          </w:tcPr>
          <w:p w14:paraId="391B659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
        </w:tc>
        <w:tc>
          <w:tcPr>
            <w:tcW w:w="1052" w:type="dxa"/>
            <w:tcBorders>
              <w:top w:val="single" w:sz="4" w:space="0" w:color="auto"/>
              <w:bottom w:val="single" w:sz="4" w:space="0" w:color="auto"/>
            </w:tcBorders>
            <w:shd w:val="clear" w:color="auto" w:fill="auto"/>
            <w:noWrap/>
            <w:vAlign w:val="center"/>
            <w:hideMark/>
          </w:tcPr>
          <w:p w14:paraId="6B163CE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136</w:t>
            </w:r>
          </w:p>
        </w:tc>
        <w:tc>
          <w:tcPr>
            <w:tcW w:w="639" w:type="dxa"/>
            <w:tcBorders>
              <w:top w:val="single" w:sz="4" w:space="0" w:color="auto"/>
              <w:bottom w:val="single" w:sz="4" w:space="0" w:color="auto"/>
            </w:tcBorders>
            <w:shd w:val="clear" w:color="auto" w:fill="auto"/>
            <w:noWrap/>
            <w:vAlign w:val="center"/>
            <w:hideMark/>
          </w:tcPr>
          <w:p w14:paraId="4F2A85D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5B4BFA" w:rsidRPr="008F601D" w14:paraId="4560E91D" w14:textId="77777777" w:rsidTr="00135CC7">
        <w:trPr>
          <w:trHeight w:val="246"/>
          <w:jc w:val="center"/>
        </w:trPr>
        <w:tc>
          <w:tcPr>
            <w:tcW w:w="2070" w:type="dxa"/>
            <w:tcBorders>
              <w:top w:val="single" w:sz="4" w:space="0" w:color="auto"/>
              <w:bottom w:val="single" w:sz="4" w:space="0" w:color="auto"/>
            </w:tcBorders>
            <w:shd w:val="clear" w:color="auto" w:fill="auto"/>
            <w:vAlign w:val="center"/>
          </w:tcPr>
          <w:p w14:paraId="772CEC60" w14:textId="207943C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University of Pavia</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&lt;EndNote&gt;&lt;Cite&gt;&lt;Author&gt;Graña&lt;/Author&gt;&lt;Year&gt;2013-2018&lt;/Year&gt;&lt;RecNum&gt;218&lt;/RecNum&gt;&lt;DisplayText&gt;(Graña et al., 2013-2018)&lt;/DisplayText&gt;&lt;record&gt;&lt;rec-number&gt;218&lt;/rec-number&gt;&lt;foreign-keys&gt;&lt;key app="EN" db-id="fspe090xm2sf0nef9aapp9tezvaxx5av9vr9" timestamp="1604388853"&gt;218&lt;/key&gt;&lt;/foreign-keys&gt;&lt;ref-type name="Dataset"&gt;59&lt;/ref-type&gt;&lt;contributors&gt;&lt;authors&gt;&lt;author&gt;M Graña&lt;/author&gt;&lt;author&gt;MA Veganzons&lt;/author&gt;&lt;author&gt;B Ayerdi&lt;/author&gt;&lt;/authors&gt;&lt;secondary-authors&gt;&lt;author&gt;Computation Intelligence group&lt;/author&gt;&lt;/secondary-authors&gt;&lt;/contributors&gt;&lt;titles&gt;&lt;title&gt;Hyperspectral Remote Sensing Scenes&lt;/title&gt;&lt;/titles&gt;&lt;dates&gt;&lt;year&gt;2013-2018&lt;/year&gt;&lt;/dates&gt;&lt;pub-location&gt;Faculty of Informatics of San Sebastián,  Donostia (Gipuzkoa - Spain)&lt;/pub-location&gt;&lt;urls&gt;&lt;related-urls&gt;&lt;url&gt;http://www.ehu.eus/ccwintco/index.php?title=Hyperspectral_Remote_Sensing_Scenes&lt;/url&gt;&lt;/related-urls&gt;&lt;/urls&gt;&lt;/record&gt;&lt;/Cite&gt;&lt;/EndNote&gt;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(Graña et al., 2013-2018)</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117505A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RS</w:t>
            </w:r>
          </w:p>
        </w:tc>
        <w:tc>
          <w:tcPr>
            <w:tcW w:w="810" w:type="dxa"/>
            <w:tcBorders>
              <w:top w:val="single" w:sz="4" w:space="0" w:color="auto"/>
              <w:bottom w:val="single" w:sz="4" w:space="0" w:color="auto"/>
            </w:tcBorders>
            <w:shd w:val="clear" w:color="auto" w:fill="auto"/>
            <w:noWrap/>
            <w:vAlign w:val="center"/>
          </w:tcPr>
          <w:p w14:paraId="51679FC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w:t>
            </w:r>
          </w:p>
        </w:tc>
        <w:tc>
          <w:tcPr>
            <w:tcW w:w="1350" w:type="dxa"/>
            <w:tcBorders>
              <w:top w:val="single" w:sz="4" w:space="0" w:color="auto"/>
              <w:bottom w:val="single" w:sz="4" w:space="0" w:color="auto"/>
            </w:tcBorders>
            <w:shd w:val="clear" w:color="auto" w:fill="auto"/>
            <w:noWrap/>
            <w:vAlign w:val="center"/>
          </w:tcPr>
          <w:p w14:paraId="0F697EA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42,761</w:t>
            </w:r>
          </w:p>
        </w:tc>
        <w:tc>
          <w:tcPr>
            <w:tcW w:w="1018" w:type="dxa"/>
            <w:tcBorders>
              <w:top w:val="single" w:sz="4" w:space="0" w:color="auto"/>
              <w:bottom w:val="single" w:sz="4" w:space="0" w:color="auto"/>
            </w:tcBorders>
            <w:shd w:val="clear" w:color="auto" w:fill="auto"/>
            <w:noWrap/>
            <w:vAlign w:val="center"/>
          </w:tcPr>
          <w:p w14:paraId="5D2C424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610 × 340 pixels</w:t>
            </w:r>
          </w:p>
        </w:tc>
        <w:tc>
          <w:tcPr>
            <w:tcW w:w="1052" w:type="dxa"/>
            <w:tcBorders>
              <w:top w:val="single" w:sz="4" w:space="0" w:color="auto"/>
              <w:bottom w:val="single" w:sz="4" w:space="0" w:color="auto"/>
            </w:tcBorders>
            <w:shd w:val="clear" w:color="auto" w:fill="auto"/>
            <w:noWrap/>
            <w:vAlign w:val="center"/>
          </w:tcPr>
          <w:p w14:paraId="05F687F1"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 / pixel</w:t>
            </w:r>
          </w:p>
        </w:tc>
        <w:tc>
          <w:tcPr>
            <w:tcW w:w="639" w:type="dxa"/>
            <w:tcBorders>
              <w:top w:val="single" w:sz="4" w:space="0" w:color="auto"/>
              <w:bottom w:val="single" w:sz="4" w:space="0" w:color="auto"/>
            </w:tcBorders>
            <w:shd w:val="clear" w:color="auto" w:fill="auto"/>
            <w:noWrap/>
            <w:vAlign w:val="center"/>
          </w:tcPr>
          <w:p w14:paraId="5DC9D13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2001</w:t>
            </w:r>
          </w:p>
        </w:tc>
      </w:tr>
      <w:tr w:rsidR="005B4BFA" w:rsidRPr="008F601D" w14:paraId="7577F7AC"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7BBFFF9A"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DLR’s Aerial Crowd Dataset</w:t>
            </w:r>
            <w:r>
              <w:rPr>
                <w:rFonts w:ascii="Times New Roman" w:eastAsia="SimSun" w:hAnsi="Times New Roman"/>
                <w:snapToGrid/>
                <w:color w:val="auto"/>
                <w:kern w:val="2"/>
                <w:lang w:eastAsia="zh-CN" w:bidi="ar-SA"/>
              </w:rPr>
              <w:t xml:space="preserve"> </w:t>
            </w:r>
          </w:p>
          <w:p w14:paraId="31DBE28A" w14:textId="2491784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&lt;EndNote&gt;&lt;Cite&gt;&lt;Author&gt;Bahmanyar&lt;/Author&gt;&lt;Year&gt;2019&lt;/Year&gt;&lt;RecNum&gt;517&lt;/RecNum&gt;&lt;DisplayText&gt;(Bahmanyar et al., 2019)&lt;/DisplayText&gt;&lt;record&gt;&lt;rec-number&gt;517&lt;/rec-number&gt;&lt;foreign-keys&gt;&lt;key app="EN" db-id="9tzztt9fztrewoefrsoxzf5nddss0awxvzs0" timestamp="1603720353"&gt;517&lt;/key&gt;&lt;/foreign-keys&gt;&lt;ref-type name="Book"&gt;6&lt;/ref-type&gt;&lt;contributors&gt;&lt;authors&gt;&lt;author&gt;Bahmanyar, Reza&lt;/author&gt;&lt;author&gt;Vig, Eleonora&lt;/author&gt;&lt;author&gt;Reinartz, Peter&lt;/author&gt;&lt;/authors&gt;&lt;/contributors&gt;&lt;titles&gt;&lt;title&gt;MRCNet: Crowd Counting and Density Map Estimation in Aerial and Ground Imagery&lt;/title&gt;&lt;/titles&gt;&lt;dates&gt;&lt;year&gt;2019&lt;/year&gt;&lt;/dates&gt;&lt;urls&gt;&lt;/urls&gt;&lt;/record&gt;&lt;/Cite&gt;&lt;/EndNote&gt;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(Bahmanyar et al., 2019)</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5B8E9C4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Crowd counting and density estimation.</w:t>
            </w:r>
          </w:p>
        </w:tc>
        <w:tc>
          <w:tcPr>
            <w:tcW w:w="810" w:type="dxa"/>
            <w:tcBorders>
              <w:top w:val="single" w:sz="4" w:space="0" w:color="auto"/>
              <w:bottom w:val="single" w:sz="4" w:space="0" w:color="auto"/>
            </w:tcBorders>
            <w:shd w:val="clear" w:color="auto" w:fill="auto"/>
            <w:noWrap/>
            <w:vAlign w:val="center"/>
          </w:tcPr>
          <w:p w14:paraId="090E28F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350" w:type="dxa"/>
            <w:tcBorders>
              <w:top w:val="single" w:sz="4" w:space="0" w:color="auto"/>
              <w:bottom w:val="single" w:sz="4" w:space="0" w:color="auto"/>
            </w:tcBorders>
            <w:shd w:val="clear" w:color="auto" w:fill="auto"/>
            <w:noWrap/>
            <w:vAlign w:val="center"/>
          </w:tcPr>
          <w:p w14:paraId="7F461EA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226,291</w:t>
            </w:r>
          </w:p>
        </w:tc>
        <w:tc>
          <w:tcPr>
            <w:tcW w:w="1018" w:type="dxa"/>
            <w:tcBorders>
              <w:top w:val="single" w:sz="4" w:space="0" w:color="auto"/>
              <w:bottom w:val="single" w:sz="4" w:space="0" w:color="auto"/>
            </w:tcBorders>
            <w:shd w:val="clear" w:color="auto" w:fill="auto"/>
            <w:noWrap/>
            <w:vAlign w:val="center"/>
          </w:tcPr>
          <w:p w14:paraId="40141E0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52" w:type="dxa"/>
            <w:tcBorders>
              <w:top w:val="single" w:sz="4" w:space="0" w:color="auto"/>
              <w:bottom w:val="single" w:sz="4" w:space="0" w:color="auto"/>
            </w:tcBorders>
            <w:shd w:val="clear" w:color="auto" w:fill="auto"/>
            <w:noWrap/>
            <w:vAlign w:val="center"/>
          </w:tcPr>
          <w:p w14:paraId="5ED1C9F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4.5 – 15 cm</w:t>
            </w:r>
          </w:p>
        </w:tc>
        <w:tc>
          <w:tcPr>
            <w:tcW w:w="639" w:type="dxa"/>
            <w:tcBorders>
              <w:top w:val="single" w:sz="4" w:space="0" w:color="auto"/>
              <w:bottom w:val="single" w:sz="4" w:space="0" w:color="auto"/>
            </w:tcBorders>
            <w:shd w:val="clear" w:color="auto" w:fill="auto"/>
            <w:noWrap/>
            <w:vAlign w:val="center"/>
          </w:tcPr>
          <w:p w14:paraId="313CE7A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5B4BFA" w:rsidRPr="008F601D" w14:paraId="7919E9D7" w14:textId="77777777" w:rsidTr="00135CC7">
        <w:trPr>
          <w:trHeight w:val="163"/>
          <w:jc w:val="center"/>
        </w:trPr>
        <w:tc>
          <w:tcPr>
            <w:tcW w:w="2070" w:type="dxa"/>
            <w:tcBorders>
              <w:top w:val="single" w:sz="4" w:space="0" w:color="auto"/>
              <w:bottom w:val="single" w:sz="12" w:space="0" w:color="auto"/>
            </w:tcBorders>
            <w:shd w:val="clear" w:color="auto" w:fill="auto"/>
            <w:vAlign w:val="center"/>
          </w:tcPr>
          <w:p w14:paraId="16658164" w14:textId="0AA336AC"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NWPU-RESISC45</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fldData xml:space="preserve">PEVuZE5vdGU+PENpdGU+PEF1dGhvcj5DaGVuZzwvQXV0aG9yPjxZZWFyPjIwMTc8L1llYXI+PFJl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</w:fldData>
              </w:fldChar>
            </w:r>
            <w:r w:rsidRPr="008F601D">
              <w:rPr>
                <w:rFonts w:ascii="Times New Roman" w:eastAsia="SimSun" w:hAnsi="Times New Roman"/>
                <w:snapToGrid/>
                <w:color w:val="auto"/>
                <w:kern w:val="2"/>
                <w:lang w:eastAsia="zh-CN" w:bidi="ar-SA"/>
              </w:rPr>
              <w:instrText xml:space="preserve"> ADDIN EN.CITE </w:instrText>
            </w:r>
            <w:r w:rsidRPr="00065018">
              <w:rPr>
                <w:rFonts w:ascii="Times New Roman" w:eastAsia="SimSun" w:hAnsi="Times New Roman"/>
                <w:snapToGrid/>
                <w:color w:val="auto"/>
                <w:kern w:val="2"/>
                <w:lang w:eastAsia="zh-CN" w:bidi="ar-SA"/>
              </w:rPr>
              <w:fldChar w:fldCharType="begin">
                <w:fldData xml:space="preserve">PEVuZE5vdGU+PENpdGU+PEF1dGhvcj5DaGVuZzwvQXV0aG9yPjxZZWFyPjIwMTc8L1llYXI+PFJl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</w:fldData>
              </w:fldChar>
            </w:r>
            <w:r w:rsidRPr="008F601D">
              <w:rPr>
                <w:rFonts w:ascii="Times New Roman" w:eastAsia="SimSun" w:hAnsi="Times New Roman"/>
                <w:snapToGrid/>
                <w:color w:val="auto"/>
                <w:kern w:val="2"/>
                <w:lang w:eastAsia="zh-CN" w:bidi="ar-SA"/>
              </w:rPr>
              <w:instrText xml:space="preserve"> ADDIN EN.CITE.DATA </w:instrText>
            </w:r>
            <w:r w:rsidRPr="00065018">
              <w:rPr>
                <w:rFonts w:ascii="Times New Roman" w:eastAsia="SimSun" w:hAnsi="Times New Roman"/>
                <w:snapToGrid/>
                <w:color w:val="auto"/>
                <w:kern w:val="2"/>
                <w:lang w:eastAsia="zh-CN" w:bidi="ar-SA"/>
              </w:rPr>
            </w:r>
            <w:r w:rsidRPr="00065018">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(Cheng et al., 2017)</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12" w:space="0" w:color="auto"/>
            </w:tcBorders>
            <w:shd w:val="clear" w:color="auto" w:fill="auto"/>
            <w:vAlign w:val="center"/>
          </w:tcPr>
          <w:p w14:paraId="4F218F3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Scene Classification</w:t>
            </w:r>
          </w:p>
        </w:tc>
        <w:tc>
          <w:tcPr>
            <w:tcW w:w="810" w:type="dxa"/>
            <w:tcBorders>
              <w:top w:val="single" w:sz="4" w:space="0" w:color="auto"/>
              <w:bottom w:val="single" w:sz="12" w:space="0" w:color="auto"/>
            </w:tcBorders>
            <w:shd w:val="clear" w:color="auto" w:fill="auto"/>
            <w:noWrap/>
            <w:vAlign w:val="center"/>
          </w:tcPr>
          <w:p w14:paraId="557F885E"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45</w:t>
            </w:r>
          </w:p>
        </w:tc>
        <w:tc>
          <w:tcPr>
            <w:tcW w:w="1350" w:type="dxa"/>
            <w:tcBorders>
              <w:top w:val="single" w:sz="4" w:space="0" w:color="auto"/>
              <w:bottom w:val="single" w:sz="12" w:space="0" w:color="auto"/>
            </w:tcBorders>
            <w:shd w:val="clear" w:color="auto" w:fill="auto"/>
            <w:noWrap/>
            <w:vAlign w:val="center"/>
          </w:tcPr>
          <w:p w14:paraId="189F6D1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31,500</w:t>
            </w:r>
          </w:p>
        </w:tc>
        <w:tc>
          <w:tcPr>
            <w:tcW w:w="1018" w:type="dxa"/>
            <w:tcBorders>
              <w:top w:val="single" w:sz="4" w:space="0" w:color="auto"/>
              <w:bottom w:val="single" w:sz="12" w:space="0" w:color="auto"/>
            </w:tcBorders>
            <w:shd w:val="clear" w:color="auto" w:fill="auto"/>
            <w:noWrap/>
            <w:vAlign w:val="center"/>
          </w:tcPr>
          <w:p w14:paraId="3729F21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256×256</w:t>
            </w:r>
          </w:p>
        </w:tc>
        <w:tc>
          <w:tcPr>
            <w:tcW w:w="1052" w:type="dxa"/>
            <w:tcBorders>
              <w:top w:val="single" w:sz="4" w:space="0" w:color="auto"/>
              <w:bottom w:val="single" w:sz="12" w:space="0" w:color="auto"/>
            </w:tcBorders>
            <w:shd w:val="clear" w:color="auto" w:fill="auto"/>
            <w:noWrap/>
            <w:vAlign w:val="center"/>
          </w:tcPr>
          <w:p w14:paraId="5F3A10A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~30 to 0.2</w:t>
            </w:r>
          </w:p>
        </w:tc>
        <w:tc>
          <w:tcPr>
            <w:tcW w:w="639" w:type="dxa"/>
            <w:tcBorders>
              <w:top w:val="single" w:sz="4" w:space="0" w:color="auto"/>
              <w:bottom w:val="single" w:sz="12" w:space="0" w:color="auto"/>
            </w:tcBorders>
            <w:shd w:val="clear" w:color="auto" w:fill="auto"/>
            <w:noWrap/>
            <w:vAlign w:val="center"/>
          </w:tcPr>
          <w:p w14:paraId="519EF4B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5B4BFA" w:rsidRPr="008F601D" w14:paraId="7FB0FF8E"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1660ED97"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xView</w:t>
            </w:r>
            <w:proofErr w:type="spellEnd"/>
            <w:r w:rsidRPr="008F601D">
              <w:rPr>
                <w:rFonts w:ascii="Times New Roman" w:eastAsia="SimSun" w:hAnsi="Times New Roman"/>
                <w:snapToGrid/>
                <w:color w:val="auto"/>
                <w:kern w:val="2"/>
                <w:lang w:eastAsia="zh-CN" w:bidi="ar-SA"/>
              </w:rPr>
              <w:t xml:space="preserve"> Dataset</w:t>
            </w:r>
            <w:r>
              <w:rPr>
                <w:rFonts w:ascii="Times New Roman" w:eastAsia="SimSun" w:hAnsi="Times New Roman"/>
                <w:snapToGrid/>
                <w:color w:val="auto"/>
                <w:kern w:val="2"/>
                <w:lang w:eastAsia="zh-CN" w:bidi="ar-SA"/>
              </w:rPr>
              <w:t xml:space="preserve"> </w:t>
            </w:r>
          </w:p>
          <w:p w14:paraId="722CDB82" w14:textId="1DF68BE1"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&lt;EndNote&gt;&lt;Cite&gt;&lt;Author&gt;Lam&lt;/Author&gt;&lt;Year&gt;2018&lt;/Year&gt;&lt;RecNum&gt;259&lt;/RecNum&gt;&lt;DisplayText&gt;(Lam et al., 2018)&lt;/DisplayText&gt;&lt;record&gt;&lt;rec-number&gt;259&lt;/rec-number&gt;&lt;foreign-keys&gt;&lt;key app="EN" db-id="9tzztt9fztrewoefrsoxzf5nddss0awxvzs0" timestamp="1603685287"&gt;259&lt;/key&gt;&lt;/foreign-keys&gt;&lt;ref-type name="Journal Article"&gt;17&lt;/ref-type&gt;&lt;contributors&gt;&lt;authors&gt;&lt;author&gt;Lam, Darius&lt;/author&gt;&lt;author&gt;Kuzma, R.&lt;/author&gt;&lt;author&gt;McGee, K.&lt;/author&gt;&lt;author&gt;Dooley, S.&lt;/author&gt;&lt;author&gt;Laielli, Michael&lt;/author&gt;&lt;author&gt;Klaric, M.&lt;/author&gt;&lt;author&gt;Bulatov, Yaroslav&lt;/author&gt;&lt;author&gt;McCord, Brendan %J ArXiv&lt;/author&gt;&lt;/authors&gt;&lt;/contributors&gt;&lt;titles&gt;&lt;title&gt;xView: Objects in Context in Overhead Imagery&lt;/title&gt;&lt;/titles&gt;&lt;volume&gt;abs/1802.07856&lt;/volume&gt;&lt;dates&gt;&lt;year&gt;2018&lt;/year&gt;&lt;/dates&gt;&lt;urls&gt;&lt;/urls&gt;&lt;/record&gt;&lt;/Cite&gt;&lt;/EndNote&gt;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(Lam et al., 2018)</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3DEDF48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Object detection</w:t>
            </w:r>
          </w:p>
        </w:tc>
        <w:tc>
          <w:tcPr>
            <w:tcW w:w="810" w:type="dxa"/>
            <w:tcBorders>
              <w:top w:val="single" w:sz="4" w:space="0" w:color="auto"/>
              <w:bottom w:val="single" w:sz="4" w:space="0" w:color="auto"/>
            </w:tcBorders>
            <w:shd w:val="clear" w:color="auto" w:fill="auto"/>
            <w:noWrap/>
            <w:vAlign w:val="center"/>
          </w:tcPr>
          <w:p w14:paraId="6CCB957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60</w:t>
            </w:r>
          </w:p>
        </w:tc>
        <w:tc>
          <w:tcPr>
            <w:tcW w:w="1350" w:type="dxa"/>
            <w:tcBorders>
              <w:top w:val="single" w:sz="4" w:space="0" w:color="auto"/>
              <w:bottom w:val="single" w:sz="4" w:space="0" w:color="auto"/>
            </w:tcBorders>
            <w:shd w:val="clear" w:color="auto" w:fill="auto"/>
            <w:noWrap/>
            <w:vAlign w:val="center"/>
          </w:tcPr>
          <w:p w14:paraId="59320B0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1,000,000</w:t>
            </w:r>
          </w:p>
        </w:tc>
        <w:tc>
          <w:tcPr>
            <w:tcW w:w="1018" w:type="dxa"/>
            <w:tcBorders>
              <w:top w:val="single" w:sz="4" w:space="0" w:color="auto"/>
              <w:bottom w:val="single" w:sz="4" w:space="0" w:color="auto"/>
            </w:tcBorders>
            <w:shd w:val="clear" w:color="auto" w:fill="auto"/>
            <w:noWrap/>
            <w:vAlign w:val="center"/>
          </w:tcPr>
          <w:p w14:paraId="6FDE4E9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1,400km2</w:t>
            </w:r>
          </w:p>
        </w:tc>
        <w:tc>
          <w:tcPr>
            <w:tcW w:w="1052" w:type="dxa"/>
            <w:tcBorders>
              <w:top w:val="single" w:sz="4" w:space="0" w:color="auto"/>
              <w:bottom w:val="single" w:sz="4" w:space="0" w:color="auto"/>
            </w:tcBorders>
            <w:shd w:val="clear" w:color="auto" w:fill="auto"/>
            <w:noWrap/>
            <w:vAlign w:val="center"/>
          </w:tcPr>
          <w:p w14:paraId="3E797CB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639" w:type="dxa"/>
            <w:tcBorders>
              <w:top w:val="single" w:sz="4" w:space="0" w:color="auto"/>
              <w:bottom w:val="single" w:sz="4" w:space="0" w:color="auto"/>
            </w:tcBorders>
            <w:shd w:val="clear" w:color="auto" w:fill="auto"/>
            <w:noWrap/>
            <w:vAlign w:val="center"/>
          </w:tcPr>
          <w:p w14:paraId="55B1BF7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5B4BFA" w:rsidRPr="008F601D" w14:paraId="61DB195B" w14:textId="77777777" w:rsidTr="00135CC7">
        <w:trPr>
          <w:trHeight w:val="163"/>
          <w:jc w:val="center"/>
        </w:trPr>
        <w:tc>
          <w:tcPr>
            <w:tcW w:w="2070" w:type="dxa"/>
            <w:vMerge w:val="restart"/>
            <w:tcBorders>
              <w:top w:val="single" w:sz="4" w:space="0" w:color="auto"/>
            </w:tcBorders>
            <w:shd w:val="clear" w:color="auto" w:fill="auto"/>
            <w:vAlign w:val="center"/>
          </w:tcPr>
          <w:p w14:paraId="473AF0A2"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Deep Globe</w:t>
            </w:r>
            <w:r>
              <w:rPr>
                <w:rFonts w:ascii="Times New Roman" w:eastAsia="SimSun" w:hAnsi="Times New Roman"/>
                <w:snapToGrid/>
                <w:color w:val="auto"/>
                <w:kern w:val="2"/>
                <w:lang w:eastAsia="zh-CN" w:bidi="ar-SA"/>
              </w:rPr>
              <w:t xml:space="preserve"> </w:t>
            </w:r>
          </w:p>
          <w:p w14:paraId="4448D9C8" w14:textId="5B618512"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E710FE">
              <w:rPr>
                <w:rFonts w:ascii="Times New Roman" w:eastAsia="SimSun" w:hAnsi="Times New Roman"/>
                <w:snapToGrid/>
                <w:color w:val="auto"/>
                <w:kern w:val="2"/>
                <w:lang w:eastAsia="zh-CN" w:bidi="ar-SA"/>
              </w:rPr>
              <w:instrText xml:space="preserve"> ADDIN EN.CITE &lt;EndNote&gt;&lt;Cite&gt;&lt;Author&gt;Demir&lt;/Author&gt;&lt;Year&gt;2018&lt;/Year&gt;&lt;RecNum&gt;260&lt;/RecNum&gt;&lt;DisplayText&gt;(Demir et al., 2018)&lt;/DisplayText&gt;&lt;record&gt;&lt;rec-number&gt;260&lt;/rec-number&gt;&lt;foreign-keys&gt;&lt;key app="EN" db-id="9tzztt9fztrewoefrsoxzf5nddss0awxvzs0" timestamp="1603690485"&gt;260&lt;/key&gt;&lt;/foreign-keys&gt;&lt;ref-type name="Journal Article"&gt;17&lt;/ref-type&gt;&lt;contributors&gt;&lt;authors&gt;&lt;author&gt;Demir, Ilke&lt;/author&gt;&lt;author&gt;Koperski, K.&lt;/author&gt;&lt;author&gt;Lindenbaum, David&lt;/author&gt;&lt;author&gt;Pang, Guan&lt;/author&gt;&lt;author&gt;Huang, Jing&lt;/author&gt;&lt;author&gt;Basu, Saikat&lt;/author&gt;&lt;author&gt;Hughes, Forest&lt;/author&gt;&lt;author&gt;Tuia, D.&lt;/author&gt;&lt;author&gt;Raskar, R. %J IEEE/CVF Conference on Computer Vision&lt;/author&gt;&lt;author&gt;Pattern Recognition Workshops&lt;/author&gt;&lt;/authors&gt;&lt;/contributors&gt;&lt;titles&gt;&lt;title&gt;DeepGlobe 2018: A Challenge to Parse the Earth through Satellite Images&lt;/title&gt;&lt;/titles&gt;&lt;pages&gt;172-17209&lt;/pages&gt;&lt;dates&gt;&lt;year&gt;2018&lt;/year&gt;&lt;/dates&gt;&lt;urls&gt;&lt;/urls&gt;&lt;/record&gt;&lt;/Cite&gt;&lt;/EndNote&gt;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(Demir et al., 2018)</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39D7966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Road extraction</w:t>
            </w:r>
          </w:p>
        </w:tc>
        <w:tc>
          <w:tcPr>
            <w:tcW w:w="810" w:type="dxa"/>
            <w:tcBorders>
              <w:top w:val="single" w:sz="4" w:space="0" w:color="auto"/>
              <w:bottom w:val="single" w:sz="4" w:space="0" w:color="auto"/>
            </w:tcBorders>
            <w:shd w:val="clear" w:color="auto" w:fill="auto"/>
            <w:noWrap/>
            <w:vAlign w:val="center"/>
          </w:tcPr>
          <w:p w14:paraId="1EB2224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w:t>
            </w:r>
          </w:p>
        </w:tc>
        <w:tc>
          <w:tcPr>
            <w:tcW w:w="1350" w:type="dxa"/>
            <w:tcBorders>
              <w:top w:val="single" w:sz="4" w:space="0" w:color="auto"/>
              <w:bottom w:val="single" w:sz="4" w:space="0" w:color="auto"/>
            </w:tcBorders>
            <w:shd w:val="clear" w:color="auto" w:fill="auto"/>
            <w:noWrap/>
            <w:vAlign w:val="center"/>
          </w:tcPr>
          <w:p w14:paraId="32DA838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6,226</w:t>
            </w:r>
          </w:p>
        </w:tc>
        <w:tc>
          <w:tcPr>
            <w:tcW w:w="1018" w:type="dxa"/>
            <w:tcBorders>
              <w:top w:val="single" w:sz="4" w:space="0" w:color="auto"/>
              <w:bottom w:val="single" w:sz="4" w:space="0" w:color="auto"/>
            </w:tcBorders>
            <w:shd w:val="clear" w:color="auto" w:fill="auto"/>
            <w:noWrap/>
            <w:vAlign w:val="center"/>
          </w:tcPr>
          <w:p w14:paraId="03F44ADB"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19,584×19,584 pixels</w:t>
            </w:r>
          </w:p>
        </w:tc>
        <w:tc>
          <w:tcPr>
            <w:tcW w:w="1052" w:type="dxa"/>
            <w:tcBorders>
              <w:top w:val="single" w:sz="4" w:space="0" w:color="auto"/>
              <w:bottom w:val="single" w:sz="4" w:space="0" w:color="auto"/>
            </w:tcBorders>
            <w:shd w:val="clear" w:color="auto" w:fill="auto"/>
            <w:noWrap/>
            <w:vAlign w:val="center"/>
          </w:tcPr>
          <w:p w14:paraId="4DE8564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 cm/pixel</w:t>
            </w:r>
          </w:p>
        </w:tc>
        <w:tc>
          <w:tcPr>
            <w:tcW w:w="639" w:type="dxa"/>
            <w:vMerge w:val="restart"/>
            <w:tcBorders>
              <w:top w:val="single" w:sz="4" w:space="0" w:color="auto"/>
            </w:tcBorders>
            <w:shd w:val="clear" w:color="auto" w:fill="auto"/>
            <w:noWrap/>
            <w:vAlign w:val="center"/>
          </w:tcPr>
          <w:p w14:paraId="6541B2E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5B4BFA" w:rsidRPr="008F601D" w14:paraId="4F2859DB" w14:textId="77777777" w:rsidTr="00135CC7">
        <w:trPr>
          <w:trHeight w:val="163"/>
          <w:jc w:val="center"/>
        </w:trPr>
        <w:tc>
          <w:tcPr>
            <w:tcW w:w="2070" w:type="dxa"/>
            <w:vMerge/>
            <w:shd w:val="clear" w:color="auto" w:fill="auto"/>
            <w:vAlign w:val="center"/>
          </w:tcPr>
          <w:p w14:paraId="2D68996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260" w:type="dxa"/>
            <w:tcBorders>
              <w:top w:val="single" w:sz="4" w:space="0" w:color="auto"/>
              <w:bottom w:val="single" w:sz="4" w:space="0" w:color="auto"/>
            </w:tcBorders>
            <w:shd w:val="clear" w:color="auto" w:fill="auto"/>
            <w:vAlign w:val="center"/>
          </w:tcPr>
          <w:p w14:paraId="20D1694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Building detection</w:t>
            </w:r>
          </w:p>
        </w:tc>
        <w:tc>
          <w:tcPr>
            <w:tcW w:w="810" w:type="dxa"/>
            <w:tcBorders>
              <w:top w:val="single" w:sz="4" w:space="0" w:color="auto"/>
              <w:bottom w:val="single" w:sz="4" w:space="0" w:color="auto"/>
            </w:tcBorders>
            <w:shd w:val="clear" w:color="auto" w:fill="auto"/>
            <w:noWrap/>
            <w:vAlign w:val="center"/>
          </w:tcPr>
          <w:p w14:paraId="1CC1458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w:t>
            </w:r>
          </w:p>
        </w:tc>
        <w:tc>
          <w:tcPr>
            <w:tcW w:w="1350" w:type="dxa"/>
            <w:tcBorders>
              <w:top w:val="single" w:sz="4" w:space="0" w:color="auto"/>
              <w:bottom w:val="single" w:sz="4" w:space="0" w:color="auto"/>
            </w:tcBorders>
            <w:shd w:val="clear" w:color="auto" w:fill="auto"/>
            <w:noWrap/>
            <w:vAlign w:val="center"/>
          </w:tcPr>
          <w:p w14:paraId="3D95195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10,146</w:t>
            </w:r>
          </w:p>
        </w:tc>
        <w:tc>
          <w:tcPr>
            <w:tcW w:w="1018" w:type="dxa"/>
            <w:tcBorders>
              <w:top w:val="single" w:sz="4" w:space="0" w:color="auto"/>
              <w:bottom w:val="single" w:sz="4" w:space="0" w:color="auto"/>
            </w:tcBorders>
            <w:shd w:val="clear" w:color="auto" w:fill="auto"/>
            <w:noWrap/>
            <w:vAlign w:val="center"/>
          </w:tcPr>
          <w:p w14:paraId="1BFB166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20,448× 20,448 pixels</w:t>
            </w:r>
          </w:p>
        </w:tc>
        <w:tc>
          <w:tcPr>
            <w:tcW w:w="1052" w:type="dxa"/>
            <w:tcBorders>
              <w:top w:val="single" w:sz="4" w:space="0" w:color="auto"/>
              <w:bottom w:val="single" w:sz="4" w:space="0" w:color="auto"/>
            </w:tcBorders>
            <w:shd w:val="clear" w:color="auto" w:fill="auto"/>
            <w:noWrap/>
            <w:vAlign w:val="center"/>
          </w:tcPr>
          <w:p w14:paraId="0A961195"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 cm/pixel</w:t>
            </w:r>
          </w:p>
        </w:tc>
        <w:tc>
          <w:tcPr>
            <w:tcW w:w="639" w:type="dxa"/>
            <w:vMerge/>
            <w:shd w:val="clear" w:color="auto" w:fill="auto"/>
            <w:noWrap/>
            <w:vAlign w:val="center"/>
          </w:tcPr>
          <w:p w14:paraId="3A2D372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r>
      <w:tr w:rsidR="005B4BFA" w:rsidRPr="008F601D" w14:paraId="33317157" w14:textId="77777777" w:rsidTr="00135CC7">
        <w:trPr>
          <w:trHeight w:val="163"/>
          <w:jc w:val="center"/>
        </w:trPr>
        <w:tc>
          <w:tcPr>
            <w:tcW w:w="2070" w:type="dxa"/>
            <w:vMerge/>
            <w:tcBorders>
              <w:bottom w:val="single" w:sz="4" w:space="0" w:color="auto"/>
            </w:tcBorders>
            <w:shd w:val="clear" w:color="auto" w:fill="auto"/>
            <w:vAlign w:val="center"/>
          </w:tcPr>
          <w:p w14:paraId="5A0C0198"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260" w:type="dxa"/>
            <w:tcBorders>
              <w:top w:val="single" w:sz="4" w:space="0" w:color="auto"/>
              <w:bottom w:val="single" w:sz="4" w:space="0" w:color="auto"/>
            </w:tcBorders>
            <w:shd w:val="clear" w:color="auto" w:fill="auto"/>
            <w:vAlign w:val="center"/>
          </w:tcPr>
          <w:p w14:paraId="19A618A9"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 classification</w:t>
            </w:r>
          </w:p>
        </w:tc>
        <w:tc>
          <w:tcPr>
            <w:tcW w:w="810" w:type="dxa"/>
            <w:tcBorders>
              <w:top w:val="single" w:sz="4" w:space="0" w:color="auto"/>
              <w:bottom w:val="single" w:sz="4" w:space="0" w:color="auto"/>
            </w:tcBorders>
            <w:shd w:val="clear" w:color="auto" w:fill="auto"/>
            <w:noWrap/>
            <w:vAlign w:val="center"/>
          </w:tcPr>
          <w:p w14:paraId="140CC93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w:t>
            </w:r>
          </w:p>
        </w:tc>
        <w:tc>
          <w:tcPr>
            <w:tcW w:w="1350" w:type="dxa"/>
            <w:tcBorders>
              <w:top w:val="single" w:sz="4" w:space="0" w:color="auto"/>
              <w:bottom w:val="single" w:sz="4" w:space="0" w:color="auto"/>
            </w:tcBorders>
            <w:shd w:val="clear" w:color="auto" w:fill="auto"/>
            <w:noWrap/>
            <w:vAlign w:val="center"/>
          </w:tcPr>
          <w:p w14:paraId="498FF0D6"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1,014</w:t>
            </w:r>
          </w:p>
        </w:tc>
        <w:tc>
          <w:tcPr>
            <w:tcW w:w="1018" w:type="dxa"/>
            <w:tcBorders>
              <w:top w:val="single" w:sz="4" w:space="0" w:color="auto"/>
              <w:bottom w:val="single" w:sz="4" w:space="0" w:color="auto"/>
            </w:tcBorders>
            <w:shd w:val="clear" w:color="auto" w:fill="auto"/>
            <w:noWrap/>
            <w:vAlign w:val="center"/>
          </w:tcPr>
          <w:p w14:paraId="321721E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20,448× 20,448 pixels</w:t>
            </w:r>
          </w:p>
        </w:tc>
        <w:tc>
          <w:tcPr>
            <w:tcW w:w="1052" w:type="dxa"/>
            <w:tcBorders>
              <w:top w:val="single" w:sz="4" w:space="0" w:color="auto"/>
              <w:bottom w:val="single" w:sz="4" w:space="0" w:color="auto"/>
            </w:tcBorders>
            <w:shd w:val="clear" w:color="auto" w:fill="auto"/>
            <w:noWrap/>
            <w:vAlign w:val="center"/>
          </w:tcPr>
          <w:p w14:paraId="3C7B69F0"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 cm/pixel</w:t>
            </w:r>
          </w:p>
        </w:tc>
        <w:tc>
          <w:tcPr>
            <w:tcW w:w="639" w:type="dxa"/>
            <w:vMerge/>
            <w:tcBorders>
              <w:bottom w:val="single" w:sz="4" w:space="0" w:color="auto"/>
            </w:tcBorders>
            <w:shd w:val="clear" w:color="auto" w:fill="auto"/>
            <w:noWrap/>
            <w:vAlign w:val="center"/>
          </w:tcPr>
          <w:p w14:paraId="659BF4AD"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r>
      <w:tr w:rsidR="00F14F40" w:rsidRPr="008F601D" w14:paraId="56313FA7" w14:textId="77777777" w:rsidTr="00135CC7">
        <w:trPr>
          <w:trHeight w:val="163"/>
          <w:jc w:val="center"/>
        </w:trPr>
        <w:tc>
          <w:tcPr>
            <w:tcW w:w="2070" w:type="dxa"/>
            <w:vMerge w:val="restart"/>
            <w:tcBorders>
              <w:top w:val="single" w:sz="4" w:space="0" w:color="auto"/>
            </w:tcBorders>
            <w:shd w:val="clear" w:color="auto" w:fill="auto"/>
            <w:vAlign w:val="center"/>
          </w:tcPr>
          <w:p w14:paraId="59A8D8C6" w14:textId="77777777" w:rsidR="00BD1240" w:rsidRDefault="00F14F40"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Mnih</w:t>
            </w:r>
            <w:proofErr w:type="spellEnd"/>
            <w:r w:rsidRPr="008F601D">
              <w:rPr>
                <w:rFonts w:ascii="Times New Roman" w:eastAsia="SimSun" w:hAnsi="Times New Roman"/>
                <w:snapToGrid/>
                <w:color w:val="auto"/>
                <w:kern w:val="2"/>
                <w:lang w:eastAsia="zh-CN" w:bidi="ar-SA"/>
              </w:rPr>
              <w:t xml:space="preserve"> dataset</w:t>
            </w:r>
            <w:r>
              <w:rPr>
                <w:rFonts w:ascii="Times New Roman" w:eastAsia="SimSun" w:hAnsi="Times New Roman"/>
                <w:snapToGrid/>
                <w:color w:val="auto"/>
                <w:kern w:val="2"/>
                <w:lang w:eastAsia="zh-CN" w:bidi="ar-SA"/>
              </w:rPr>
              <w:t xml:space="preserve"> </w:t>
            </w:r>
          </w:p>
          <w:p w14:paraId="0AD5DE17" w14:textId="722A3E6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&lt;EndNote&gt;&lt;Cite&gt;&lt;Author&gt;Mnih&lt;/Author&gt;&lt;Year&gt;2013&lt;/Year&gt;&lt;RecNum&gt;744&lt;/RecNum&gt;&lt;DisplayText&gt;(Mnih, 2013)&lt;/DisplayText&gt;&lt;record&gt;&lt;rec-number&gt;744&lt;/rec-number&gt;&lt;foreign-keys&gt;&lt;key app="EN" db-id="9tzztt9fztrewoefrsoxzf5nddss0awxvzs0" timestamp="1603781610"&gt;744&lt;/key&gt;&lt;/foreign-keys&gt;&lt;ref-type name="Thesis"&gt;32&lt;/ref-type&gt;&lt;contributors&gt;&lt;authors&gt;&lt;author&gt;V. Mnih&lt;/author&gt;&lt;/authors&gt;&lt;/contributors&gt;&lt;titles&gt;&lt;title&gt;Machine Learning for Aerial Image Labeling&lt;/title&gt;&lt;/titles&gt;&lt;volume&gt;PhD  &lt;/volume&gt;&lt;dates&gt;&lt;year&gt;2013&lt;/year&gt;&lt;/dates&gt;&lt;publisher&gt;University of Toronto&lt;/publisher&gt;&lt;urls&gt;&lt;/urls&gt;&lt;/record&gt;&lt;/Cite&gt;&lt;/EndNote&gt;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(Mnih, 2013)</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49B5D6C5"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Toronto Roads</w:t>
            </w:r>
          </w:p>
        </w:tc>
        <w:tc>
          <w:tcPr>
            <w:tcW w:w="810" w:type="dxa"/>
            <w:tcBorders>
              <w:top w:val="single" w:sz="4" w:space="0" w:color="auto"/>
              <w:bottom w:val="single" w:sz="4" w:space="0" w:color="auto"/>
            </w:tcBorders>
            <w:shd w:val="clear" w:color="auto" w:fill="auto"/>
            <w:noWrap/>
            <w:vAlign w:val="center"/>
          </w:tcPr>
          <w:p w14:paraId="5FFD292B"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p>
        </w:tc>
        <w:tc>
          <w:tcPr>
            <w:tcW w:w="1350" w:type="dxa"/>
            <w:tcBorders>
              <w:top w:val="single" w:sz="4" w:space="0" w:color="auto"/>
              <w:bottom w:val="single" w:sz="4" w:space="0" w:color="auto"/>
            </w:tcBorders>
            <w:shd w:val="clear" w:color="auto" w:fill="auto"/>
            <w:noWrap/>
            <w:vAlign w:val="center"/>
          </w:tcPr>
          <w:p w14:paraId="0E213C27"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500km2</w:t>
            </w:r>
          </w:p>
        </w:tc>
        <w:tc>
          <w:tcPr>
            <w:tcW w:w="1018" w:type="dxa"/>
            <w:tcBorders>
              <w:top w:val="single" w:sz="4" w:space="0" w:color="auto"/>
              <w:bottom w:val="single" w:sz="4" w:space="0" w:color="auto"/>
            </w:tcBorders>
            <w:shd w:val="clear" w:color="auto" w:fill="auto"/>
            <w:noWrap/>
            <w:vAlign w:val="center"/>
          </w:tcPr>
          <w:p w14:paraId="2C0D5C5E"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p>
        </w:tc>
        <w:tc>
          <w:tcPr>
            <w:tcW w:w="1052" w:type="dxa"/>
            <w:tcBorders>
              <w:top w:val="single" w:sz="4" w:space="0" w:color="auto"/>
              <w:bottom w:val="single" w:sz="4" w:space="0" w:color="auto"/>
            </w:tcBorders>
            <w:shd w:val="clear" w:color="auto" w:fill="auto"/>
            <w:noWrap/>
            <w:vAlign w:val="center"/>
          </w:tcPr>
          <w:p w14:paraId="179D3E78"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1.2m/pixel</w:t>
            </w:r>
          </w:p>
        </w:tc>
        <w:tc>
          <w:tcPr>
            <w:tcW w:w="639" w:type="dxa"/>
            <w:vMerge w:val="restart"/>
            <w:tcBorders>
              <w:top w:val="single" w:sz="4" w:space="0" w:color="auto"/>
            </w:tcBorders>
            <w:shd w:val="clear" w:color="auto" w:fill="auto"/>
            <w:noWrap/>
            <w:vAlign w:val="center"/>
          </w:tcPr>
          <w:p w14:paraId="06723D8A" w14:textId="749480E3"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2013</w:t>
            </w:r>
          </w:p>
        </w:tc>
      </w:tr>
      <w:tr w:rsidR="00F14F40" w:rsidRPr="008F601D" w14:paraId="54ECD9CD" w14:textId="77777777" w:rsidTr="00135CC7">
        <w:trPr>
          <w:trHeight w:val="163"/>
          <w:jc w:val="center"/>
        </w:trPr>
        <w:tc>
          <w:tcPr>
            <w:tcW w:w="2070" w:type="dxa"/>
            <w:vMerge/>
            <w:tcBorders>
              <w:bottom w:val="single" w:sz="4" w:space="0" w:color="auto"/>
            </w:tcBorders>
            <w:shd w:val="clear" w:color="auto" w:fill="auto"/>
            <w:vAlign w:val="center"/>
          </w:tcPr>
          <w:p w14:paraId="3A63BBDD"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p>
        </w:tc>
        <w:tc>
          <w:tcPr>
            <w:tcW w:w="1260" w:type="dxa"/>
            <w:tcBorders>
              <w:top w:val="single" w:sz="4" w:space="0" w:color="auto"/>
              <w:bottom w:val="single" w:sz="4" w:space="0" w:color="auto"/>
            </w:tcBorders>
            <w:shd w:val="clear" w:color="auto" w:fill="auto"/>
            <w:vAlign w:val="center"/>
          </w:tcPr>
          <w:p w14:paraId="1F2AF118"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Hamilton Roads Dataset</w:t>
            </w:r>
          </w:p>
        </w:tc>
        <w:tc>
          <w:tcPr>
            <w:tcW w:w="810" w:type="dxa"/>
            <w:tcBorders>
              <w:top w:val="single" w:sz="4" w:space="0" w:color="auto"/>
              <w:bottom w:val="single" w:sz="4" w:space="0" w:color="auto"/>
            </w:tcBorders>
            <w:shd w:val="clear" w:color="auto" w:fill="auto"/>
            <w:noWrap/>
            <w:vAlign w:val="center"/>
          </w:tcPr>
          <w:p w14:paraId="4D6FD719"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p>
        </w:tc>
        <w:tc>
          <w:tcPr>
            <w:tcW w:w="1350" w:type="dxa"/>
            <w:tcBorders>
              <w:top w:val="single" w:sz="4" w:space="0" w:color="auto"/>
              <w:bottom w:val="single" w:sz="4" w:space="0" w:color="auto"/>
            </w:tcBorders>
            <w:shd w:val="clear" w:color="auto" w:fill="auto"/>
            <w:noWrap/>
            <w:vAlign w:val="center"/>
          </w:tcPr>
          <w:p w14:paraId="569BA875"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250km2</w:t>
            </w:r>
          </w:p>
        </w:tc>
        <w:tc>
          <w:tcPr>
            <w:tcW w:w="1018" w:type="dxa"/>
            <w:tcBorders>
              <w:top w:val="single" w:sz="4" w:space="0" w:color="auto"/>
              <w:bottom w:val="single" w:sz="4" w:space="0" w:color="auto"/>
            </w:tcBorders>
            <w:shd w:val="clear" w:color="auto" w:fill="auto"/>
            <w:noWrap/>
            <w:vAlign w:val="center"/>
          </w:tcPr>
          <w:p w14:paraId="2C9A6A32"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p>
        </w:tc>
        <w:tc>
          <w:tcPr>
            <w:tcW w:w="1052" w:type="dxa"/>
            <w:tcBorders>
              <w:top w:val="single" w:sz="4" w:space="0" w:color="auto"/>
              <w:bottom w:val="single" w:sz="4" w:space="0" w:color="auto"/>
            </w:tcBorders>
            <w:shd w:val="clear" w:color="auto" w:fill="auto"/>
            <w:noWrap/>
            <w:vAlign w:val="center"/>
          </w:tcPr>
          <w:p w14:paraId="3AE8C3E6" w14:textId="77777777"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1.2m/pixel</w:t>
            </w:r>
          </w:p>
        </w:tc>
        <w:tc>
          <w:tcPr>
            <w:tcW w:w="639" w:type="dxa"/>
            <w:vMerge/>
            <w:tcBorders>
              <w:bottom w:val="single" w:sz="4" w:space="0" w:color="auto"/>
            </w:tcBorders>
            <w:shd w:val="clear" w:color="auto" w:fill="auto"/>
            <w:noWrap/>
            <w:vAlign w:val="center"/>
          </w:tcPr>
          <w:p w14:paraId="0EB03031" w14:textId="1713FB18" w:rsidR="00F14F40" w:rsidRPr="008F601D" w:rsidRDefault="00F14F40" w:rsidP="00AB4648">
            <w:pPr>
              <w:pStyle w:val="MDPI42tablebody"/>
              <w:spacing w:line="240" w:lineRule="auto"/>
              <w:rPr>
                <w:rFonts w:ascii="Times New Roman" w:eastAsia="SimSun" w:hAnsi="Times New Roman"/>
                <w:snapToGrid/>
                <w:color w:val="auto"/>
                <w:kern w:val="2"/>
                <w:lang w:eastAsia="zh-CN" w:bidi="ar-SA"/>
              </w:rPr>
            </w:pPr>
          </w:p>
        </w:tc>
      </w:tr>
      <w:tr w:rsidR="005B4BFA" w:rsidRPr="008F601D" w14:paraId="3DACA1B0"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66CE3B95" w14:textId="77777777" w:rsidR="00BD1240" w:rsidRDefault="005B4BFA"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Zeebruges</w:t>
            </w:r>
            <w:proofErr w:type="spellEnd"/>
            <w:r w:rsidRPr="008F601D">
              <w:rPr>
                <w:rFonts w:ascii="Times New Roman" w:eastAsia="SimSun" w:hAnsi="Times New Roman"/>
                <w:snapToGrid/>
                <w:color w:val="auto"/>
                <w:kern w:val="2"/>
                <w:lang w:eastAsia="zh-CN" w:bidi="ar-SA"/>
              </w:rPr>
              <w:t xml:space="preserve"> data</w:t>
            </w:r>
            <w:r>
              <w:rPr>
                <w:rFonts w:ascii="Times New Roman" w:eastAsia="SimSun" w:hAnsi="Times New Roman"/>
                <w:snapToGrid/>
                <w:color w:val="auto"/>
                <w:kern w:val="2"/>
                <w:lang w:eastAsia="zh-CN" w:bidi="ar-SA"/>
              </w:rPr>
              <w:t xml:space="preserve"> </w:t>
            </w:r>
          </w:p>
          <w:p w14:paraId="1D6C82AA" w14:textId="5F5F51B3"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fldData xml:space="preserve">PEVuZE5vdGU+PENpdGU+PEF1dGhvcj5WbzwvQXV0aG9yPjxZZWFyPjIwMTY8L1llYXI+PFJlY051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</w:fldData>
              </w:fldChar>
            </w:r>
            <w:r w:rsidRPr="008F601D">
              <w:rPr>
                <w:rFonts w:ascii="Times New Roman" w:eastAsia="SimSun" w:hAnsi="Times New Roman"/>
                <w:snapToGrid/>
                <w:color w:val="auto"/>
                <w:kern w:val="2"/>
                <w:lang w:eastAsia="zh-CN" w:bidi="ar-SA"/>
              </w:rPr>
              <w:instrText xml:space="preserve"> ADDIN EN.CITE </w:instrText>
            </w:r>
            <w:r w:rsidRPr="00065018">
              <w:rPr>
                <w:rFonts w:ascii="Times New Roman" w:eastAsia="SimSun" w:hAnsi="Times New Roman"/>
                <w:snapToGrid/>
                <w:color w:val="auto"/>
                <w:kern w:val="2"/>
                <w:lang w:eastAsia="zh-CN" w:bidi="ar-SA"/>
              </w:rPr>
              <w:fldChar w:fldCharType="begin">
                <w:fldData xml:space="preserve">PEVuZE5vdGU+PENpdGU+PEF1dGhvcj5WbzwvQXV0aG9yPjxZZWFyPjIwMTY8L1llYXI+PFJlY051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</w:fldData>
              </w:fldChar>
            </w:r>
            <w:r w:rsidRPr="008F601D">
              <w:rPr>
                <w:rFonts w:ascii="Times New Roman" w:eastAsia="SimSun" w:hAnsi="Times New Roman"/>
                <w:snapToGrid/>
                <w:color w:val="auto"/>
                <w:kern w:val="2"/>
                <w:lang w:eastAsia="zh-CN" w:bidi="ar-SA"/>
              </w:rPr>
              <w:instrText xml:space="preserve"> ADDIN EN.CITE.DATA </w:instrText>
            </w:r>
            <w:r w:rsidRPr="00065018">
              <w:rPr>
                <w:rFonts w:ascii="Times New Roman" w:eastAsia="SimSun" w:hAnsi="Times New Roman"/>
                <w:snapToGrid/>
                <w:color w:val="auto"/>
                <w:kern w:val="2"/>
                <w:lang w:eastAsia="zh-CN" w:bidi="ar-SA"/>
              </w:rPr>
            </w:r>
            <w:r w:rsidRPr="00065018">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(Vo et al., 2016)</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66DD6A8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 classification</w:t>
            </w:r>
          </w:p>
        </w:tc>
        <w:tc>
          <w:tcPr>
            <w:tcW w:w="810" w:type="dxa"/>
            <w:tcBorders>
              <w:top w:val="single" w:sz="4" w:space="0" w:color="auto"/>
              <w:bottom w:val="single" w:sz="4" w:space="0" w:color="auto"/>
            </w:tcBorders>
            <w:shd w:val="clear" w:color="auto" w:fill="auto"/>
            <w:noWrap/>
            <w:vAlign w:val="center"/>
          </w:tcPr>
          <w:p w14:paraId="574CB4C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350" w:type="dxa"/>
            <w:tcBorders>
              <w:top w:val="single" w:sz="4" w:space="0" w:color="auto"/>
              <w:bottom w:val="single" w:sz="4" w:space="0" w:color="auto"/>
            </w:tcBorders>
            <w:shd w:val="clear" w:color="auto" w:fill="auto"/>
            <w:noWrap/>
            <w:vAlign w:val="center"/>
          </w:tcPr>
          <w:p w14:paraId="34C01A2C"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w:t>
            </w:r>
          </w:p>
        </w:tc>
        <w:tc>
          <w:tcPr>
            <w:tcW w:w="1018" w:type="dxa"/>
            <w:tcBorders>
              <w:top w:val="single" w:sz="4" w:space="0" w:color="auto"/>
              <w:bottom w:val="single" w:sz="4" w:space="0" w:color="auto"/>
            </w:tcBorders>
            <w:shd w:val="clear" w:color="auto" w:fill="auto"/>
            <w:noWrap/>
            <w:vAlign w:val="center"/>
          </w:tcPr>
          <w:p w14:paraId="48B8E8B2"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10,000 X 10,000</w:t>
            </w:r>
          </w:p>
        </w:tc>
        <w:tc>
          <w:tcPr>
            <w:tcW w:w="1052" w:type="dxa"/>
            <w:tcBorders>
              <w:top w:val="single" w:sz="4" w:space="0" w:color="auto"/>
              <w:bottom w:val="single" w:sz="4" w:space="0" w:color="auto"/>
            </w:tcBorders>
            <w:shd w:val="clear" w:color="auto" w:fill="auto"/>
            <w:noWrap/>
            <w:vAlign w:val="center"/>
          </w:tcPr>
          <w:p w14:paraId="78C3BEEA"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 cm/pixel</w:t>
            </w:r>
          </w:p>
        </w:tc>
        <w:tc>
          <w:tcPr>
            <w:tcW w:w="639" w:type="dxa"/>
            <w:tcBorders>
              <w:top w:val="single" w:sz="4" w:space="0" w:color="auto"/>
              <w:bottom w:val="single" w:sz="4" w:space="0" w:color="auto"/>
            </w:tcBorders>
            <w:shd w:val="clear" w:color="auto" w:fill="auto"/>
            <w:noWrap/>
            <w:vAlign w:val="center"/>
          </w:tcPr>
          <w:p w14:paraId="08801770" w14:textId="27B57C08" w:rsidR="005B4BFA" w:rsidRPr="008F601D" w:rsidRDefault="00F14F40" w:rsidP="00AB4648">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2016</w:t>
            </w:r>
          </w:p>
        </w:tc>
      </w:tr>
      <w:tr w:rsidR="00637329" w:rsidRPr="008F601D" w14:paraId="46CF3645"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65186A17" w14:textId="77777777" w:rsidR="00BD1240" w:rsidRDefault="00637329" w:rsidP="00637329">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ISPRS2D </w:t>
            </w:r>
            <w:proofErr w:type="spellStart"/>
            <w:r w:rsidRPr="008F601D">
              <w:rPr>
                <w:rFonts w:ascii="Times New Roman" w:eastAsia="SimSun" w:hAnsi="Times New Roman"/>
                <w:snapToGrid/>
                <w:color w:val="auto"/>
                <w:kern w:val="2"/>
                <w:lang w:eastAsia="zh-CN" w:bidi="ar-SA"/>
              </w:rPr>
              <w:t>Vaihingen</w:t>
            </w:r>
            <w:proofErr w:type="spellEnd"/>
            <w:r w:rsidRPr="008F601D">
              <w:rPr>
                <w:rFonts w:ascii="Times New Roman" w:eastAsia="SimSun" w:hAnsi="Times New Roman"/>
                <w:snapToGrid/>
                <w:color w:val="auto"/>
                <w:kern w:val="2"/>
                <w:lang w:eastAsia="zh-CN" w:bidi="ar-SA"/>
              </w:rPr>
              <w:t xml:space="preserve"> semantic labeling dataset</w:t>
            </w:r>
          </w:p>
          <w:p w14:paraId="22C3A40C" w14:textId="0D969680" w:rsidR="00637329" w:rsidRPr="008F601D" w:rsidRDefault="00637329" w:rsidP="00637329">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 xml:space="preserve"> </w:t>
            </w:r>
            <w:r>
              <w:rPr>
                <w:rFonts w:ascii="Times New Roman" w:eastAsia="SimSun" w:hAnsi="Times New Roman"/>
                <w:snapToGrid/>
                <w:color w:val="auto"/>
                <w:kern w:val="2"/>
                <w:lang w:eastAsia="zh-CN" w:bidi="ar-SA"/>
              </w:rPr>
              <w:fldChar w:fldCharType="begin"/>
            </w:r>
            <w:r>
              <w:rPr>
                <w:rFonts w:ascii="Times New Roman" w:eastAsia="SimSun" w:hAnsi="Times New Roman"/>
                <w:snapToGrid/>
                <w:color w:val="auto"/>
                <w:kern w:val="2"/>
                <w:lang w:eastAsia="zh-CN" w:bidi="ar-SA"/>
              </w:rPr>
              <w:instrText xml:space="preserve"> ADDIN EN.CITE &lt;EndNote&gt;&lt;Cite&gt;&lt;Author&gt;Gerke&lt;/Author&gt;&lt;Year&gt;2014&lt;/Year&gt;&lt;RecNum&gt;774&lt;/RecNum&gt;&lt;DisplayText&gt;(Gerke et al., 2014)&lt;/DisplayText&gt;&lt;record&gt;&lt;rec-number&gt;774&lt;/rec-number&gt;&lt;foreign-keys&gt;&lt;key app="EN" db-id="9tzztt9fztrewoefrsoxzf5nddss0awxvzs0" timestamp="1608654588"&gt;774&lt;/key&gt;&lt;/foreign-keys&gt;&lt;ref-type name="Book"&gt;6&lt;/ref-type&gt;&lt;contributors&gt;&lt;authors&gt;&lt;author&gt;Gerke, Markus&lt;/author&gt;&lt;author&gt;Rottensteiner, Franz&lt;/author&gt;&lt;author&gt;Wegner, Jan&lt;/author&gt;&lt;author&gt;Sohn, Gunho&lt;/author&gt;&lt;/authors&gt;&lt;/contributors&gt;&lt;titles&gt;&lt;title&gt;ISPRS Semantic Labeling Contest&lt;/title&gt;&lt;/titles&gt;&lt;dates&gt;&lt;year&gt;2014&lt;/year&gt;&lt;/dates&gt;&lt;urls&gt;&lt;/urls&gt;&lt;electronic-resource-num&gt;10.13140/2.1.3570.9445&lt;/electronic-resource-num&gt;&lt;/record&gt;&lt;/Cite&gt;&lt;/EndNote&gt;</w:instrText>
            </w:r>
            <w:r>
              <w:rPr>
                <w:rFonts w:ascii="Times New Roman" w:eastAsia="SimSun" w:hAnsi="Times New Roman"/>
                <w:snapToGrid/>
                <w:color w:val="auto"/>
                <w:kern w:val="2"/>
                <w:lang w:eastAsia="zh-CN" w:bidi="ar-SA"/>
              </w:rPr>
              <w:fldChar w:fldCharType="separate"/>
            </w:r>
            <w:r>
              <w:rPr>
                <w:rFonts w:ascii="Times New Roman" w:eastAsia="SimSun" w:hAnsi="Times New Roman"/>
                <w:noProof/>
                <w:snapToGrid/>
                <w:color w:val="auto"/>
                <w:kern w:val="2"/>
                <w:lang w:eastAsia="zh-CN" w:bidi="ar-SA"/>
              </w:rPr>
              <w:t>(Gerke et al., 2014)</w:t>
            </w:r>
            <w:r>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4679224C"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 classification</w:t>
            </w:r>
          </w:p>
        </w:tc>
        <w:tc>
          <w:tcPr>
            <w:tcW w:w="810" w:type="dxa"/>
            <w:tcBorders>
              <w:top w:val="single" w:sz="4" w:space="0" w:color="auto"/>
              <w:bottom w:val="single" w:sz="4" w:space="0" w:color="auto"/>
            </w:tcBorders>
            <w:shd w:val="clear" w:color="auto" w:fill="auto"/>
            <w:noWrap/>
            <w:vAlign w:val="center"/>
          </w:tcPr>
          <w:p w14:paraId="30259175"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w:t>
            </w:r>
          </w:p>
        </w:tc>
        <w:tc>
          <w:tcPr>
            <w:tcW w:w="1350" w:type="dxa"/>
            <w:tcBorders>
              <w:top w:val="single" w:sz="4" w:space="0" w:color="auto"/>
              <w:bottom w:val="single" w:sz="4" w:space="0" w:color="auto"/>
            </w:tcBorders>
            <w:shd w:val="clear" w:color="auto" w:fill="auto"/>
            <w:noWrap/>
            <w:vAlign w:val="center"/>
          </w:tcPr>
          <w:p w14:paraId="2C49F2CC"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33</w:t>
            </w:r>
          </w:p>
        </w:tc>
        <w:tc>
          <w:tcPr>
            <w:tcW w:w="1018" w:type="dxa"/>
            <w:tcBorders>
              <w:top w:val="single" w:sz="4" w:space="0" w:color="auto"/>
              <w:bottom w:val="single" w:sz="4" w:space="0" w:color="auto"/>
            </w:tcBorders>
            <w:shd w:val="clear" w:color="auto" w:fill="auto"/>
            <w:noWrap/>
            <w:vAlign w:val="center"/>
          </w:tcPr>
          <w:p w14:paraId="2BF445EA"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2,000 × 2,000 pixels</w:t>
            </w:r>
          </w:p>
        </w:tc>
        <w:tc>
          <w:tcPr>
            <w:tcW w:w="1052" w:type="dxa"/>
            <w:tcBorders>
              <w:top w:val="single" w:sz="4" w:space="0" w:color="auto"/>
              <w:bottom w:val="single" w:sz="4" w:space="0" w:color="auto"/>
            </w:tcBorders>
            <w:shd w:val="clear" w:color="auto" w:fill="auto"/>
            <w:noWrap/>
            <w:vAlign w:val="center"/>
          </w:tcPr>
          <w:p w14:paraId="552AF8A0"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p>
        </w:tc>
        <w:tc>
          <w:tcPr>
            <w:tcW w:w="639" w:type="dxa"/>
            <w:vMerge w:val="restart"/>
            <w:tcBorders>
              <w:top w:val="single" w:sz="4" w:space="0" w:color="auto"/>
            </w:tcBorders>
            <w:shd w:val="clear" w:color="auto" w:fill="auto"/>
            <w:noWrap/>
            <w:vAlign w:val="center"/>
          </w:tcPr>
          <w:p w14:paraId="6C90EB10" w14:textId="25144835"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2014</w:t>
            </w:r>
          </w:p>
        </w:tc>
      </w:tr>
      <w:tr w:rsidR="00637329" w:rsidRPr="008F601D" w14:paraId="4C439C31"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1853E693" w14:textId="77777777" w:rsidR="00BD1240"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ISPRS2D Potsdam semantic labeling dataset</w:t>
            </w:r>
            <w:r>
              <w:rPr>
                <w:rFonts w:ascii="Times New Roman" w:eastAsia="SimSun" w:hAnsi="Times New Roman"/>
                <w:snapToGrid/>
                <w:color w:val="auto"/>
                <w:kern w:val="2"/>
                <w:lang w:eastAsia="zh-CN" w:bidi="ar-SA"/>
              </w:rPr>
              <w:t xml:space="preserve"> </w:t>
            </w:r>
          </w:p>
          <w:p w14:paraId="1661CCBC" w14:textId="03C0D910"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fldChar w:fldCharType="begin"/>
            </w:r>
            <w:r>
              <w:rPr>
                <w:rFonts w:ascii="Times New Roman" w:eastAsia="SimSun" w:hAnsi="Times New Roman"/>
                <w:snapToGrid/>
                <w:color w:val="auto"/>
                <w:kern w:val="2"/>
                <w:lang w:eastAsia="zh-CN" w:bidi="ar-SA"/>
              </w:rPr>
              <w:instrText xml:space="preserve"> ADDIN EN.CITE &lt;EndNote&gt;&lt;Cite&gt;&lt;Author&gt;Gerke&lt;/Author&gt;&lt;Year&gt;2014&lt;/Year&gt;&lt;RecNum&gt;774&lt;/RecNum&gt;&lt;DisplayText&gt;(Gerke et al., 2014)&lt;/DisplayText&gt;&lt;record&gt;&lt;rec-number&gt;774&lt;/rec-number&gt;&lt;foreign-keys&gt;&lt;key app="EN" db-id="9tzztt9fztrewoefrsoxzf5nddss0awxvzs0" timestamp="1608654588"&gt;774&lt;/key&gt;&lt;/foreign-keys&gt;&lt;ref-type name="Book"&gt;6&lt;/ref-type&gt;&lt;contributors&gt;&lt;authors&gt;&lt;author&gt;Gerke, Markus&lt;/author&gt;&lt;author&gt;Rottensteiner, Franz&lt;/author&gt;&lt;author&gt;Wegner, Jan&lt;/author&gt;&lt;author&gt;Sohn, Gunho&lt;/author&gt;&lt;/authors&gt;&lt;/contributors&gt;&lt;titles&gt;&lt;title&gt;ISPRS Semantic Labeling Contest&lt;/title&gt;&lt;/titles&gt;&lt;dates&gt;&lt;year&gt;2014&lt;/year&gt;&lt;/dates&gt;&lt;urls&gt;&lt;/urls&gt;&lt;electronic-resource-num&gt;10.13140/2.1.3570.9445&lt;/electronic-resource-num&gt;&lt;/record&gt;&lt;/Cite&gt;&lt;/EndNote&gt;</w:instrText>
            </w:r>
            <w:r>
              <w:rPr>
                <w:rFonts w:ascii="Times New Roman" w:eastAsia="SimSun" w:hAnsi="Times New Roman"/>
                <w:snapToGrid/>
                <w:color w:val="auto"/>
                <w:kern w:val="2"/>
                <w:lang w:eastAsia="zh-CN" w:bidi="ar-SA"/>
              </w:rPr>
              <w:fldChar w:fldCharType="separate"/>
            </w:r>
            <w:r>
              <w:rPr>
                <w:rFonts w:ascii="Times New Roman" w:eastAsia="SimSun" w:hAnsi="Times New Roman"/>
                <w:noProof/>
                <w:snapToGrid/>
                <w:color w:val="auto"/>
                <w:kern w:val="2"/>
                <w:lang w:eastAsia="zh-CN" w:bidi="ar-SA"/>
              </w:rPr>
              <w:t>(Gerke et al., 2014)</w:t>
            </w:r>
            <w:r>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40F80FB4"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Land cover classification</w:t>
            </w:r>
          </w:p>
        </w:tc>
        <w:tc>
          <w:tcPr>
            <w:tcW w:w="810" w:type="dxa"/>
            <w:tcBorders>
              <w:top w:val="single" w:sz="4" w:space="0" w:color="auto"/>
              <w:bottom w:val="single" w:sz="4" w:space="0" w:color="auto"/>
            </w:tcBorders>
            <w:shd w:val="clear" w:color="auto" w:fill="auto"/>
            <w:noWrap/>
            <w:vAlign w:val="center"/>
          </w:tcPr>
          <w:p w14:paraId="077F4A34"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w:t>
            </w:r>
          </w:p>
        </w:tc>
        <w:tc>
          <w:tcPr>
            <w:tcW w:w="1350" w:type="dxa"/>
            <w:tcBorders>
              <w:top w:val="single" w:sz="4" w:space="0" w:color="auto"/>
              <w:bottom w:val="single" w:sz="4" w:space="0" w:color="auto"/>
            </w:tcBorders>
            <w:shd w:val="clear" w:color="auto" w:fill="auto"/>
            <w:noWrap/>
            <w:vAlign w:val="center"/>
          </w:tcPr>
          <w:p w14:paraId="394E7040"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38</w:t>
            </w:r>
          </w:p>
        </w:tc>
        <w:tc>
          <w:tcPr>
            <w:tcW w:w="1018" w:type="dxa"/>
            <w:tcBorders>
              <w:top w:val="single" w:sz="4" w:space="0" w:color="auto"/>
              <w:bottom w:val="single" w:sz="4" w:space="0" w:color="auto"/>
            </w:tcBorders>
            <w:shd w:val="clear" w:color="auto" w:fill="auto"/>
            <w:noWrap/>
            <w:vAlign w:val="center"/>
          </w:tcPr>
          <w:p w14:paraId="11352C68"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6,000 × 6,000 pixels</w:t>
            </w:r>
          </w:p>
        </w:tc>
        <w:tc>
          <w:tcPr>
            <w:tcW w:w="1052" w:type="dxa"/>
            <w:tcBorders>
              <w:top w:val="single" w:sz="4" w:space="0" w:color="auto"/>
              <w:bottom w:val="single" w:sz="4" w:space="0" w:color="auto"/>
            </w:tcBorders>
            <w:shd w:val="clear" w:color="auto" w:fill="auto"/>
            <w:noWrap/>
            <w:vAlign w:val="center"/>
          </w:tcPr>
          <w:p w14:paraId="3FF54D80"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p>
        </w:tc>
        <w:tc>
          <w:tcPr>
            <w:tcW w:w="639" w:type="dxa"/>
            <w:vMerge/>
            <w:tcBorders>
              <w:bottom w:val="single" w:sz="4" w:space="0" w:color="auto"/>
            </w:tcBorders>
            <w:shd w:val="clear" w:color="auto" w:fill="auto"/>
            <w:noWrap/>
            <w:vAlign w:val="center"/>
          </w:tcPr>
          <w:p w14:paraId="40AAF86C" w14:textId="77777777" w:rsidR="00637329" w:rsidRPr="008F601D" w:rsidRDefault="00637329" w:rsidP="00AB4648">
            <w:pPr>
              <w:pStyle w:val="MDPI42tablebody"/>
              <w:spacing w:line="240" w:lineRule="auto"/>
              <w:rPr>
                <w:rFonts w:ascii="Times New Roman" w:eastAsia="SimSun" w:hAnsi="Times New Roman"/>
                <w:snapToGrid/>
                <w:color w:val="auto"/>
                <w:kern w:val="2"/>
                <w:lang w:eastAsia="zh-CN" w:bidi="ar-SA"/>
              </w:rPr>
            </w:pPr>
          </w:p>
        </w:tc>
      </w:tr>
      <w:tr w:rsidR="005B4BFA" w:rsidRPr="008F601D" w14:paraId="776F48C3" w14:textId="77777777" w:rsidTr="00135CC7">
        <w:trPr>
          <w:trHeight w:val="163"/>
          <w:jc w:val="center"/>
        </w:trPr>
        <w:tc>
          <w:tcPr>
            <w:tcW w:w="2070" w:type="dxa"/>
            <w:tcBorders>
              <w:top w:val="single" w:sz="4" w:space="0" w:color="auto"/>
              <w:bottom w:val="single" w:sz="4" w:space="0" w:color="auto"/>
            </w:tcBorders>
            <w:shd w:val="clear" w:color="auto" w:fill="auto"/>
            <w:vAlign w:val="center"/>
          </w:tcPr>
          <w:p w14:paraId="58CBF252" w14:textId="6FA3D7CD"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Inria</w:t>
            </w:r>
            <w:proofErr w:type="spellEnd"/>
            <w:r w:rsidRPr="008F601D">
              <w:rPr>
                <w:rFonts w:ascii="Times New Roman" w:eastAsia="SimSun" w:hAnsi="Times New Roman"/>
                <w:snapToGrid/>
                <w:color w:val="auto"/>
                <w:kern w:val="2"/>
                <w:lang w:eastAsia="zh-CN" w:bidi="ar-SA"/>
              </w:rPr>
              <w:t xml:space="preserve"> Aerial Image</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fldData xml:space="preserve">PEVuZE5vdGU+PENpdGU+PEF1dGhvcj5NYWdnaW9yaTwvQXV0aG9yPjxZZWFyPjIwMTc8L1llYXI+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</w:fldData>
              </w:fldChar>
            </w:r>
            <w:r w:rsidRPr="008F601D">
              <w:rPr>
                <w:rFonts w:ascii="Times New Roman" w:eastAsia="SimSun" w:hAnsi="Times New Roman"/>
                <w:snapToGrid/>
                <w:color w:val="auto"/>
                <w:kern w:val="2"/>
                <w:lang w:eastAsia="zh-CN" w:bidi="ar-SA"/>
              </w:rPr>
              <w:instrText xml:space="preserve"> ADDIN EN.CITE </w:instrText>
            </w:r>
            <w:r w:rsidRPr="00065018">
              <w:rPr>
                <w:rFonts w:ascii="Times New Roman" w:eastAsia="SimSun" w:hAnsi="Times New Roman"/>
                <w:snapToGrid/>
                <w:color w:val="auto"/>
                <w:kern w:val="2"/>
                <w:lang w:eastAsia="zh-CN" w:bidi="ar-SA"/>
              </w:rPr>
              <w:fldChar w:fldCharType="begin">
                <w:fldData xml:space="preserve">PEVuZE5vdGU+PENpdGU+PEF1dGhvcj5NYWdnaW9yaTwvQXV0aG9yPjxZZWFyPjIwMTc8L1llYXI+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</w:fldData>
              </w:fldChar>
            </w:r>
            <w:r w:rsidRPr="008F601D">
              <w:rPr>
                <w:rFonts w:ascii="Times New Roman" w:eastAsia="SimSun" w:hAnsi="Times New Roman"/>
                <w:snapToGrid/>
                <w:color w:val="auto"/>
                <w:kern w:val="2"/>
                <w:lang w:eastAsia="zh-CN" w:bidi="ar-SA"/>
              </w:rPr>
              <w:instrText xml:space="preserve"> ADDIN EN.CITE.DATA </w:instrText>
            </w:r>
            <w:r w:rsidRPr="00065018">
              <w:rPr>
                <w:rFonts w:ascii="Times New Roman" w:eastAsia="SimSun" w:hAnsi="Times New Roman"/>
                <w:snapToGrid/>
                <w:color w:val="auto"/>
                <w:kern w:val="2"/>
                <w:lang w:eastAsia="zh-CN" w:bidi="ar-SA"/>
              </w:rPr>
            </w:r>
            <w:r w:rsidRPr="00065018">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(Maggiori et al., 2017)</w:t>
            </w:r>
            <w:r w:rsidRPr="008F601D">
              <w:rPr>
                <w:rFonts w:ascii="Times New Roman" w:eastAsia="SimSun" w:hAnsi="Times New Roman"/>
                <w:snapToGrid/>
                <w:color w:val="auto"/>
                <w:kern w:val="2"/>
                <w:lang w:eastAsia="zh-CN" w:bidi="ar-SA"/>
              </w:rPr>
              <w:fldChar w:fldCharType="end"/>
            </w:r>
          </w:p>
        </w:tc>
        <w:tc>
          <w:tcPr>
            <w:tcW w:w="1260" w:type="dxa"/>
            <w:tcBorders>
              <w:top w:val="single" w:sz="4" w:space="0" w:color="auto"/>
              <w:bottom w:val="single" w:sz="4" w:space="0" w:color="auto"/>
            </w:tcBorders>
            <w:shd w:val="clear" w:color="auto" w:fill="auto"/>
            <w:vAlign w:val="center"/>
          </w:tcPr>
          <w:p w14:paraId="231C0A8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Building detection</w:t>
            </w:r>
          </w:p>
        </w:tc>
        <w:tc>
          <w:tcPr>
            <w:tcW w:w="810" w:type="dxa"/>
            <w:tcBorders>
              <w:top w:val="single" w:sz="4" w:space="0" w:color="auto"/>
              <w:bottom w:val="single" w:sz="4" w:space="0" w:color="auto"/>
            </w:tcBorders>
            <w:shd w:val="clear" w:color="auto" w:fill="auto"/>
            <w:noWrap/>
            <w:vAlign w:val="center"/>
          </w:tcPr>
          <w:p w14:paraId="05CDD077"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350" w:type="dxa"/>
            <w:tcBorders>
              <w:top w:val="single" w:sz="4" w:space="0" w:color="auto"/>
              <w:bottom w:val="single" w:sz="4" w:space="0" w:color="auto"/>
            </w:tcBorders>
            <w:shd w:val="clear" w:color="auto" w:fill="auto"/>
            <w:noWrap/>
            <w:vAlign w:val="center"/>
          </w:tcPr>
          <w:p w14:paraId="43C327C4"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810km2</w:t>
            </w:r>
          </w:p>
        </w:tc>
        <w:tc>
          <w:tcPr>
            <w:tcW w:w="1018" w:type="dxa"/>
            <w:tcBorders>
              <w:top w:val="single" w:sz="4" w:space="0" w:color="auto"/>
              <w:bottom w:val="single" w:sz="4" w:space="0" w:color="auto"/>
            </w:tcBorders>
            <w:shd w:val="clear" w:color="auto" w:fill="auto"/>
            <w:noWrap/>
            <w:vAlign w:val="center"/>
          </w:tcPr>
          <w:p w14:paraId="30D96F6F"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p>
        </w:tc>
        <w:tc>
          <w:tcPr>
            <w:tcW w:w="1052" w:type="dxa"/>
            <w:tcBorders>
              <w:top w:val="single" w:sz="4" w:space="0" w:color="auto"/>
              <w:bottom w:val="single" w:sz="4" w:space="0" w:color="auto"/>
            </w:tcBorders>
            <w:shd w:val="clear" w:color="auto" w:fill="auto"/>
            <w:noWrap/>
            <w:vAlign w:val="center"/>
          </w:tcPr>
          <w:p w14:paraId="2094B803" w14:textId="77777777" w:rsidR="005B4BFA" w:rsidRPr="008F601D" w:rsidRDefault="005B4BFA" w:rsidP="00AB4648">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30cm/pixel</w:t>
            </w:r>
          </w:p>
        </w:tc>
        <w:tc>
          <w:tcPr>
            <w:tcW w:w="639" w:type="dxa"/>
            <w:tcBorders>
              <w:top w:val="single" w:sz="4" w:space="0" w:color="auto"/>
              <w:bottom w:val="single" w:sz="4" w:space="0" w:color="auto"/>
            </w:tcBorders>
            <w:shd w:val="clear" w:color="auto" w:fill="auto"/>
            <w:noWrap/>
            <w:vAlign w:val="center"/>
          </w:tcPr>
          <w:p w14:paraId="046417E5" w14:textId="1453E485" w:rsidR="005B4BFA" w:rsidRPr="008F601D" w:rsidRDefault="00F14F40" w:rsidP="00AB4648">
            <w:pPr>
              <w:pStyle w:val="MDPI42tablebody"/>
              <w:spacing w:line="240" w:lineRule="auto"/>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2017</w:t>
            </w:r>
          </w:p>
        </w:tc>
      </w:tr>
    </w:tbl>
    <w:p w14:paraId="034760F9" w14:textId="5C1913B7" w:rsidR="00A61D00" w:rsidRDefault="00A61D00" w:rsidP="00E32FD4">
      <w:pPr>
        <w:numPr>
          <w:ilvl w:val="1"/>
          <w:numId w:val="25"/>
        </w:numPr>
        <w:ind w:left="450" w:hanging="450"/>
        <w:rPr>
          <w:ins w:id="289" w:author="Windows User" w:date="2020-12-28T09:44:00Z"/>
          <w:rFonts w:ascii="Times New Roman" w:hAnsi="Times New Roman"/>
          <w:bCs/>
          <w:i/>
          <w:sz w:val="24"/>
        </w:rPr>
      </w:pPr>
      <w:r w:rsidRPr="008F601D">
        <w:rPr>
          <w:rFonts w:ascii="Times New Roman" w:hAnsi="Times New Roman"/>
          <w:bCs/>
          <w:i/>
          <w:sz w:val="24"/>
        </w:rPr>
        <w:t>Synthetic datasets</w:t>
      </w:r>
    </w:p>
    <w:p w14:paraId="49163975" w14:textId="4CE0B77D" w:rsidR="00E71369" w:rsidRPr="009C6A29" w:rsidDel="009C6A29" w:rsidRDefault="00E71369">
      <w:pPr>
        <w:ind w:firstLine="360"/>
        <w:rPr>
          <w:del w:id="290" w:author="Windows User" w:date="2020-12-28T09:50:00Z"/>
          <w:rFonts w:ascii="Times New Roman" w:hAnsi="Times New Roman"/>
          <w:bCs/>
          <w:sz w:val="24"/>
          <w:rPrChange w:id="291" w:author="Windows User" w:date="2020-12-28T09:47:00Z">
            <w:rPr>
              <w:del w:id="292" w:author="Windows User" w:date="2020-12-28T09:50:00Z"/>
              <w:rFonts w:ascii="Times New Roman" w:hAnsi="Times New Roman"/>
              <w:bCs/>
              <w:i/>
              <w:sz w:val="24"/>
            </w:rPr>
          </w:rPrChange>
        </w:rPr>
        <w:pPrChange w:id="293" w:author="Windows User" w:date="2020-12-28T09:44:00Z">
          <w:pPr>
            <w:numPr>
              <w:ilvl w:val="1"/>
              <w:numId w:val="25"/>
            </w:numPr>
            <w:ind w:left="450" w:hanging="450"/>
          </w:pPr>
        </w:pPrChange>
      </w:pPr>
      <w:ins w:id="294" w:author="Windows User" w:date="2020-12-28T09:44:00Z">
        <w:r>
          <w:rPr>
            <w:rFonts w:ascii="Times New Roman" w:hAnsi="Times New Roman"/>
            <w:bCs/>
            <w:sz w:val="24"/>
          </w:rPr>
          <w:t xml:space="preserve">Minh </w:t>
        </w:r>
        <w:r>
          <w:rPr>
            <w:rFonts w:ascii="Times New Roman" w:hAnsi="Times New Roman"/>
            <w:bCs/>
            <w:i/>
            <w:sz w:val="24"/>
          </w:rPr>
          <w:t>et al.</w:t>
        </w:r>
        <w:r>
          <w:rPr>
            <w:rFonts w:ascii="Times New Roman" w:hAnsi="Times New Roman"/>
            <w:bCs/>
            <w:sz w:val="24"/>
          </w:rPr>
          <w:t xml:space="preserve"> 2015 argues that the process of acquiring high-quality training samples to tra</w:t>
        </w:r>
      </w:ins>
      <w:ins w:id="295" w:author="Windows User" w:date="2020-12-28T09:45:00Z">
        <w:r>
          <w:rPr>
            <w:rFonts w:ascii="Times New Roman" w:hAnsi="Times New Roman"/>
            <w:bCs/>
            <w:sz w:val="24"/>
          </w:rPr>
          <w:t xml:space="preserve">in deep learning networks </w:t>
        </w:r>
      </w:ins>
      <w:ins w:id="296" w:author="Windows User" w:date="2020-12-28T09:46:00Z">
        <w:r>
          <w:rPr>
            <w:rFonts w:ascii="Times New Roman" w:hAnsi="Times New Roman"/>
            <w:bCs/>
            <w:sz w:val="24"/>
          </w:rPr>
          <w:t>for semantic labeling is time consuming</w:t>
        </w:r>
        <w:r w:rsidR="009C6A29">
          <w:rPr>
            <w:rFonts w:ascii="Times New Roman" w:hAnsi="Times New Roman"/>
            <w:bCs/>
            <w:sz w:val="24"/>
          </w:rPr>
          <w:t xml:space="preserve">. Hence, </w:t>
        </w:r>
        <w:proofErr w:type="spellStart"/>
        <w:r w:rsidR="009C6A29">
          <w:rPr>
            <w:rFonts w:ascii="Times New Roman" w:hAnsi="Times New Roman"/>
            <w:bCs/>
            <w:sz w:val="24"/>
          </w:rPr>
          <w:t>Patki</w:t>
        </w:r>
        <w:proofErr w:type="spellEnd"/>
        <w:r w:rsidR="009C6A29">
          <w:rPr>
            <w:rFonts w:ascii="Times New Roman" w:hAnsi="Times New Roman"/>
            <w:bCs/>
            <w:sz w:val="24"/>
          </w:rPr>
          <w:t xml:space="preserve"> </w:t>
        </w:r>
      </w:ins>
      <w:ins w:id="297" w:author="Windows User" w:date="2020-12-28T09:47:00Z">
        <w:r w:rsidR="009C6A29">
          <w:rPr>
            <w:rFonts w:ascii="Times New Roman" w:hAnsi="Times New Roman"/>
            <w:bCs/>
            <w:i/>
            <w:sz w:val="24"/>
          </w:rPr>
          <w:t xml:space="preserve">et al., </w:t>
        </w:r>
        <w:r w:rsidR="009C6A29">
          <w:rPr>
            <w:rFonts w:ascii="Times New Roman" w:hAnsi="Times New Roman"/>
            <w:bCs/>
            <w:sz w:val="24"/>
          </w:rPr>
          <w:t xml:space="preserve">(2019) proposes the use of simulation to generate a well-annotated dataset that is not only cheap, but also fast to create and is not constrained by the availability of time or the physics of the natural world. </w:t>
        </w:r>
      </w:ins>
      <w:ins w:id="298" w:author="Windows User" w:date="2020-12-28T09:49:00Z">
        <w:r w:rsidR="009C6A29">
          <w:rPr>
            <w:rFonts w:ascii="Times New Roman" w:hAnsi="Times New Roman"/>
            <w:bCs/>
            <w:sz w:val="24"/>
          </w:rPr>
          <w:t>It is also important to bear in mind that there is no significant statistical evidence between the accuracy score of data scientists with control data and synthesized data</w:t>
        </w:r>
      </w:ins>
      <w:ins w:id="299" w:author="Windows User" w:date="2020-12-28T09:50:00Z">
        <w:r w:rsidR="009C6A29">
          <w:rPr>
            <w:rFonts w:ascii="Times New Roman" w:hAnsi="Times New Roman"/>
            <w:bCs/>
            <w:sz w:val="24"/>
          </w:rPr>
          <w:t xml:space="preserve"> </w:t>
        </w:r>
      </w:ins>
    </w:p>
    <w:p w14:paraId="645FD4F2" w14:textId="430646D6" w:rsidR="00A61D00" w:rsidRDefault="00A61D00">
      <w:pPr>
        <w:ind w:firstLine="360"/>
        <w:rPr>
          <w:ins w:id="300" w:author="Windows User" w:date="2020-12-28T09:57:00Z"/>
        </w:rPr>
        <w:pPrChange w:id="301" w:author="Windows User" w:date="2020-12-28T09:50:00Z">
          <w:pPr>
            <w:pStyle w:val="MDPI31text"/>
            <w:ind w:firstLine="360"/>
          </w:pPr>
        </w:pPrChange>
      </w:pPr>
      <w:del w:id="302" w:author="Windows User" w:date="2020-12-28T09:50:00Z">
        <w:r w:rsidRPr="008F601D" w:rsidDel="009C6A29">
          <w:delText xml:space="preserve">Gathering hundreds of thousands or millions of training samples required to train DL networks can take many man-hours to collect and label thus making it impractical for many applications </w:delText>
        </w:r>
        <w:r w:rsidR="00B40EE1" w:rsidRPr="008F601D" w:rsidDel="009C6A29">
          <w:fldChar w:fldCharType="begin"/>
        </w:r>
        <w:r w:rsidRPr="008F601D" w:rsidDel="009C6A29">
          <w:delInstrText xml:space="preserve"> ADDIN EN.CITE &lt;EndNote&gt;&lt;Cite&gt;&lt;Author&gt;Mnih&lt;/Author&gt;&lt;Year&gt;2015&lt;/Year&gt;&lt;RecNum&gt;68&lt;/RecNum&gt;&lt;DisplayText&gt;(Mnih et al., 2015)&lt;/DisplayText&gt;&lt;record&gt;&lt;rec-number&gt;68&lt;/rec-number&gt;&lt;foreign-keys&gt;&lt;key app="EN" db-id="fspe090xm2sf0nef9aapp9tezvaxx5av9vr9" timestamp="1604388852"&gt;68&lt;/key&gt;&lt;/foreign-keys&gt;&lt;ref-type name="Journal Article"&gt;17&lt;/ref-type&gt;&lt;contributors&gt;&lt;authors&gt;&lt;author&gt;Mnih, V.&lt;/author&gt;&lt;author&gt;Kavukcuoglu, K.&lt;/author&gt;&lt;author&gt;Silver, D.&lt;/author&gt;&lt;author&gt;Rusu, A. A.&lt;/author&gt;&lt;author&gt;Veness, J.&lt;/author&gt;&lt;author&gt;Bellemare, M. G.&lt;/author&gt;&lt;author&gt;Graves, A.&lt;/author&gt;&lt;author&gt;Riedmiller, M.&lt;/author&gt;&lt;author&gt;Fidjeland, A. K.&lt;/author&gt;&lt;author&gt;Ostrovski, G.&lt;/author&gt;&lt;author&gt;Petersen, S.&lt;/author&gt;&lt;author&gt;Beattie, C.&lt;/author&gt;&lt;author&gt;Sadik, A.&lt;/author&gt;&lt;author&gt;Antonoglou, I.&lt;/author&gt;&lt;author&gt;King, H.&lt;/author&gt;&lt;author&gt;Kumaran, D.&lt;/author&gt;&lt;author&gt;Wierstra, D.&lt;/author&gt;&lt;author&gt;Legg, S.&lt;/author&gt;&lt;author&gt;Hassabis, D.&lt;/author&gt;&lt;/authors&gt;&lt;/contributors&gt;&lt;auth-address&gt;Google DeepMind, 5 New Street Square, London EC4A 3TW, UK.&lt;/auth-address&gt;&lt;titles&gt;&lt;title&gt;Human-level control through deep reinforcement learning&lt;/title&gt;&lt;secondary-title&gt;Nature&lt;/secondary-title&gt;&lt;/titles&gt;&lt;periodical&gt;&lt;full-title&gt;Nature&lt;/full-title&gt;&lt;/periodical&gt;&lt;pages&gt;529-33&lt;/pages&gt;&lt;volume&gt;518&lt;/volume&gt;&lt;number&gt;7540&lt;/number&gt;&lt;edition&gt;2015/02/27&lt;/edition&gt;&lt;keywords&gt;&lt;keyword&gt;Algorithms&lt;/keyword&gt;&lt;keyword&gt;*Artificial Intelligence&lt;/keyword&gt;&lt;keyword&gt;Humans&lt;/keyword&gt;&lt;keyword&gt;Models, Psychological&lt;/keyword&gt;&lt;keyword&gt;Neural Networks, Computer&lt;/keyword&gt;&lt;keyword&gt;*Reinforcement, Psychology&lt;/keyword&gt;&lt;keyword&gt;Reward&lt;/keyword&gt;&lt;keyword&gt;*Video Games&lt;/keyword&gt;&lt;/keywords&gt;&lt;dates&gt;&lt;year&gt;2015&lt;/year&gt;&lt;pub-dates&gt;&lt;date&gt;Feb 26&lt;/date&gt;&lt;/pub-dates&gt;&lt;/dates&gt;&lt;isbn&gt;1476-4687 (Electronic)&amp;#xD;0028-0836 (Linking)&lt;/isbn&gt;&lt;accession-num&gt;25719670&lt;/accession-num&gt;&lt;urls&gt;&lt;related-urls&gt;&lt;url&gt;https://www.ncbi.nlm.nih.gov/pubmed/25719670&lt;/url&gt;&lt;/related-urls&gt;&lt;/urls&gt;&lt;electronic-resource-num&gt;10.1038/nature14236&lt;/electronic-resource-num&gt;&lt;/record&gt;&lt;/Cite&gt;&lt;/EndNote&gt;</w:delInstrText>
        </w:r>
        <w:r w:rsidR="00B40EE1" w:rsidRPr="008F601D" w:rsidDel="009C6A29">
          <w:fldChar w:fldCharType="separate"/>
        </w:r>
        <w:r w:rsidRPr="008F601D" w:rsidDel="009C6A29">
          <w:delText>(Mnih et al., 2015)</w:delText>
        </w:r>
        <w:r w:rsidR="00B40EE1" w:rsidRPr="008F601D" w:rsidDel="009C6A29">
          <w:fldChar w:fldCharType="end"/>
        </w:r>
        <w:r w:rsidR="00AB4648" w:rsidRPr="008F601D" w:rsidDel="009C6A29">
          <w:delText>.</w:delText>
        </w:r>
        <w:r w:rsidRPr="008F601D" w:rsidDel="009C6A29">
          <w:delText xml:space="preserve"> </w:delText>
        </w:r>
        <w:r w:rsidR="00AB4648" w:rsidRPr="008F601D" w:rsidDel="009C6A29">
          <w:delText>A</w:delText>
        </w:r>
        <w:r w:rsidRPr="008F601D" w:rsidDel="009C6A29">
          <w:delText>lthough labeled data is difficult to obtain in the real world, it is easier to generate it using simulation and this makes the dataset inherently less costly, faster to create, well-annotated, and not constrained by availability, time</w:delText>
        </w:r>
        <w:r w:rsidR="003C60C5" w:rsidRPr="008F601D" w:rsidDel="009C6A29">
          <w:delText>,</w:delText>
        </w:r>
        <w:r w:rsidRPr="008F601D" w:rsidDel="009C6A29">
          <w:delText xml:space="preserve"> or the physics of the natural world </w:delText>
        </w:r>
        <w:r w:rsidR="00B40EE1" w:rsidRPr="008F601D" w:rsidDel="009C6A29">
          <w:fldChar w:fldCharType="begin"/>
        </w:r>
        <w:r w:rsidRPr="008F601D" w:rsidDel="009C6A29">
          <w:delInstrText xml:space="preserve"> ADDIN EN.CITE &lt;EndNote&gt;&lt;Cite&gt;&lt;Author&gt;Patki&lt;/Author&gt;&lt;Year&gt;2019&lt;/Year&gt;&lt;RecNum&gt;110&lt;/RecNum&gt;&lt;DisplayText&gt;(Patki et al., 2019)&lt;/DisplayText&gt;&lt;record&gt;&lt;rec-number&gt;110&lt;/rec-number&gt;&lt;foreign-keys&gt;&lt;key app="EN" db-id="fspe090xm2sf0nef9aapp9tezvaxx5av9vr9" timestamp="1604388852"&gt;110&lt;/key&gt;&lt;/foreign-keys&gt;&lt;ref-type name="Journal Article"&gt;17&lt;/ref-type&gt;&lt;contributors&gt;&lt;authors&gt;&lt;author&gt;Neha Patki&lt;/author&gt;&lt;author&gt;Roy Wedge&lt;/author&gt;&lt;author&gt;Kalyan Veeramachaneni&lt;/author&gt;&lt;/authors&gt;&lt;/contributors&gt;&lt;titles&gt;&lt;title&gt;The Synthetic data vault&lt;/title&gt;&lt;/titles&gt;&lt;dates&gt;&lt;year&gt;2019&lt;/year&gt;&lt;/dates&gt;&lt;urls&gt;&lt;/urls&gt;&lt;/record&gt;&lt;/Cite&gt;&lt;/EndNote&gt;</w:delInstrText>
        </w:r>
        <w:r w:rsidR="00B40EE1" w:rsidRPr="008F601D" w:rsidDel="009C6A29">
          <w:fldChar w:fldCharType="separate"/>
        </w:r>
        <w:r w:rsidRPr="008F601D" w:rsidDel="009C6A29">
          <w:delText>(Patki et al., 2019)</w:delText>
        </w:r>
        <w:r w:rsidR="00B40EE1" w:rsidRPr="008F601D" w:rsidDel="009C6A29">
          <w:fldChar w:fldCharType="end"/>
        </w:r>
        <w:r w:rsidR="00AB4648" w:rsidRPr="008F601D" w:rsidDel="009C6A29">
          <w:delText xml:space="preserve"> since t</w:delText>
        </w:r>
        <w:r w:rsidRPr="008F601D" w:rsidDel="009C6A29">
          <w:delText>here is insignificant statistical evidence between the accuracy scores of data scientists with control data and synthesized data</w:delText>
        </w:r>
        <w:r w:rsidR="00AB4648" w:rsidRPr="008F601D" w:rsidDel="009C6A29">
          <w:delText xml:space="preserve"> </w:delText>
        </w:r>
      </w:del>
      <w:r w:rsidR="00B40EE1" w:rsidRPr="008F601D">
        <w:fldChar w:fldCharType="begin">
          <w:fldData xml:space="preserve">PEVuZE5vdGU+PENpdGU+PEF1dGhvcj5QYXRraTwvQXV0aG9yPjxZZWFyPjIwMTk8L1llYXI+PFJl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=
</w:fldData>
        </w:fldChar>
      </w:r>
      <w:r w:rsidR="00AD1C52" w:rsidRPr="008F601D">
        <w:instrText xml:space="preserve"> ADDIN EN.CITE </w:instrText>
      </w:r>
      <w:r w:rsidR="00B40EE1" w:rsidRPr="00135CC7">
        <w:fldChar w:fldCharType="begin">
          <w:fldData xml:space="preserve">PEVuZE5vdGU+PENpdGU+PEF1dGhvcj5QYXRraTwvQXV0aG9yPjxZZWFyPjIwMTk8L1llYXI+PFJl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=
</w:fldData>
        </w:fldChar>
      </w:r>
      <w:r w:rsidR="00AD1C52" w:rsidRPr="008F601D">
        <w:instrText xml:space="preserve"> ADDIN EN.CITE.DATA </w:instrText>
      </w:r>
      <w:r w:rsidR="00B40EE1" w:rsidRPr="00135CC7">
        <w:fldChar w:fldCharType="end"/>
      </w:r>
      <w:r w:rsidR="00B40EE1" w:rsidRPr="008F601D">
        <w:fldChar w:fldCharType="separate"/>
      </w:r>
      <w:r w:rsidR="00AD1C52" w:rsidRPr="008F601D">
        <w:rPr>
          <w:noProof/>
        </w:rPr>
        <w:t>(Patki et al., 2019; Rajpura et al., 2017; Tremblay et al., 2018)</w:t>
      </w:r>
      <w:r w:rsidR="00B40EE1" w:rsidRPr="008F601D">
        <w:fldChar w:fldCharType="end"/>
      </w:r>
      <w:r w:rsidRPr="008F601D">
        <w:t xml:space="preserve">. Over time, several DNNs have used synthetic datasets to perform computer vision tasks such as object detection </w:t>
      </w:r>
      <w:r w:rsidR="00B40EE1" w:rsidRPr="008F601D">
        <w:fldChar w:fldCharType="begin">
          <w:fldData xml:space="preserve">PEVuZE5vdGU+PENpdGU+PEF1dGhvcj5QZXBpazwvQXV0aG9yPjxZZWFyPjIwMTI8L1llYXI+PFJl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</w:fldData>
        </w:fldChar>
      </w:r>
      <w:r w:rsidRPr="008F601D">
        <w:instrText xml:space="preserve"> ADDIN EN.CITE </w:instrText>
      </w:r>
      <w:r w:rsidR="00B40EE1" w:rsidRPr="00135CC7">
        <w:fldChar w:fldCharType="begin">
          <w:fldData xml:space="preserve">PEVuZE5vdGU+PENpdGU+PEF1dGhvcj5QZXBpazwvQXV0aG9yPjxZZWFyPjIwMTI8L1llYXI+PFJl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</w:fldData>
        </w:fldChar>
      </w:r>
      <w:r w:rsidRPr="008F601D">
        <w:instrText xml:space="preserve"> ADDIN EN.CITE.DATA </w:instrText>
      </w:r>
      <w:r w:rsidR="00B40EE1" w:rsidRPr="00135CC7">
        <w:fldChar w:fldCharType="end"/>
      </w:r>
      <w:r w:rsidR="00B40EE1" w:rsidRPr="008F601D">
        <w:fldChar w:fldCharType="separate"/>
      </w:r>
      <w:r w:rsidRPr="008F601D">
        <w:t>(Pepik et al., 2012)</w:t>
      </w:r>
      <w:r w:rsidR="00B40EE1" w:rsidRPr="008F601D">
        <w:fldChar w:fldCharType="end"/>
      </w:r>
      <w:r w:rsidRPr="008F601D">
        <w:t xml:space="preserve"> and scene understanding </w:t>
      </w:r>
      <w:r w:rsidR="00B40EE1" w:rsidRPr="008F601D">
        <w:fldChar w:fldCharType="begin"/>
      </w:r>
      <w:r w:rsidRPr="008F601D">
        <w:instrText xml:space="preserve"> ADDIN EN.CITE &lt;EndNote&gt;&lt;Cite&gt;&lt;Author&gt;Satkin&lt;/Author&gt;&lt;Year&gt;2012&lt;/Year&gt;&lt;RecNum&gt;106&lt;/RecNum&gt;&lt;DisplayText&gt;(Satkin et al., 2012)&lt;/DisplayText&gt;&lt;record&gt;&lt;rec-number&gt;106&lt;/rec-number&gt;&lt;foreign-keys&gt;&lt;key app="EN" db-id="fspe090xm2sf0nef9aapp9tezvaxx5av9vr9" timestamp="1604388852"&gt;106&lt;/key&gt;&lt;/foreign-keys&gt;&lt;ref-type name="Conference Paper"&gt;47&lt;/ref-type&gt;&lt;contributors&gt;&lt;authors&gt;&lt;author&gt;Scott Satkin&lt;/author&gt;&lt;author&gt;Jason Lin&lt;/author&gt;&lt;author&gt;Martial Hebert&lt;/author&gt;&lt;/authors&gt;&lt;/contributors&gt;&lt;titles&gt;&lt;title&gt;Data-Driven Scene Understanding from 3D Models&lt;/title&gt;&lt;secondary-title&gt;BMVC&lt;/secondary-title&gt;&lt;/titles&gt;&lt;dates&gt;&lt;year&gt;2012&lt;/year&gt;&lt;/dates&gt;&lt;urls&gt;&lt;/urls&gt;&lt;/record&gt;&lt;/Cite&gt;&lt;/EndNote&gt;</w:instrText>
      </w:r>
      <w:r w:rsidR="00B40EE1" w:rsidRPr="008F601D">
        <w:fldChar w:fldCharType="separate"/>
      </w:r>
      <w:r w:rsidRPr="008F601D">
        <w:t>(Satkin et al., 2012)</w:t>
      </w:r>
      <w:r w:rsidR="00B40EE1" w:rsidRPr="008F601D">
        <w:fldChar w:fldCharType="end"/>
      </w:r>
      <w:r w:rsidRPr="008F601D">
        <w:t xml:space="preserve">, while other researchers in the computer vision domain have used simulators to model objects such as human shape </w:t>
      </w:r>
      <w:r w:rsidR="00B40EE1" w:rsidRPr="008F601D">
        <w:lastRenderedPageBreak/>
        <w:fldChar w:fldCharType="begin"/>
      </w:r>
      <w:r w:rsidRPr="008F601D">
        <w:instrText xml:space="preserve"> ADDIN EN.CITE &lt;EndNote&gt;&lt;Cite&gt;&lt;Author&gt;Grauman&lt;/Author&gt;&lt;Year&gt;2003&lt;/Year&gt;&lt;RecNum&gt;107&lt;/RecNum&gt;&lt;DisplayText&gt;(Grauman et al., 2003)&lt;/DisplayText&gt;&lt;record&gt;&lt;rec-number&gt;107&lt;/rec-number&gt;&lt;foreign-keys&gt;&lt;key app="EN" db-id="fspe090xm2sf0nef9aapp9tezvaxx5av9vr9" timestamp="1604388852"&gt;107&lt;/key&gt;&lt;/foreign-keys&gt;&lt;ref-type name="Conference Proceedings"&gt;10&lt;/ref-type&gt;&lt;contributors&gt;&lt;authors&gt;&lt;author&gt;Grauman,&lt;/author&gt;&lt;author&gt;Shakhnarovich,&lt;/author&gt;&lt;author&gt;Darrell,&lt;/author&gt;&lt;/authors&gt;&lt;/contributors&gt;&lt;titles&gt;&lt;title&gt;Inferring 3D structure with a statistical image-based shape model&lt;/title&gt;&lt;secondary-title&gt;Proceedings Ninth IEEE International Conference on Computer Vision&lt;/secondary-title&gt;&lt;alt-title&gt;Proceedings Ninth IEEE International Conference on Computer Vision&lt;/alt-title&gt;&lt;/titles&gt;&lt;pages&gt;641-647 vol.1&lt;/pages&gt;&lt;keywords&gt;&lt;keyword&gt;image reconstruction&lt;/keyword&gt;&lt;keyword&gt;principal component analysis&lt;/keyword&gt;&lt;keyword&gt;video cameras&lt;/keyword&gt;&lt;keyword&gt;image matching&lt;/keyword&gt;&lt;keyword&gt;realistic images&lt;/keyword&gt;&lt;keyword&gt;3D structure parameter inference&lt;/keyword&gt;&lt;keyword&gt;statistical image-based shape model&lt;/keyword&gt;&lt;keyword&gt;multiple calibrated camera&lt;/keyword&gt;&lt;keyword&gt;probabilistic principal component analyzer&lt;/keyword&gt;&lt;keyword&gt;Bayesian reconstruction&lt;/keyword&gt;&lt;keyword&gt;model matching&lt;/keyword&gt;&lt;keyword&gt;pedestrian images training set&lt;/keyword&gt;&lt;keyword&gt;silhouette contour&lt;/keyword&gt;&lt;keyword&gt;real image&lt;/keyword&gt;&lt;keyword&gt;Shape&lt;/keyword&gt;&lt;keyword&gt;Image segmentation&lt;/keyword&gt;&lt;keyword&gt;Cameras&lt;/keyword&gt;&lt;keyword&gt;Bayesian methods&lt;/keyword&gt;&lt;keyword&gt;Computer science&lt;/keyword&gt;&lt;keyword&gt;Artificial intelligence&lt;/keyword&gt;&lt;keyword&gt;Laboratories&lt;/keyword&gt;&lt;keyword&gt;Image generation&lt;/keyword&gt;&lt;keyword&gt;Computer vision&lt;/keyword&gt;&lt;/keywords&gt;&lt;dates&gt;&lt;year&gt;2003&lt;/year&gt;&lt;pub-dates&gt;&lt;date&gt;13-16 Oct. 2003&lt;/date&gt;&lt;/pub-dates&gt;&lt;/dates&gt;&lt;isbn&gt;null&lt;/isbn&gt;&lt;urls&gt;&lt;/urls&gt;&lt;electronic-resource-num&gt;10.1109/ICCV.2003.1238408&lt;/electronic-resource-num&gt;&lt;/record&gt;&lt;/Cite&gt;&lt;/EndNote&gt;</w:instrText>
      </w:r>
      <w:r w:rsidR="00B40EE1" w:rsidRPr="008F601D">
        <w:fldChar w:fldCharType="separate"/>
      </w:r>
      <w:r w:rsidRPr="008F601D">
        <w:t>(Grauman et al., 2003)</w:t>
      </w:r>
      <w:r w:rsidR="00B40EE1" w:rsidRPr="008F601D">
        <w:fldChar w:fldCharType="end"/>
      </w:r>
      <w:r w:rsidRPr="008F601D">
        <w:t xml:space="preserve">, face and hand geometry </w:t>
      </w:r>
      <w:r w:rsidR="00B40EE1" w:rsidRPr="008F601D">
        <w:fldChar w:fldCharType="begin"/>
      </w:r>
      <w:r w:rsidRPr="008F601D">
        <w:instrText xml:space="preserve"> ADDIN EN.CITE &lt;EndNote&gt;&lt;Cite&gt;&lt;Author&gt;Ballan&lt;/Author&gt;&lt;Year&gt;2012&lt;/Year&gt;&lt;RecNum&gt;108&lt;/RecNum&gt;&lt;DisplayText&gt;(Ballan et al., 2012)&lt;/DisplayText&gt;&lt;record&gt;&lt;rec-number&gt;108&lt;/rec-number&gt;&lt;foreign-keys&gt;&lt;key app="EN" db-id="fspe090xm2sf0nef9aapp9tezvaxx5av9vr9" timestamp="1604388852"&gt;108&lt;/key&gt;&lt;/foreign-keys&gt;&lt;ref-type name="Journal Article"&gt;17&lt;/ref-type&gt;&lt;contributors&gt;&lt;authors&gt;&lt;author&gt;Luca Ballan&lt;/author&gt;&lt;author&gt;Aparna Taneja&lt;/author&gt;&lt;author&gt;J¨urgen Gall&lt;/author&gt;&lt;author&gt;Luc Van Gool&lt;/author&gt;&lt;author&gt;Marc Pollefeys&lt;/author&gt;&lt;/authors&gt;&lt;/contributors&gt;&lt;titles&gt;&lt;title&gt;Motion Capture of Hands in Action using Discriminative Salient Points&lt;/title&gt;&lt;secondary-title&gt;ECCV&lt;/secondary-title&gt;&lt;/titles&gt;&lt;periodical&gt;&lt;full-title&gt;ECCV&lt;/full-title&gt;&lt;/periodical&gt;&lt;dates&gt;&lt;year&gt;2012&lt;/year&gt;&lt;/dates&gt;&lt;urls&gt;&lt;/urls&gt;&lt;/record&gt;&lt;/Cite&gt;&lt;/EndNote&gt;</w:instrText>
      </w:r>
      <w:r w:rsidR="00B40EE1" w:rsidRPr="008F601D">
        <w:fldChar w:fldCharType="separate"/>
      </w:r>
      <w:r w:rsidRPr="008F601D">
        <w:t>(Ballan et al., 2012)</w:t>
      </w:r>
      <w:r w:rsidR="00B40EE1" w:rsidRPr="008F601D">
        <w:fldChar w:fldCharType="end"/>
      </w:r>
      <w:r w:rsidRPr="008F601D">
        <w:t xml:space="preserve"> and vision as inverse graphics </w:t>
      </w:r>
      <w:r w:rsidR="00B40EE1" w:rsidRPr="008F601D">
        <w:fldChar w:fldCharType="begin"/>
      </w:r>
      <w:r w:rsidRPr="008F601D">
        <w:instrText xml:space="preserve"> ADDIN EN.CITE &lt;EndNote&gt;&lt;Cite&gt;&lt;Author&gt;Battaglia&lt;/Author&gt;&lt;Year&gt;2013&lt;/Year&gt;&lt;RecNum&gt;109&lt;/RecNum&gt;&lt;DisplayText&gt;(Battaglia et al., 2013)&lt;/DisplayText&gt;&lt;record&gt;&lt;rec-number&gt;109&lt;/rec-number&gt;&lt;foreign-keys&gt;&lt;key app="EN" db-id="fspe090xm2sf0nef9aapp9tezvaxx5av9vr9" timestamp="1604388852"&gt;109&lt;/key&gt;&lt;/foreign-keys&gt;&lt;ref-type name="Journal Article"&gt;17&lt;/ref-type&gt;&lt;contributors&gt;&lt;authors&gt;&lt;author&gt;Battaglia, P. W.&lt;/author&gt;&lt;author&gt;Hamrick, J. B.&lt;/author&gt;&lt;author&gt;Tenenbaum, J. B.&lt;/author&gt;&lt;/authors&gt;&lt;/contributors&gt;&lt;auth-address&gt;Department of Brain and Cognitive Sciences, Massachusetts Institute of Technology, Cambridge, MA 02139.&lt;/auth-address&gt;&lt;titles&gt;&lt;title&gt;Simulation as an engine of physical scene understanding&lt;/title&gt;&lt;secondary-title&gt;Proc Natl Acad Sci U S A&lt;/secondary-title&gt;&lt;/titles&gt;&lt;periodical&gt;&lt;full-title&gt;Proc Natl Acad Sci U S A&lt;/full-title&gt;&lt;/periodical&gt;&lt;pages&gt;18327-32&lt;/pages&gt;&lt;volume&gt;110&lt;/volume&gt;&lt;number&gt;45&lt;/number&gt;&lt;edition&gt;2013/10/23&lt;/edition&gt;&lt;keywords&gt;&lt;keyword&gt;Bayes Theorem&lt;/keyword&gt;&lt;keyword&gt;Cognition/*physiology&lt;/keyword&gt;&lt;keyword&gt;Humans&lt;/keyword&gt;&lt;keyword&gt;Imagination/*physiology&lt;/keyword&gt;&lt;keyword&gt;Judgment/*physiology&lt;/keyword&gt;&lt;keyword&gt;*Models, Psychological&lt;/keyword&gt;&lt;/keywords&gt;&lt;dates&gt;&lt;year&gt;2013&lt;/year&gt;&lt;pub-dates&gt;&lt;date&gt;Nov 5&lt;/date&gt;&lt;/pub-dates&gt;&lt;/dates&gt;&lt;isbn&gt;1091-6490 (Electronic)&amp;#xD;0027-8424 (Linking)&lt;/isbn&gt;&lt;accession-num&gt;24145417&lt;/accession-num&gt;&lt;urls&gt;&lt;related-urls&gt;&lt;url&gt;https://www.ncbi.nlm.nih.gov/pubmed/24145417&lt;/url&gt;&lt;/related-urls&gt;&lt;/urls&gt;&lt;custom2&gt;PMC3831455&lt;/custom2&gt;&lt;electronic-resource-num&gt;10.1073/pnas.1306572110&lt;/electronic-resource-num&gt;&lt;/record&gt;&lt;/Cite&gt;&lt;/EndNote&gt;</w:instrText>
      </w:r>
      <w:r w:rsidR="00B40EE1" w:rsidRPr="008F601D">
        <w:fldChar w:fldCharType="separate"/>
      </w:r>
      <w:r w:rsidRPr="008F601D">
        <w:t>(Battaglia et al., 2013)</w:t>
      </w:r>
      <w:r w:rsidR="00B40EE1" w:rsidRPr="008F601D">
        <w:fldChar w:fldCharType="end"/>
      </w:r>
      <w:r w:rsidRPr="008F601D">
        <w:t xml:space="preserve"> and yet obtained promising results. Compelling results were reported in </w:t>
      </w:r>
      <w:r w:rsidR="00B40EE1" w:rsidRPr="008F601D">
        <w:fldChar w:fldCharType="begin"/>
      </w:r>
      <w:r w:rsidRPr="008F601D">
        <w:instrText xml:space="preserve"> ADDIN EN.CITE &lt;EndNote&gt;&lt;Cite&gt;&lt;Author&gt;Hu&lt;/Author&gt;&lt;Year&gt;2018&lt;/Year&gt;&lt;RecNum&gt;221&lt;/RecNum&gt;&lt;DisplayText&gt;(Hu et al., 2018)&lt;/DisplayText&gt;&lt;record&gt;&lt;rec-number&gt;221&lt;/rec-number&gt;&lt;foreign-keys&gt;&lt;key app="EN" db-id="fspe090xm2sf0nef9aapp9tezvaxx5av9vr9" timestamp="1604388853"&gt;221&lt;/key&gt;&lt;/foreign-keys&gt;&lt;ref-type name="Journal Article"&gt;17&lt;/ref-type&gt;&lt;contributors&gt;&lt;authors&gt;&lt;author&gt;G. Hu&lt;/author&gt;&lt;author&gt;X. Peng&lt;/author&gt;&lt;author&gt;Y. Yang&lt;/author&gt;&lt;author&gt;T. M. Hospedales&lt;/author&gt;&lt;author&gt;J. Verbeek&lt;/author&gt;&lt;/authors&gt;&lt;/contributors&gt;&lt;titles&gt;&lt;title&gt;Frankenstein: Learning Deep Face Representations Using Small Data&lt;/title&gt;&lt;secondary-title&gt;IEEE Transactions on Image Processing&lt;/secondary-title&gt;&lt;/titles&gt;&lt;periodical&gt;&lt;full-title&gt;IEEE Transactions on Image Processing&lt;/full-title&gt;&lt;/periodical&gt;&lt;pages&gt;293-303&lt;/pages&gt;&lt;volume&gt;27&lt;/volume&gt;&lt;number&gt;1&lt;/number&gt;&lt;keywords&gt;&lt;keyword&gt;data analysis&lt;/keyword&gt;&lt;keyword&gt;face recognition&lt;/keyword&gt;&lt;keyword&gt;image representation&lt;/keyword&gt;&lt;keyword&gt;learning (artificial intelligence)&lt;/keyword&gt;&lt;keyword&gt;neural nets&lt;/keyword&gt;&lt;keyword&gt;small data&lt;/keyword&gt;&lt;keyword&gt;learning deep face representations&lt;/keyword&gt;&lt;keyword&gt;CASIA NIR-VIS2.0 heterogeneous face recognition data set&lt;/keyword&gt;&lt;keyword&gt;very large training data sets&lt;/keyword&gt;&lt;keyword&gt;real face images&lt;/keyword&gt;&lt;keyword&gt;deep convolutional neural networks&lt;/keyword&gt;&lt;keyword&gt;training images&lt;/keyword&gt;&lt;keyword&gt;synthetic images&lt;/keyword&gt;&lt;keyword&gt;near-infrared face recognition&lt;/keyword&gt;&lt;keyword&gt;labeled images&lt;/keyword&gt;&lt;keyword&gt;uncontrolled settings&lt;/keyword&gt;&lt;keyword&gt;Face&lt;/keyword&gt;&lt;keyword&gt;Training&lt;/keyword&gt;&lt;keyword&gt;Three-dimensional displays&lt;/keyword&gt;&lt;keyword&gt;Machine learning&lt;/keyword&gt;&lt;keyword&gt;Nose&lt;/keyword&gt;&lt;keyword&gt;Mouth&lt;/keyword&gt;&lt;keyword&gt;deep learning&lt;/keyword&gt;&lt;keyword&gt;small training data&lt;/keyword&gt;&lt;/keywords&gt;&lt;dates&gt;&lt;year&gt;2018&lt;/year&gt;&lt;/dates&gt;&lt;isbn&gt;1941-0042&lt;/isbn&gt;&lt;urls&gt;&lt;/urls&gt;&lt;electronic-resource-num&gt;10.1109/TIP.2017.2756450&lt;/electronic-resource-num&gt;&lt;/record&gt;&lt;/Cite&gt;&lt;/EndNote&gt;</w:instrText>
      </w:r>
      <w:r w:rsidR="00B40EE1" w:rsidRPr="008F601D">
        <w:fldChar w:fldCharType="separate"/>
      </w:r>
      <w:r w:rsidRPr="008F601D">
        <w:t>(Hu et al., 2018)</w:t>
      </w:r>
      <w:r w:rsidR="00B40EE1" w:rsidRPr="008F601D">
        <w:fldChar w:fldCharType="end"/>
      </w:r>
      <w:r w:rsidRPr="008F601D">
        <w:t xml:space="preserve">, where real face images were composited to generate very large training datasets of synthetic images. </w:t>
      </w:r>
    </w:p>
    <w:p w14:paraId="62D86425" w14:textId="636A1CB6" w:rsidR="00B828B9" w:rsidRPr="008F601D" w:rsidDel="00B828B9" w:rsidRDefault="00B828B9">
      <w:pPr>
        <w:ind w:firstLine="360"/>
        <w:rPr>
          <w:del w:id="303" w:author="Windows User" w:date="2020-12-28T10:01:00Z"/>
        </w:rPr>
        <w:pPrChange w:id="304" w:author="Windows User" w:date="2020-12-28T09:50:00Z">
          <w:pPr>
            <w:pStyle w:val="MDPI31text"/>
            <w:ind w:firstLine="360"/>
          </w:pPr>
        </w:pPrChange>
      </w:pPr>
      <w:ins w:id="305" w:author="Windows User" w:date="2020-12-28T09:58:00Z">
        <w:r>
          <w:t xml:space="preserve">Among others, synthetic datasets have contributed to the vast advancement of computer vision and machine learning techniques such as segmentation, object identification, object recognition, object processing and semantic segmentation. Tobin et al., </w:t>
        </w:r>
      </w:ins>
      <w:ins w:id="306" w:author="Windows User" w:date="2020-12-28T09:59:00Z">
        <w:r>
          <w:t>(</w:t>
        </w:r>
      </w:ins>
      <w:ins w:id="307" w:author="Windows User" w:date="2020-12-28T09:58:00Z">
        <w:r>
          <w:t>2017)</w:t>
        </w:r>
      </w:ins>
      <w:ins w:id="308" w:author="Windows User" w:date="2020-12-28T09:59:00Z">
        <w:r>
          <w:t xml:space="preserve"> argues that using domain randomization the model interprets synthetic data as part of the training datasets which is indistinguishable from physical </w:t>
        </w:r>
      </w:ins>
      <w:ins w:id="309" w:author="Windows User" w:date="2020-12-28T10:00:00Z">
        <w:r>
          <w:t>information</w:t>
        </w:r>
      </w:ins>
      <w:ins w:id="310" w:author="Windows User" w:date="2020-12-28T09:59:00Z">
        <w:r>
          <w:t>,</w:t>
        </w:r>
      </w:ins>
      <w:ins w:id="311" w:author="Windows User" w:date="2020-12-28T10:00:00Z">
        <w:r>
          <w:t xml:space="preserve"> thus exposing the model to a wide range of environments </w:t>
        </w:r>
      </w:ins>
      <w:ins w:id="312" w:author="Windows User" w:date="2020-12-28T10:01:00Z">
        <w:r>
          <w:t xml:space="preserve">during training </w:t>
        </w:r>
      </w:ins>
    </w:p>
    <w:p w14:paraId="4B79335D" w14:textId="43E6C978" w:rsidR="00A61D00" w:rsidRPr="008F601D" w:rsidRDefault="00A61D00">
      <w:pPr>
        <w:ind w:firstLine="360"/>
        <w:pPrChange w:id="313" w:author="Windows User" w:date="2020-12-28T10:01:00Z">
          <w:pPr>
            <w:pStyle w:val="MDPI31text"/>
          </w:pPr>
        </w:pPrChange>
      </w:pPr>
      <w:del w:id="314" w:author="Windows User" w:date="2020-12-28T10:01:00Z">
        <w:r w:rsidRPr="008F601D" w:rsidDel="00B828B9">
          <w:delText xml:space="preserve">By effectively utilizing domain randomization </w:delText>
        </w:r>
        <w:r w:rsidR="00B40EE1" w:rsidRPr="008F601D" w:rsidDel="00B828B9">
          <w:fldChar w:fldCharType="begin"/>
        </w:r>
        <w:r w:rsidRPr="008F601D" w:rsidDel="00B828B9">
          <w:delInstrText xml:space="preserve"> ADDIN EN.CITE &lt;EndNote&gt;&lt;Cite&gt;&lt;Author&gt;Tobin&lt;/Author&gt;&lt;Year&gt;2017&lt;/Year&gt;&lt;RecNum&gt;67&lt;/RecNum&gt;&lt;DisplayText&gt;(Tobin et al., 2017)&lt;/DisplayText&gt;&lt;record&gt;&lt;rec-number&gt;67&lt;/rec-number&gt;&lt;foreign-keys&gt;&lt;key app="EN" db-id="fspe090xm2sf0nef9aapp9tezvaxx5av9vr9" timestamp="1604388852"&gt;67&lt;/key&gt;&lt;/foreign-keys&gt;&lt;ref-type name="Journal Article"&gt;17&lt;/ref-type&gt;&lt;contributors&gt;&lt;authors&gt;&lt;author&gt;Josh Tobin&lt;/author&gt;&lt;author&gt;Rachel Fong&lt;/author&gt;&lt;author&gt;Alex Ray&lt;/author&gt;&lt;author&gt;Jonas Schneider&lt;/author&gt;&lt;author&gt;Wojciech Zaremba&lt;/author&gt;&lt;author&gt;Pieter Abbeel&lt;/author&gt;&lt;/authors&gt;&lt;/contributors&gt;&lt;titles&gt;&lt;title&gt;Domain Randomization for Transferring Deep Neural Networks from Simulation to the Real World&lt;/title&gt;&lt;secondary-title&gt;arXiv&lt;/secondary-title&gt;&lt;/titles&gt;&lt;periodical&gt;&lt;full-title&gt;ArXiv&lt;/full-title&gt;&lt;/periodical&gt;&lt;dates&gt;&lt;year&gt;2017&lt;/year&gt;&lt;/dates&gt;&lt;urls&gt;&lt;/urls&gt;&lt;/record&gt;&lt;/Cite&gt;&lt;/EndNote&gt;</w:delInstrText>
        </w:r>
        <w:r w:rsidR="00B40EE1" w:rsidRPr="008F601D" w:rsidDel="00B828B9">
          <w:fldChar w:fldCharType="separate"/>
        </w:r>
        <w:r w:rsidRPr="008F601D" w:rsidDel="00B828B9">
          <w:delText>(Tobin et al., 2017)</w:delText>
        </w:r>
        <w:r w:rsidR="00B40EE1" w:rsidRPr="008F601D" w:rsidDel="00B828B9">
          <w:fldChar w:fldCharType="end"/>
        </w:r>
        <w:r w:rsidRPr="008F601D" w:rsidDel="00B828B9">
          <w:delText xml:space="preserve">, the model interprets synthetic data as just part of the training dataset indistinguishable from physical information, thus exposing the model to a wide range of environments at training time </w:delText>
        </w:r>
      </w:del>
      <w:r w:rsidR="00B40EE1" w:rsidRPr="008F601D">
        <w:fldChar w:fldCharType="begin"/>
      </w:r>
      <w:r w:rsidRPr="008F601D">
        <w:instrText xml:space="preserve"> ADDIN EN.CITE &lt;EndNote&gt;&lt;Cite&gt;&lt;Author&gt;Peng&lt;/Author&gt;&lt;Year&gt;2015&lt;/Year&gt;&lt;RecNum&gt;151&lt;/RecNum&gt;&lt;DisplayText&gt;(Peng et al., 2015)&lt;/DisplayText&gt;&lt;record&gt;&lt;rec-number&gt;151&lt;/rec-number&gt;&lt;foreign-keys&gt;&lt;key app="EN" db-id="fspe090xm2sf0nef9aapp9tezvaxx5av9vr9" timestamp="1604388853"&gt;151&lt;/key&gt;&lt;/foreign-keys&gt;&lt;ref-type name="Conference Proceedings"&gt;10&lt;/ref-type&gt;&lt;contributors&gt;&lt;authors&gt;&lt;author&gt;X. Peng&lt;/author&gt;&lt;author&gt;B. Sun&lt;/author&gt;&lt;author&gt;K. Ali&lt;/author&gt;&lt;author&gt;K. Saenko&lt;/author&gt;&lt;/authors&gt;&lt;/contributors&gt;&lt;titles&gt;&lt;title&gt;Learning Deep Object Detectors from 3D Models&lt;/title&gt;&lt;secondary-title&gt;2015 IEEE International Conference on Computer Vision (ICCV)&lt;/secondary-title&gt;&lt;alt-title&gt;2015 IEEE International Conference on Computer Vision (ICCV)&lt;/alt-title&gt;&lt;/titles&gt;&lt;pages&gt;1278-1286&lt;/pages&gt;&lt;keywords&gt;&lt;keyword&gt;CAD&lt;/keyword&gt;&lt;keyword&gt;convolution&lt;/keyword&gt;&lt;keyword&gt;learning (artificial intelligence)&lt;/keyword&gt;&lt;keyword&gt;neural nets&lt;/keyword&gt;&lt;keyword&gt;object detection&lt;/keyword&gt;&lt;keyword&gt;solid modelling&lt;/keyword&gt;&lt;keyword&gt;deep object detector learning&lt;/keyword&gt;&lt;keyword&gt;3D CAD model&lt;/keyword&gt;&lt;keyword&gt;deep convolutional neural net&lt;/keyword&gt;&lt;keyword&gt;DCNN model&lt;/keyword&gt;&lt;keyword&gt;CAD image&lt;/keyword&gt;&lt;keyword&gt;target detection&lt;/keyword&gt;&lt;keyword&gt;Solid modeling&lt;/keyword&gt;&lt;keyword&gt;Three-dimensional displays&lt;/keyword&gt;&lt;keyword&gt;Design automation&lt;/keyword&gt;&lt;keyword&gt;Image color analysis&lt;/keyword&gt;&lt;keyword&gt;Training&lt;/keyword&gt;&lt;keyword&gt;Data models&lt;/keyword&gt;&lt;keyword&gt;Detectors&lt;/keyword&gt;&lt;/keywords&gt;&lt;dates&gt;&lt;year&gt;2015&lt;/year&gt;&lt;pub-dates&gt;&lt;date&gt;7-13 Dec. 2015&lt;/date&gt;&lt;/pub-dates&gt;&lt;/dates&gt;&lt;isbn&gt;2380-7504&lt;/isbn&gt;&lt;urls&gt;&lt;/urls&gt;&lt;electronic-resource-num&gt;10.1109/ICCV.2015.151&lt;/electronic-resource-num&gt;&lt;/record&gt;&lt;/Cite&gt;&lt;/EndNote&gt;</w:instrText>
      </w:r>
      <w:r w:rsidR="00B40EE1" w:rsidRPr="008F601D">
        <w:fldChar w:fldCharType="separate"/>
      </w:r>
      <w:r w:rsidRPr="008F601D">
        <w:t>(Peng et al., 2015)</w:t>
      </w:r>
      <w:r w:rsidR="00B40EE1" w:rsidRPr="008F601D">
        <w:fldChar w:fldCharType="end"/>
      </w:r>
      <w:r w:rsidRPr="008F601D">
        <w:t xml:space="preserve">. </w:t>
      </w:r>
      <w:del w:id="315" w:author="Windows User" w:date="2020-12-28T10:01:00Z">
        <w:r w:rsidRPr="008F601D" w:rsidDel="00B828B9">
          <w:delText xml:space="preserve">Synthetic datasets, among others, have led to the massive evolution of computer vision and machine learning methods such as segmentation, object detection, object recognition, object classiﬁcation, and semantic segmentation. </w:delText>
        </w:r>
      </w:del>
      <w:ins w:id="316" w:author="Windows User" w:date="2020-12-28T10:01:00Z">
        <w:r w:rsidR="00B828B9">
          <w:t xml:space="preserve">Furthermore, </w:t>
        </w:r>
      </w:ins>
      <w:r w:rsidRPr="008F601D">
        <w:t xml:space="preserve">Synthetic datasets have helped to improve the model's performance and in some studies outperformed photorealistic datasets </w:t>
      </w:r>
      <w:r w:rsidR="00B40EE1" w:rsidRPr="008F601D">
        <w:fldChar w:fldCharType="begin"/>
      </w:r>
      <w:r w:rsidRPr="008F601D">
        <w:instrText xml:space="preserve"> ADDIN EN.CITE &lt;EndNote&gt;&lt;Cite&gt;&lt;Author&gt;Patki&lt;/Author&gt;&lt;Year&gt;2019&lt;/Year&gt;&lt;RecNum&gt;110&lt;/RecNum&gt;&lt;DisplayText&gt;(Patki et al., 2019)&lt;/DisplayText&gt;&lt;record&gt;&lt;rec-number&gt;110&lt;/rec-number&gt;&lt;foreign-keys&gt;&lt;key app="EN" db-id="fspe090xm2sf0nef9aapp9tezvaxx5av9vr9" timestamp="1604388852"&gt;110&lt;/key&gt;&lt;/foreign-keys&gt;&lt;ref-type name="Journal Article"&gt;17&lt;/ref-type&gt;&lt;contributors&gt;&lt;authors&gt;&lt;author&gt;Neha Patki&lt;/author&gt;&lt;author&gt;Roy Wedge&lt;/author&gt;&lt;author&gt;Kalyan Veeramachaneni&lt;/author&gt;&lt;/authors&gt;&lt;/contributors&gt;&lt;titles&gt;&lt;title&gt;The Synthetic data vault&lt;/title&gt;&lt;/titles&gt;&lt;dates&gt;&lt;year&gt;2019&lt;/year&gt;&lt;/dates&gt;&lt;urls&gt;&lt;/urls&gt;&lt;/record&gt;&lt;/Cite&gt;&lt;/EndNote&gt;</w:instrText>
      </w:r>
      <w:r w:rsidR="00B40EE1" w:rsidRPr="008F601D">
        <w:fldChar w:fldCharType="separate"/>
      </w:r>
      <w:r w:rsidRPr="008F601D">
        <w:t>(Patki et al., 2019)</w:t>
      </w:r>
      <w:r w:rsidR="00B40EE1" w:rsidRPr="008F601D">
        <w:fldChar w:fldCharType="end"/>
      </w:r>
      <w:r w:rsidRPr="008F601D">
        <w:t xml:space="preserve">. </w:t>
      </w:r>
    </w:p>
    <w:p w14:paraId="13A4F8FF" w14:textId="78872EC6" w:rsidR="00F00CC3" w:rsidRPr="006765D8" w:rsidRDefault="00F00CC3" w:rsidP="00E32FD4">
      <w:pPr>
        <w:pStyle w:val="MDPI31text"/>
        <w:rPr>
          <w:ins w:id="317" w:author="Windows User" w:date="2020-12-28T10:19:00Z"/>
          <w:rFonts w:ascii="Times New Roman" w:eastAsia="SimSun" w:hAnsi="Times New Roman"/>
          <w:snapToGrid/>
          <w:color w:val="auto"/>
          <w:kern w:val="2"/>
          <w:sz w:val="24"/>
          <w:szCs w:val="24"/>
          <w:lang w:eastAsia="zh-CN" w:bidi="ar-SA"/>
        </w:rPr>
      </w:pPr>
      <w:ins w:id="318" w:author="Windows User" w:date="2020-12-28T10:19:00Z">
        <w:r>
          <w:rPr>
            <w:rFonts w:ascii="Times New Roman" w:eastAsia="SimSun" w:hAnsi="Times New Roman"/>
            <w:snapToGrid/>
            <w:color w:val="auto"/>
            <w:kern w:val="2"/>
            <w:sz w:val="24"/>
            <w:szCs w:val="24"/>
            <w:lang w:eastAsia="zh-CN" w:bidi="ar-SA"/>
          </w:rPr>
          <w:t xml:space="preserve">With the widespread use of synthetic datasets, Bousmalis </w:t>
        </w:r>
        <w:proofErr w:type="gramStart"/>
        <w:r>
          <w:rPr>
            <w:rFonts w:ascii="Times New Roman" w:eastAsia="SimSun" w:hAnsi="Times New Roman"/>
            <w:i/>
            <w:snapToGrid/>
            <w:color w:val="auto"/>
            <w:kern w:val="2"/>
            <w:sz w:val="24"/>
            <w:szCs w:val="24"/>
            <w:lang w:eastAsia="zh-CN" w:bidi="ar-SA"/>
          </w:rPr>
          <w:t>et al.,</w:t>
        </w:r>
        <w:r>
          <w:rPr>
            <w:rFonts w:ascii="Times New Roman" w:eastAsia="SimSun" w:hAnsi="Times New Roman"/>
            <w:snapToGrid/>
            <w:color w:val="auto"/>
            <w:kern w:val="2"/>
            <w:sz w:val="24"/>
            <w:szCs w:val="24"/>
            <w:lang w:eastAsia="zh-CN" w:bidi="ar-SA"/>
          </w:rPr>
          <w:t>(</w:t>
        </w:r>
        <w:proofErr w:type="gramEnd"/>
        <w:r>
          <w:rPr>
            <w:rFonts w:ascii="Times New Roman" w:eastAsia="SimSun" w:hAnsi="Times New Roman"/>
            <w:snapToGrid/>
            <w:color w:val="auto"/>
            <w:kern w:val="2"/>
            <w:sz w:val="24"/>
            <w:szCs w:val="24"/>
            <w:lang w:eastAsia="zh-CN" w:bidi="ar-SA"/>
          </w:rPr>
          <w:t>2018) argues that the</w:t>
        </w:r>
      </w:ins>
      <w:ins w:id="319" w:author="Windows User" w:date="2020-12-28T10:20:00Z">
        <w:r>
          <w:rPr>
            <w:rFonts w:ascii="Times New Roman" w:eastAsia="SimSun" w:hAnsi="Times New Roman"/>
            <w:snapToGrid/>
            <w:color w:val="auto"/>
            <w:kern w:val="2"/>
            <w:sz w:val="24"/>
            <w:szCs w:val="24"/>
            <w:lang w:eastAsia="zh-CN" w:bidi="ar-SA"/>
          </w:rPr>
          <w:t>re is significant</w:t>
        </w:r>
      </w:ins>
      <w:ins w:id="320" w:author="Windows User" w:date="2020-12-28T10:19:00Z">
        <w:r>
          <w:rPr>
            <w:rFonts w:ascii="Times New Roman" w:eastAsia="SimSun" w:hAnsi="Times New Roman"/>
            <w:snapToGrid/>
            <w:color w:val="auto"/>
            <w:kern w:val="2"/>
            <w:sz w:val="24"/>
            <w:szCs w:val="24"/>
            <w:lang w:eastAsia="zh-CN" w:bidi="ar-SA"/>
          </w:rPr>
          <w:t xml:space="preserve"> quality difference </w:t>
        </w:r>
      </w:ins>
      <w:ins w:id="321" w:author="Windows User" w:date="2020-12-28T10:21:00Z">
        <w:r>
          <w:rPr>
            <w:rFonts w:ascii="Times New Roman" w:eastAsia="SimSun" w:hAnsi="Times New Roman"/>
            <w:snapToGrid/>
            <w:color w:val="auto"/>
            <w:kern w:val="2"/>
            <w:sz w:val="24"/>
            <w:szCs w:val="24"/>
            <w:lang w:eastAsia="zh-CN" w:bidi="ar-SA"/>
          </w:rPr>
          <w:t xml:space="preserve">caused </w:t>
        </w:r>
      </w:ins>
      <w:ins w:id="322" w:author="Windows User" w:date="2020-12-28T10:19:00Z">
        <w:r>
          <w:rPr>
            <w:rFonts w:ascii="Times New Roman" w:eastAsia="SimSun" w:hAnsi="Times New Roman"/>
            <w:snapToGrid/>
            <w:color w:val="auto"/>
            <w:kern w:val="2"/>
            <w:sz w:val="24"/>
            <w:szCs w:val="24"/>
            <w:lang w:eastAsia="zh-CN" w:bidi="ar-SA"/>
          </w:rPr>
          <w:t>due to natural richness, non-rigidity and noise between original data and synthetic data</w:t>
        </w:r>
      </w:ins>
      <w:ins w:id="323" w:author="Windows User" w:date="2020-12-28T10:22:00Z">
        <w:r>
          <w:rPr>
            <w:rFonts w:ascii="Times New Roman" w:eastAsia="SimSun" w:hAnsi="Times New Roman"/>
            <w:snapToGrid/>
            <w:color w:val="auto"/>
            <w:kern w:val="2"/>
            <w:sz w:val="24"/>
            <w:szCs w:val="24"/>
            <w:lang w:eastAsia="zh-CN" w:bidi="ar-SA"/>
          </w:rPr>
          <w:t xml:space="preserve"> and requires post-process validation.</w:t>
        </w:r>
      </w:ins>
      <w:ins w:id="324" w:author="Windows User" w:date="2020-12-28T10:23:00Z">
        <w:r>
          <w:rPr>
            <w:rFonts w:ascii="Times New Roman" w:eastAsia="SimSun" w:hAnsi="Times New Roman"/>
            <w:snapToGrid/>
            <w:color w:val="auto"/>
            <w:kern w:val="2"/>
            <w:sz w:val="24"/>
            <w:szCs w:val="24"/>
            <w:lang w:eastAsia="zh-CN" w:bidi="ar-SA"/>
          </w:rPr>
          <w:t xml:space="preserve"> </w:t>
        </w:r>
      </w:ins>
      <w:ins w:id="325" w:author="Windows User" w:date="2020-12-28T10:22:00Z">
        <w:r>
          <w:rPr>
            <w:rFonts w:ascii="Times New Roman" w:eastAsia="SimSun" w:hAnsi="Times New Roman"/>
            <w:snapToGrid/>
            <w:color w:val="auto"/>
            <w:kern w:val="2"/>
            <w:sz w:val="24"/>
            <w:szCs w:val="24"/>
            <w:lang w:eastAsia="zh-CN" w:bidi="ar-SA"/>
          </w:rPr>
          <w:t>However, some users do not consider this as a valid reference model as it does not conform to any quality benchmarks.</w:t>
        </w:r>
      </w:ins>
      <w:ins w:id="326" w:author="Windows User" w:date="2020-12-28T10:36:00Z">
        <w:r w:rsidR="006765D8">
          <w:rPr>
            <w:rFonts w:ascii="Times New Roman" w:eastAsia="SimSun" w:hAnsi="Times New Roman"/>
            <w:snapToGrid/>
            <w:color w:val="auto"/>
            <w:kern w:val="2"/>
            <w:sz w:val="24"/>
            <w:szCs w:val="24"/>
            <w:lang w:eastAsia="zh-CN" w:bidi="ar-SA"/>
          </w:rPr>
          <w:t xml:space="preserve"> </w:t>
        </w:r>
        <w:proofErr w:type="spellStart"/>
        <w:r w:rsidR="006765D8">
          <w:rPr>
            <w:rFonts w:ascii="Times New Roman" w:eastAsia="SimSun" w:hAnsi="Times New Roman"/>
            <w:snapToGrid/>
            <w:color w:val="auto"/>
            <w:kern w:val="2"/>
            <w:sz w:val="24"/>
            <w:szCs w:val="24"/>
            <w:lang w:eastAsia="zh-CN" w:bidi="ar-SA"/>
          </w:rPr>
          <w:t>Rajpura</w:t>
        </w:r>
        <w:proofErr w:type="spellEnd"/>
        <w:r w:rsidR="006765D8">
          <w:rPr>
            <w:rFonts w:ascii="Times New Roman" w:eastAsia="SimSun" w:hAnsi="Times New Roman"/>
            <w:snapToGrid/>
            <w:color w:val="auto"/>
            <w:kern w:val="2"/>
            <w:sz w:val="24"/>
            <w:szCs w:val="24"/>
            <w:lang w:eastAsia="zh-CN" w:bidi="ar-SA"/>
          </w:rPr>
          <w:t xml:space="preserve"> </w:t>
        </w:r>
        <w:r w:rsidR="006765D8">
          <w:rPr>
            <w:rFonts w:ascii="Times New Roman" w:eastAsia="SimSun" w:hAnsi="Times New Roman"/>
            <w:i/>
            <w:snapToGrid/>
            <w:color w:val="auto"/>
            <w:kern w:val="2"/>
            <w:sz w:val="24"/>
            <w:szCs w:val="24"/>
            <w:lang w:eastAsia="zh-CN" w:bidi="ar-SA"/>
          </w:rPr>
          <w:t xml:space="preserve">et al., </w:t>
        </w:r>
        <w:r w:rsidR="006765D8">
          <w:rPr>
            <w:rFonts w:ascii="Times New Roman" w:eastAsia="SimSun" w:hAnsi="Times New Roman"/>
            <w:snapToGrid/>
            <w:color w:val="auto"/>
            <w:kern w:val="2"/>
            <w:sz w:val="24"/>
            <w:szCs w:val="24"/>
            <w:lang w:eastAsia="zh-CN" w:bidi="ar-SA"/>
          </w:rPr>
          <w:t xml:space="preserve">(2017) argues that synthetic HSI datasets are </w:t>
        </w:r>
      </w:ins>
      <w:ins w:id="327" w:author="Windows User" w:date="2020-12-28T10:37:00Z">
        <w:r w:rsidR="006765D8">
          <w:rPr>
            <w:rFonts w:ascii="Times New Roman" w:eastAsia="SimSun" w:hAnsi="Times New Roman"/>
            <w:snapToGrid/>
            <w:color w:val="auto"/>
            <w:kern w:val="2"/>
            <w:sz w:val="24"/>
            <w:szCs w:val="24"/>
            <w:lang w:eastAsia="zh-CN" w:bidi="ar-SA"/>
          </w:rPr>
          <w:t xml:space="preserve">suited where they exhibit high intra-class variance, </w:t>
        </w:r>
      </w:ins>
      <w:ins w:id="328" w:author="Windows User" w:date="2020-12-28T10:38:00Z">
        <w:r w:rsidR="006765D8">
          <w:rPr>
            <w:rFonts w:ascii="Times New Roman" w:eastAsia="SimSun" w:hAnsi="Times New Roman"/>
            <w:snapToGrid/>
            <w:color w:val="auto"/>
            <w:kern w:val="2"/>
            <w:sz w:val="24"/>
            <w:szCs w:val="24"/>
            <w:lang w:eastAsia="zh-CN" w:bidi="ar-SA"/>
          </w:rPr>
          <w:t xml:space="preserve">high clutter, occlusion and where domain gap remains a key concern. Tobin </w:t>
        </w:r>
      </w:ins>
      <w:ins w:id="329" w:author="Windows User" w:date="2020-12-28T10:39:00Z">
        <w:r w:rsidR="006765D8">
          <w:rPr>
            <w:rFonts w:ascii="Times New Roman" w:eastAsia="SimSun" w:hAnsi="Times New Roman"/>
            <w:i/>
            <w:snapToGrid/>
            <w:color w:val="auto"/>
            <w:kern w:val="2"/>
            <w:sz w:val="24"/>
            <w:szCs w:val="24"/>
            <w:lang w:eastAsia="zh-CN" w:bidi="ar-SA"/>
          </w:rPr>
          <w:t xml:space="preserve">et al., </w:t>
        </w:r>
        <w:r w:rsidR="006765D8">
          <w:rPr>
            <w:rFonts w:ascii="Times New Roman" w:eastAsia="SimSun" w:hAnsi="Times New Roman"/>
            <w:snapToGrid/>
            <w:color w:val="auto"/>
            <w:kern w:val="2"/>
            <w:sz w:val="24"/>
            <w:szCs w:val="24"/>
            <w:lang w:eastAsia="zh-CN" w:bidi="ar-SA"/>
          </w:rPr>
          <w:t>(2017) has proposed domain randomization as one of the approaches to bridge the reality gap.</w:t>
        </w:r>
      </w:ins>
    </w:p>
    <w:p w14:paraId="03B45367" w14:textId="530CDDDB" w:rsidR="00A61D00" w:rsidRPr="008F601D" w:rsidDel="006765D8" w:rsidRDefault="00A61D00" w:rsidP="00E32FD4">
      <w:pPr>
        <w:pStyle w:val="MDPI31text"/>
        <w:rPr>
          <w:del w:id="330" w:author="Windows User" w:date="2020-12-28T10:38:00Z"/>
          <w:rFonts w:ascii="Times New Roman" w:eastAsia="SimSun" w:hAnsi="Times New Roman"/>
          <w:snapToGrid/>
          <w:color w:val="auto"/>
          <w:kern w:val="2"/>
          <w:sz w:val="24"/>
          <w:szCs w:val="24"/>
          <w:lang w:eastAsia="zh-CN" w:bidi="ar-SA"/>
        </w:rPr>
      </w:pPr>
      <w:del w:id="331" w:author="Windows User" w:date="2020-12-28T10:22:00Z">
        <w:r w:rsidRPr="008F601D" w:rsidDel="00F00CC3">
          <w:rPr>
            <w:rFonts w:ascii="Times New Roman" w:eastAsia="SimSun" w:hAnsi="Times New Roman"/>
            <w:snapToGrid/>
            <w:color w:val="auto"/>
            <w:kern w:val="2"/>
            <w:sz w:val="24"/>
            <w:szCs w:val="24"/>
            <w:lang w:eastAsia="zh-CN" w:bidi="ar-SA"/>
          </w:rPr>
          <w:delText xml:space="preserve">Despite the great contribution of synthetic datasets, some studies observe that they may suffer from a reality gap – a situation caused by quality differences between original data and generated synthetic data due to the natural richness, non-rigidity, and noise evident in real-world data and thus, models trained purely on synthetic data may not generalize well on real-world </w:delText>
        </w:r>
        <w:r w:rsidR="00B40EE1" w:rsidRPr="008F601D" w:rsidDel="00F00CC3">
          <w:rPr>
            <w:rFonts w:ascii="Times New Roman" w:hAnsi="Times New Roman"/>
            <w:sz w:val="24"/>
          </w:rPr>
          <w:fldChar w:fldCharType="begin"/>
        </w:r>
        <w:r w:rsidRPr="008F601D" w:rsidDel="00F00CC3">
          <w:rPr>
            <w:rFonts w:ascii="Times New Roman" w:eastAsia="SimSun" w:hAnsi="Times New Roman"/>
            <w:snapToGrid/>
            <w:color w:val="auto"/>
            <w:kern w:val="2"/>
            <w:sz w:val="24"/>
            <w:szCs w:val="24"/>
            <w:lang w:eastAsia="zh-CN" w:bidi="ar-SA"/>
          </w:rPr>
          <w:delInstrText xml:space="preserve"> ADDIN EN.CITE &lt;EndNote&gt;&lt;Cite&gt;&lt;Author&gt;Bousmalis&lt;/Author&gt;&lt;Year&gt;2018&lt;/Year&gt;&lt;RecNum&gt;261&lt;/RecNum&gt;&lt;DisplayText&gt;(Bousmalis et al., 2018)&lt;/DisplayText&gt;&lt;record&gt;&lt;rec-number&gt;261&lt;/rec-number&gt;&lt;foreign-keys&gt;&lt;key app="EN" db-id="9tzztt9fztrewoefrsoxzf5nddss0awxvzs0" timestamp="1603692205"&gt;261&lt;/key&gt;&lt;/foreign-keys&gt;&lt;ref-type name="Book"&gt;6&lt;/ref-type&gt;&lt;contributors&gt;&lt;authors&gt;&lt;author&gt;Bousmalis, Konstantinos&lt;/author&gt;&lt;author&gt;Irpan, Alex&lt;/author&gt;&lt;author&gt;Wohlhart, Paul&lt;/author&gt;&lt;author&gt;Bai, Yunfei&lt;/author&gt;&lt;author&gt;Kelcey, Matthew&lt;/author&gt;&lt;author&gt;Kalakrishnan, Mrinal&lt;/author&gt;&lt;author&gt;Downs, Laura&lt;/author&gt;&lt;author&gt;Ibarz, Julian&lt;/author&gt;&lt;author&gt;Pastor, Peter&lt;/author&gt;&lt;author&gt;Konolige, Kurt&lt;/author&gt;&lt;author&gt;Levine, Sergey&lt;/author&gt;&lt;author&gt;Vanhoucke, Vincent&lt;/author&gt;&lt;/authors&gt;&lt;/contributors&gt;&lt;titles&gt;&lt;title&gt;Using Simulation and Domain Adaptation to Improve Efficiency of Deep Robotic Grasping&lt;/title&gt;&lt;/titles&gt;&lt;pages&gt;4243-4250&lt;/pages&gt;&lt;dates&gt;&lt;year&gt;2018&lt;/year&gt;&lt;/dates&gt;&lt;urls&gt;&lt;/urls&gt;&lt;electronic-resource-num&gt;10.1109/ICRA.2018.8460875&lt;/electronic-resource-num&gt;&lt;/record&gt;&lt;/Cite&gt;&lt;/EndNote&gt;</w:delInstrText>
        </w:r>
        <w:r w:rsidR="00B40EE1" w:rsidRPr="008F601D" w:rsidDel="00F00CC3">
          <w:rPr>
            <w:rFonts w:ascii="Times New Roman" w:hAnsi="Times New Roman"/>
            <w:sz w:val="24"/>
          </w:rPr>
          <w:fldChar w:fldCharType="separate"/>
        </w:r>
        <w:r w:rsidRPr="008F601D" w:rsidDel="00F00CC3">
          <w:rPr>
            <w:rFonts w:ascii="Times New Roman" w:eastAsia="SimSun" w:hAnsi="Times New Roman"/>
            <w:snapToGrid/>
            <w:color w:val="auto"/>
            <w:kern w:val="2"/>
            <w:sz w:val="24"/>
            <w:szCs w:val="24"/>
            <w:lang w:eastAsia="zh-CN" w:bidi="ar-SA"/>
          </w:rPr>
          <w:delText>(Bousmalis et al., 2018)</w:delText>
        </w:r>
        <w:r w:rsidR="00B40EE1" w:rsidRPr="008F601D" w:rsidDel="00F00CC3">
          <w:rPr>
            <w:rFonts w:ascii="Times New Roman" w:hAnsi="Times New Roman"/>
            <w:sz w:val="24"/>
          </w:rPr>
          <w:fldChar w:fldCharType="end"/>
        </w:r>
        <w:r w:rsidRPr="008F601D" w:rsidDel="00F00CC3">
          <w:rPr>
            <w:rFonts w:ascii="Times New Roman" w:eastAsia="SimSun" w:hAnsi="Times New Roman"/>
            <w:snapToGrid/>
            <w:color w:val="auto"/>
            <w:kern w:val="2"/>
            <w:sz w:val="24"/>
            <w:szCs w:val="24"/>
            <w:lang w:eastAsia="zh-CN" w:bidi="ar-SA"/>
          </w:rPr>
          <w:delText xml:space="preserve">. Besides, synthetic datasets require validation against real-world data which complicates the processing tasks. </w:delText>
        </w:r>
      </w:del>
      <w:del w:id="332" w:author="Windows User" w:date="2020-12-28T10:24:00Z">
        <w:r w:rsidRPr="008F601D" w:rsidDel="00F00CC3">
          <w:rPr>
            <w:rFonts w:ascii="Times New Roman" w:eastAsia="SimSun" w:hAnsi="Times New Roman"/>
            <w:snapToGrid/>
            <w:color w:val="auto"/>
            <w:kern w:val="2"/>
            <w:sz w:val="24"/>
            <w:szCs w:val="24"/>
            <w:lang w:eastAsia="zh-CN" w:bidi="ar-SA"/>
          </w:rPr>
          <w:delText xml:space="preserve">Other challenges that synthetic datasets suffer include; lack of acceptance from some users, dependency on the quality of the data model, and the difficulty in keeping track of all necessary features required during replication. </w:delText>
        </w:r>
      </w:del>
      <w:del w:id="333" w:author="Windows User" w:date="2020-12-28T10:38:00Z">
        <w:r w:rsidRPr="008F601D" w:rsidDel="006765D8">
          <w:rPr>
            <w:rFonts w:ascii="Times New Roman" w:eastAsia="SimSun" w:hAnsi="Times New Roman"/>
            <w:snapToGrid/>
            <w:color w:val="auto"/>
            <w:kern w:val="2"/>
            <w:sz w:val="24"/>
            <w:szCs w:val="24"/>
            <w:lang w:eastAsia="zh-CN" w:bidi="ar-SA"/>
          </w:rPr>
          <w:delText xml:space="preserve">Few studies have considered developing synthetic </w:delText>
        </w:r>
        <w:r w:rsidR="0077223E" w:rsidRPr="008F601D" w:rsidDel="006765D8">
          <w:rPr>
            <w:rFonts w:ascii="Times New Roman" w:eastAsia="SimSun" w:hAnsi="Times New Roman"/>
            <w:snapToGrid/>
            <w:color w:val="auto"/>
            <w:kern w:val="2"/>
            <w:sz w:val="24"/>
            <w:szCs w:val="24"/>
            <w:lang w:eastAsia="zh-CN" w:bidi="ar-SA"/>
          </w:rPr>
          <w:delText>HSI</w:delText>
        </w:r>
        <w:r w:rsidRPr="008F601D" w:rsidDel="006765D8">
          <w:rPr>
            <w:rFonts w:ascii="Times New Roman" w:eastAsia="SimSun" w:hAnsi="Times New Roman"/>
            <w:snapToGrid/>
            <w:color w:val="auto"/>
            <w:kern w:val="2"/>
            <w:sz w:val="24"/>
            <w:szCs w:val="24"/>
            <w:lang w:eastAsia="zh-CN" w:bidi="ar-SA"/>
          </w:rPr>
          <w:delText xml:space="preserve"> datasets due to high intra-class variance, high clutter, and occlusion, and where domain gap remains a key concern and also due to the aforementioned challenges </w:delText>
        </w:r>
        <w:r w:rsidR="00B40EE1" w:rsidRPr="008F601D" w:rsidDel="006765D8">
          <w:rPr>
            <w:rFonts w:ascii="Times New Roman" w:hAnsi="Times New Roman"/>
            <w:sz w:val="24"/>
          </w:rPr>
          <w:fldChar w:fldCharType="begin"/>
        </w:r>
        <w:r w:rsidRPr="008F601D" w:rsidDel="006765D8">
          <w:rPr>
            <w:rFonts w:ascii="Times New Roman" w:eastAsia="SimSun" w:hAnsi="Times New Roman"/>
            <w:snapToGrid/>
            <w:color w:val="auto"/>
            <w:kern w:val="2"/>
            <w:sz w:val="24"/>
            <w:szCs w:val="24"/>
            <w:lang w:eastAsia="zh-CN" w:bidi="ar-SA"/>
          </w:rPr>
          <w:delInstrText xml:space="preserve"> ADDIN EN.CITE &lt;EndNote&gt;&lt;Cite&gt;&lt;Author&gt;Rajpura&lt;/Author&gt;&lt;Year&gt;2017&lt;/Year&gt;&lt;RecNum&gt;114&lt;/RecNum&gt;&lt;DisplayText&gt;(Rajpura et al., 2017)&lt;/DisplayText&gt;&lt;record&gt;&lt;rec-number&gt;114&lt;/rec-number&gt;&lt;foreign-keys&gt;&lt;key app="EN" db-id="fspe090xm2sf0nef9aapp9tezvaxx5av9vr9" timestamp="1604388853"&gt;114&lt;/key&gt;&lt;/foreign-keys&gt;&lt;ref-type name="Journal Article"&gt;17&lt;/ref-type&gt;&lt;contributors&gt;&lt;authors&gt;&lt;author&gt;P. S. Rajpura&lt;/author&gt;&lt;author&gt;H. Bojinov&lt;/author&gt;&lt;author&gt;R. S. Hegde&lt;/author&gt;&lt;/authors&gt;&lt;/contributors&gt;&lt;titles&gt;&lt;title&gt;Object Detection Using Deep CNNs Trained on Synthetic Images&lt;/title&gt;&lt;secondary-title&gt;arXiv:1706.06782&lt;/secondary-title&gt;&lt;/titles&gt;&lt;periodical&gt;&lt;full-title&gt;arXiv:1706.06782&lt;/full-title&gt;&lt;/periodical&gt;&lt;volume&gt;2&lt;/volume&gt;&lt;dates&gt;&lt;year&gt;2017&lt;/year&gt;&lt;/dates&gt;&lt;urls&gt;&lt;/urls&gt;&lt;/record&gt;&lt;/Cite&gt;&lt;/EndNote&gt;</w:delInstrText>
        </w:r>
        <w:r w:rsidR="00B40EE1" w:rsidRPr="008F601D" w:rsidDel="006765D8">
          <w:rPr>
            <w:rFonts w:ascii="Times New Roman" w:hAnsi="Times New Roman"/>
            <w:sz w:val="24"/>
          </w:rPr>
          <w:fldChar w:fldCharType="separate"/>
        </w:r>
        <w:r w:rsidRPr="008F601D" w:rsidDel="006765D8">
          <w:rPr>
            <w:rFonts w:ascii="Times New Roman" w:eastAsia="SimSun" w:hAnsi="Times New Roman"/>
            <w:snapToGrid/>
            <w:color w:val="auto"/>
            <w:kern w:val="2"/>
            <w:sz w:val="24"/>
            <w:szCs w:val="24"/>
            <w:lang w:eastAsia="zh-CN" w:bidi="ar-SA"/>
          </w:rPr>
          <w:delText>(Rajpura et al., 2017)</w:delText>
        </w:r>
        <w:r w:rsidR="00B40EE1" w:rsidRPr="008F601D" w:rsidDel="006765D8">
          <w:rPr>
            <w:rFonts w:ascii="Times New Roman" w:hAnsi="Times New Roman"/>
            <w:sz w:val="24"/>
          </w:rPr>
          <w:fldChar w:fldCharType="end"/>
        </w:r>
        <w:r w:rsidRPr="008F601D" w:rsidDel="006765D8">
          <w:rPr>
            <w:rFonts w:ascii="Times New Roman" w:eastAsia="SimSun" w:hAnsi="Times New Roman"/>
            <w:snapToGrid/>
            <w:color w:val="auto"/>
            <w:kern w:val="2"/>
            <w:sz w:val="24"/>
            <w:szCs w:val="24"/>
            <w:lang w:eastAsia="zh-CN" w:bidi="ar-SA"/>
          </w:rPr>
          <w:delText xml:space="preserve">. </w:delText>
        </w:r>
      </w:del>
    </w:p>
    <w:p w14:paraId="37F03703" w14:textId="00C4F46B" w:rsidR="00A61D00" w:rsidRPr="008F601D" w:rsidRDefault="00A61D00" w:rsidP="00E32FD4">
      <w:pPr>
        <w:pStyle w:val="MDPI31text"/>
        <w:rPr>
          <w:rFonts w:ascii="Times New Roman" w:eastAsia="SimSun" w:hAnsi="Times New Roman"/>
          <w:snapToGrid/>
          <w:color w:val="auto"/>
          <w:kern w:val="2"/>
          <w:sz w:val="24"/>
          <w:szCs w:val="24"/>
          <w:lang w:eastAsia="zh-CN" w:bidi="ar-SA"/>
        </w:rPr>
      </w:pPr>
      <w:del w:id="334" w:author="Windows User" w:date="2020-12-28T10:39:00Z">
        <w:r w:rsidRPr="008F601D" w:rsidDel="006765D8">
          <w:rPr>
            <w:rFonts w:ascii="Times New Roman" w:eastAsia="SimSun" w:hAnsi="Times New Roman"/>
            <w:snapToGrid/>
            <w:color w:val="auto"/>
            <w:kern w:val="2"/>
            <w:sz w:val="24"/>
            <w:szCs w:val="24"/>
            <w:lang w:eastAsia="zh-CN" w:bidi="ar-SA"/>
          </w:rPr>
          <w:delText xml:space="preserve">Several researchers have proposed domain randomization as one of the approaches to bridge the reality gap </w:delText>
        </w:r>
        <w:r w:rsidR="00B40EE1" w:rsidRPr="008F601D" w:rsidDel="006765D8">
          <w:rPr>
            <w:rFonts w:ascii="Times New Roman" w:eastAsia="SimSun" w:hAnsi="Times New Roman"/>
            <w:snapToGrid/>
            <w:color w:val="auto"/>
            <w:kern w:val="2"/>
            <w:sz w:val="24"/>
            <w:szCs w:val="24"/>
            <w:lang w:eastAsia="zh-CN" w:bidi="ar-SA"/>
          </w:rPr>
          <w:fldChar w:fldCharType="begin"/>
        </w:r>
        <w:r w:rsidRPr="008F601D" w:rsidDel="006765D8">
          <w:rPr>
            <w:rFonts w:ascii="Times New Roman" w:eastAsia="SimSun" w:hAnsi="Times New Roman"/>
            <w:snapToGrid/>
            <w:color w:val="auto"/>
            <w:kern w:val="2"/>
            <w:sz w:val="24"/>
            <w:szCs w:val="24"/>
            <w:lang w:eastAsia="zh-CN" w:bidi="ar-SA"/>
          </w:rPr>
          <w:delInstrText xml:space="preserve"> ADDIN EN.CITE &lt;EndNote&gt;&lt;Cite&gt;&lt;Author&gt;Tobin&lt;/Author&gt;&lt;Year&gt;2017&lt;/Year&gt;&lt;RecNum&gt;67&lt;/RecNum&gt;&lt;DisplayText&gt;(Tobin et al., 2017)&lt;/DisplayText&gt;&lt;record&gt;&lt;rec-number&gt;67&lt;/rec-number&gt;&lt;foreign-keys&gt;&lt;key app="EN" db-id="fspe090xm2sf0nef9aapp9tezvaxx5av9vr9" timestamp="1604388852"&gt;67&lt;/key&gt;&lt;/foreign-keys&gt;&lt;ref-type name="Journal Article"&gt;17&lt;/ref-type&gt;&lt;contributors&gt;&lt;authors&gt;&lt;author&gt;Josh Tobin&lt;/author&gt;&lt;author&gt;Rachel Fong&lt;/author&gt;&lt;author&gt;Alex Ray&lt;/author&gt;&lt;author&gt;Jonas Schneider&lt;/author&gt;&lt;author&gt;Wojciech Zaremba&lt;/author&gt;&lt;author&gt;Pieter Abbeel&lt;/author&gt;&lt;/authors&gt;&lt;/contributors&gt;&lt;titles&gt;&lt;title&gt;Domain Randomization for Transferring Deep Neural Networks from Simulation to the Real World&lt;/title&gt;&lt;secondary-title&gt;arXiv&lt;/secondary-title&gt;&lt;/titles&gt;&lt;periodical&gt;&lt;full-title&gt;ArXiv&lt;/full-title&gt;&lt;/periodical&gt;&lt;dates&gt;&lt;year&gt;2017&lt;/year&gt;&lt;/dates&gt;&lt;urls&gt;&lt;/urls&gt;&lt;/record&gt;&lt;/Cite&gt;&lt;/EndNote&gt;</w:delInstrText>
        </w:r>
        <w:r w:rsidR="00B40EE1" w:rsidRPr="008F601D" w:rsidDel="006765D8">
          <w:rPr>
            <w:rFonts w:ascii="Times New Roman" w:eastAsia="SimSun" w:hAnsi="Times New Roman"/>
            <w:snapToGrid/>
            <w:color w:val="auto"/>
            <w:kern w:val="2"/>
            <w:sz w:val="24"/>
            <w:szCs w:val="24"/>
            <w:lang w:eastAsia="zh-CN" w:bidi="ar-SA"/>
          </w:rPr>
          <w:fldChar w:fldCharType="separate"/>
        </w:r>
        <w:r w:rsidRPr="008F601D" w:rsidDel="006765D8">
          <w:rPr>
            <w:rFonts w:ascii="Times New Roman" w:eastAsia="SimSun" w:hAnsi="Times New Roman"/>
            <w:snapToGrid/>
            <w:color w:val="auto"/>
            <w:kern w:val="2"/>
            <w:sz w:val="24"/>
            <w:szCs w:val="24"/>
            <w:lang w:eastAsia="zh-CN" w:bidi="ar-SA"/>
          </w:rPr>
          <w:delText>(Tobin et al., 2017)</w:delText>
        </w:r>
        <w:r w:rsidR="00B40EE1" w:rsidRPr="008F601D" w:rsidDel="006765D8">
          <w:rPr>
            <w:rFonts w:ascii="Times New Roman" w:eastAsia="SimSun" w:hAnsi="Times New Roman"/>
            <w:snapToGrid/>
            <w:color w:val="auto"/>
            <w:kern w:val="2"/>
            <w:sz w:val="24"/>
            <w:szCs w:val="24"/>
            <w:lang w:eastAsia="zh-CN" w:bidi="ar-SA"/>
          </w:rPr>
          <w:fldChar w:fldCharType="end"/>
        </w:r>
        <w:r w:rsidRPr="008F601D" w:rsidDel="006765D8">
          <w:rPr>
            <w:rFonts w:ascii="Times New Roman" w:eastAsia="SimSun" w:hAnsi="Times New Roman"/>
            <w:snapToGrid/>
            <w:color w:val="auto"/>
            <w:kern w:val="2"/>
            <w:sz w:val="24"/>
            <w:szCs w:val="24"/>
            <w:lang w:eastAsia="zh-CN" w:bidi="ar-SA"/>
          </w:rPr>
          <w:delText xml:space="preserve"> which is an active research area. </w:delText>
        </w:r>
      </w:del>
      <w:r w:rsidRPr="008F601D">
        <w:rPr>
          <w:rFonts w:ascii="Times New Roman" w:eastAsia="SimSun" w:hAnsi="Times New Roman"/>
          <w:snapToGrid/>
          <w:color w:val="auto"/>
          <w:kern w:val="2"/>
          <w:sz w:val="24"/>
          <w:szCs w:val="24"/>
          <w:lang w:eastAsia="zh-CN" w:bidi="ar-SA"/>
        </w:rPr>
        <w:t xml:space="preserve">Table 3 </w:t>
      </w:r>
      <w:ins w:id="335" w:author="Windows User" w:date="2020-12-28T10:40:00Z">
        <w:r w:rsidR="006765D8">
          <w:rPr>
            <w:rFonts w:ascii="Times New Roman" w:eastAsia="SimSun" w:hAnsi="Times New Roman"/>
            <w:snapToGrid/>
            <w:color w:val="auto"/>
            <w:kern w:val="2"/>
            <w:sz w:val="24"/>
            <w:szCs w:val="24"/>
            <w:lang w:eastAsia="zh-CN" w:bidi="ar-SA"/>
          </w:rPr>
          <w:t xml:space="preserve">outlines various synthetic datasets classified by various application domains. </w:t>
        </w:r>
      </w:ins>
      <w:del w:id="336" w:author="Windows User" w:date="2020-12-28T10:40:00Z">
        <w:r w:rsidRPr="008F601D" w:rsidDel="006765D8">
          <w:rPr>
            <w:rFonts w:ascii="Times New Roman" w:eastAsia="SimSun" w:hAnsi="Times New Roman"/>
            <w:snapToGrid/>
            <w:color w:val="auto"/>
            <w:kern w:val="2"/>
            <w:sz w:val="24"/>
            <w:szCs w:val="24"/>
            <w:lang w:eastAsia="zh-CN" w:bidi="ar-SA"/>
          </w:rPr>
          <w:delText>represents some of the available synthetic datasets for various application domains.</w:delText>
        </w:r>
      </w:del>
    </w:p>
    <w:p w14:paraId="157B4875" w14:textId="77777777" w:rsidR="00A61D00" w:rsidRPr="008F601D" w:rsidRDefault="00A61D00" w:rsidP="00E32FD4">
      <w:pPr>
        <w:pStyle w:val="MDPI31text"/>
        <w:rPr>
          <w:rFonts w:ascii="Times New Roman" w:eastAsia="SimSun" w:hAnsi="Times New Roman"/>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 xml:space="preserve">  </w:t>
      </w:r>
    </w:p>
    <w:p w14:paraId="3597663A" w14:textId="79130370" w:rsidR="00A61D00" w:rsidRPr="008F601D" w:rsidRDefault="00A61D00" w:rsidP="00E32FD4">
      <w:pPr>
        <w:rPr>
          <w:rFonts w:ascii="Times New Roman" w:hAnsi="Times New Roman"/>
          <w:sz w:val="24"/>
        </w:rPr>
      </w:pPr>
      <w:r w:rsidRPr="008F601D">
        <w:rPr>
          <w:rFonts w:ascii="Times New Roman" w:hAnsi="Times New Roman"/>
          <w:b/>
          <w:sz w:val="24"/>
        </w:rPr>
        <w:t>Table 3</w:t>
      </w:r>
      <w:r w:rsidRPr="008F601D">
        <w:rPr>
          <w:rFonts w:ascii="Times New Roman" w:hAnsi="Times New Roman"/>
          <w:sz w:val="24"/>
        </w:rPr>
        <w:t>: Synthetic datasets</w:t>
      </w:r>
      <w:ins w:id="337" w:author="Windows User" w:date="2020-12-28T10:40:00Z">
        <w:r w:rsidR="006765D8">
          <w:rPr>
            <w:rFonts w:ascii="Times New Roman" w:hAnsi="Times New Roman"/>
            <w:sz w:val="24"/>
          </w:rPr>
          <w:t xml:space="preserve"> classified by the application domain.</w:t>
        </w:r>
      </w:ins>
      <w:r w:rsidRPr="008F601D">
        <w:rPr>
          <w:rFonts w:ascii="Times New Roman" w:hAnsi="Times New Roman"/>
          <w:sz w:val="24"/>
        </w:rPr>
        <w:t xml:space="preserve"> </w:t>
      </w:r>
    </w:p>
    <w:tbl>
      <w:tblPr>
        <w:tblW w:w="7671" w:type="dxa"/>
        <w:jc w:val="center"/>
        <w:tblBorders>
          <w:insideH w:val="single" w:sz="4" w:space="0" w:color="auto"/>
        </w:tblBorders>
        <w:shd w:val="clear" w:color="auto" w:fill="FFFFFF"/>
        <w:tblLayout w:type="fixed"/>
        <w:tblLook w:val="04A0" w:firstRow="1" w:lastRow="0" w:firstColumn="1" w:lastColumn="0" w:noHBand="0" w:noVBand="1"/>
      </w:tblPr>
      <w:tblGrid>
        <w:gridCol w:w="2610"/>
        <w:gridCol w:w="2520"/>
        <w:gridCol w:w="990"/>
        <w:gridCol w:w="900"/>
        <w:gridCol w:w="651"/>
      </w:tblGrid>
      <w:tr w:rsidR="00997545" w:rsidRPr="008F601D" w14:paraId="738C19B0" w14:textId="77777777" w:rsidTr="00135CC7">
        <w:trPr>
          <w:trHeight w:val="627"/>
          <w:jc w:val="center"/>
        </w:trPr>
        <w:tc>
          <w:tcPr>
            <w:tcW w:w="2610" w:type="dxa"/>
            <w:tcBorders>
              <w:top w:val="single" w:sz="12" w:space="0" w:color="auto"/>
              <w:bottom w:val="single" w:sz="4" w:space="0" w:color="auto"/>
            </w:tcBorders>
            <w:shd w:val="clear" w:color="auto" w:fill="FFFFFF"/>
            <w:vAlign w:val="center"/>
            <w:hideMark/>
          </w:tcPr>
          <w:p w14:paraId="0C39A1FB" w14:textId="77777777" w:rsidR="00997545" w:rsidRPr="00011EEF" w:rsidRDefault="00997545" w:rsidP="00E32FD4">
            <w:pPr>
              <w:pStyle w:val="MDPI42tablebody"/>
              <w:spacing w:line="240" w:lineRule="auto"/>
              <w:jc w:val="both"/>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Dataset Name</w:t>
            </w:r>
          </w:p>
        </w:tc>
        <w:tc>
          <w:tcPr>
            <w:tcW w:w="2520" w:type="dxa"/>
            <w:tcBorders>
              <w:top w:val="single" w:sz="12" w:space="0" w:color="auto"/>
              <w:bottom w:val="single" w:sz="4" w:space="0" w:color="auto"/>
            </w:tcBorders>
            <w:shd w:val="clear" w:color="auto" w:fill="FFFFFF"/>
            <w:vAlign w:val="center"/>
            <w:hideMark/>
          </w:tcPr>
          <w:p w14:paraId="1A07C4AC" w14:textId="77777777" w:rsidR="00997545" w:rsidRPr="008F601D" w:rsidRDefault="00997545" w:rsidP="00E32FD4">
            <w:pPr>
              <w:rPr>
                <w:rFonts w:ascii="Times New Roman" w:hAnsi="Times New Roman"/>
                <w:sz w:val="20"/>
                <w:szCs w:val="20"/>
              </w:rPr>
            </w:pPr>
            <w:r w:rsidRPr="008F601D">
              <w:rPr>
                <w:rFonts w:ascii="Times New Roman" w:hAnsi="Times New Roman"/>
                <w:sz w:val="20"/>
                <w:szCs w:val="20"/>
              </w:rPr>
              <w:t xml:space="preserve">Application domain  </w:t>
            </w:r>
          </w:p>
        </w:tc>
        <w:tc>
          <w:tcPr>
            <w:tcW w:w="990" w:type="dxa"/>
            <w:tcBorders>
              <w:top w:val="single" w:sz="12" w:space="0" w:color="auto"/>
              <w:bottom w:val="single" w:sz="4" w:space="0" w:color="auto"/>
            </w:tcBorders>
            <w:shd w:val="clear" w:color="auto" w:fill="FFFFFF"/>
            <w:vAlign w:val="center"/>
            <w:hideMark/>
          </w:tcPr>
          <w:p w14:paraId="3710AD96" w14:textId="6E6A2D3A" w:rsidR="00997545" w:rsidRPr="008F601D" w:rsidRDefault="00997545" w:rsidP="00135CC7">
            <w:pPr>
              <w:jc w:val="center"/>
              <w:rPr>
                <w:rFonts w:ascii="Times New Roman" w:hAnsi="Times New Roman"/>
                <w:sz w:val="20"/>
                <w:szCs w:val="20"/>
              </w:rPr>
            </w:pPr>
            <w:r w:rsidRPr="008F601D">
              <w:rPr>
                <w:rFonts w:ascii="Times New Roman" w:hAnsi="Times New Roman"/>
                <w:sz w:val="20"/>
                <w:szCs w:val="20"/>
              </w:rPr>
              <w:t>Classes</w:t>
            </w:r>
          </w:p>
        </w:tc>
        <w:tc>
          <w:tcPr>
            <w:tcW w:w="900" w:type="dxa"/>
            <w:tcBorders>
              <w:top w:val="single" w:sz="12" w:space="0" w:color="auto"/>
              <w:bottom w:val="single" w:sz="4" w:space="0" w:color="auto"/>
            </w:tcBorders>
            <w:shd w:val="clear" w:color="auto" w:fill="FFFFFF"/>
            <w:vAlign w:val="center"/>
            <w:hideMark/>
          </w:tcPr>
          <w:p w14:paraId="15E028B0" w14:textId="4863941B" w:rsidR="00997545" w:rsidRPr="008F601D" w:rsidRDefault="00997545" w:rsidP="00E32FD4">
            <w:pPr>
              <w:rPr>
                <w:rFonts w:ascii="Times New Roman" w:hAnsi="Times New Roman"/>
                <w:sz w:val="20"/>
                <w:szCs w:val="20"/>
              </w:rPr>
            </w:pPr>
            <w:r w:rsidRPr="008F601D">
              <w:rPr>
                <w:rFonts w:ascii="Times New Roman" w:hAnsi="Times New Roman"/>
                <w:sz w:val="20"/>
                <w:szCs w:val="20"/>
              </w:rPr>
              <w:t>Size</w:t>
            </w:r>
          </w:p>
        </w:tc>
        <w:tc>
          <w:tcPr>
            <w:tcW w:w="651" w:type="dxa"/>
            <w:tcBorders>
              <w:top w:val="single" w:sz="12" w:space="0" w:color="auto"/>
              <w:bottom w:val="single" w:sz="4" w:space="0" w:color="auto"/>
            </w:tcBorders>
            <w:shd w:val="clear" w:color="auto" w:fill="FFFFFF"/>
            <w:vAlign w:val="center"/>
            <w:hideMark/>
          </w:tcPr>
          <w:p w14:paraId="5385AF91" w14:textId="77777777" w:rsidR="00997545" w:rsidRPr="008F601D" w:rsidRDefault="00997545" w:rsidP="00E32FD4">
            <w:pPr>
              <w:rPr>
                <w:rFonts w:ascii="Times New Roman" w:hAnsi="Times New Roman"/>
                <w:sz w:val="20"/>
                <w:szCs w:val="20"/>
              </w:rPr>
            </w:pPr>
            <w:commentRangeStart w:id="338"/>
            <w:r w:rsidRPr="008F601D">
              <w:rPr>
                <w:rFonts w:ascii="Times New Roman" w:hAnsi="Times New Roman"/>
                <w:sz w:val="20"/>
                <w:szCs w:val="20"/>
              </w:rPr>
              <w:t>Year</w:t>
            </w:r>
            <w:commentRangeEnd w:id="338"/>
            <w:r w:rsidR="006765D8">
              <w:rPr>
                <w:rStyle w:val="CommentReference"/>
                <w:rFonts w:ascii="Cambria" w:eastAsia="Cambria" w:hAnsi="Cambria"/>
                <w:color w:val="000000"/>
              </w:rPr>
              <w:commentReference w:id="338"/>
            </w:r>
            <w:r w:rsidRPr="008F601D">
              <w:rPr>
                <w:rFonts w:ascii="Times New Roman" w:hAnsi="Times New Roman"/>
                <w:sz w:val="20"/>
                <w:szCs w:val="20"/>
              </w:rPr>
              <w:t xml:space="preserve"> </w:t>
            </w:r>
          </w:p>
        </w:tc>
      </w:tr>
      <w:tr w:rsidR="00997545" w:rsidRPr="008F601D" w14:paraId="0652B01F" w14:textId="77777777" w:rsidTr="00135CC7">
        <w:trPr>
          <w:trHeight w:val="342"/>
          <w:jc w:val="center"/>
        </w:trPr>
        <w:tc>
          <w:tcPr>
            <w:tcW w:w="2610" w:type="dxa"/>
            <w:tcBorders>
              <w:top w:val="single" w:sz="4" w:space="0" w:color="auto"/>
            </w:tcBorders>
            <w:shd w:val="clear" w:color="auto" w:fill="FFFFFF"/>
            <w:noWrap/>
            <w:vAlign w:val="center"/>
            <w:hideMark/>
          </w:tcPr>
          <w:p w14:paraId="1F0A150E"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SYNTHIA </w:t>
            </w:r>
          </w:p>
          <w:p w14:paraId="60C25B37" w14:textId="333BFA9D"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&lt;EndNote&gt;&lt;Cite&gt;&lt;Author&gt;Ros&lt;/Author&gt;&lt;Year&gt;2016&lt;/Year&gt;&lt;RecNum&gt;148&lt;/RecNum&gt;&lt;DisplayText&gt;(Ros et al., 2016)&lt;/DisplayText&gt;&lt;record&gt;&lt;rec-number&gt;148&lt;/rec-number&gt;&lt;foreign-keys&gt;&lt;key app="EN" db-id="fspe090xm2sf0nef9aapp9tezvaxx5av9vr9" timestamp="1604388853"&gt;148&lt;/key&gt;&lt;/foreign-keys&gt;&lt;ref-type name="Conference Proceedings"&gt;10&lt;/ref-type&gt;&lt;contributors&gt;&lt;authors&gt;&lt;author&gt;G. Ros&lt;/author&gt;&lt;author&gt;L. Sellart&lt;/author&gt;&lt;author&gt;J. Materzynska&lt;/author&gt;&lt;author&gt;D. Vazquez&lt;/author&gt;&lt;author&gt;A. M. Lopez&lt;/author&gt;&lt;/authors&gt;&lt;/contributors&gt;&lt;titles&gt;&lt;title&gt;The SYNTHIA Dataset: A Large Collection of Synthetic Images for Semantic Segmentation of Urban Scenes&lt;/title&gt;&lt;secondary-title&gt;2016 IEEE Conference on Computer Vision and Pattern Recognition (CVPR)&lt;/secondary-title&gt;&lt;alt-title&gt;2016 IEEE Conference on Computer Vision and Pattern Recognition (CVPR)&lt;/alt-title&gt;&lt;/titles&gt;&lt;pages&gt;3234-3243&lt;/pages&gt;&lt;keywords&gt;&lt;keyword&gt;image annotation&lt;/keyword&gt;&lt;keyword&gt;image segmentation&lt;/keyword&gt;&lt;keyword&gt;neural nets&lt;/keyword&gt;&lt;keyword&gt;SYNTHIA dataset&lt;/keyword&gt;&lt;keyword&gt;synthetic image collection&lt;/keyword&gt;&lt;keyword&gt;semantic urban scene segmentation&lt;/keyword&gt;&lt;keyword&gt;vision-based semantic segmentation&lt;/keyword&gt;&lt;keyword&gt;autonomous driving&lt;/keyword&gt;&lt;keyword&gt;deep convolutional neural networks&lt;/keyword&gt;&lt;keyword&gt;DCNN&lt;/keyword&gt;&lt;keyword&gt;class annotations&lt;/keyword&gt;&lt;keyword&gt;pixel-level annotations&lt;/keyword&gt;&lt;keyword&gt;Semantics&lt;/keyword&gt;&lt;keyword&gt;Urban areas&lt;/keyword&gt;&lt;keyword&gt;Visualization&lt;/keyword&gt;&lt;keyword&gt;Training&lt;/keyword&gt;&lt;keyword&gt;Computer vision&lt;/keyword&gt;&lt;keyword&gt;Context&lt;/keyword&gt;&lt;/keywords&gt;&lt;dates&gt;&lt;year&gt;2016&lt;/year&gt;&lt;pub-dates&gt;&lt;date&gt;27-30 June 2016&lt;/date&gt;&lt;/pub-dates&gt;&lt;/dates&gt;&lt;isbn&gt;1063-6919&lt;/isbn&gt;&lt;urls&gt;&lt;/urls&gt;&lt;electronic-resource-num&gt;10.1109/CVPR.2016.352&lt;/electronic-resource-num&gt;&lt;/record&gt;&lt;/Cite&gt;&lt;/EndNote&gt;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(Ros et al., 2016)</w:t>
            </w:r>
            <w:r w:rsidRPr="008F601D">
              <w:rPr>
                <w:rFonts w:ascii="Times New Roman" w:eastAsia="SimSun" w:hAnsi="Times New Roman"/>
                <w:snapToGrid/>
                <w:color w:val="auto"/>
                <w:kern w:val="2"/>
                <w:lang w:eastAsia="zh-CN" w:bidi="ar-SA"/>
              </w:rPr>
              <w:fldChar w:fldCharType="end"/>
            </w:r>
          </w:p>
        </w:tc>
        <w:tc>
          <w:tcPr>
            <w:tcW w:w="2520" w:type="dxa"/>
            <w:tcBorders>
              <w:top w:val="single" w:sz="4" w:space="0" w:color="auto"/>
            </w:tcBorders>
            <w:shd w:val="clear" w:color="auto" w:fill="FFFFFF"/>
            <w:vAlign w:val="center"/>
            <w:hideMark/>
          </w:tcPr>
          <w:p w14:paraId="1B322493"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Urban scene understanding</w:t>
            </w:r>
          </w:p>
        </w:tc>
        <w:tc>
          <w:tcPr>
            <w:tcW w:w="990" w:type="dxa"/>
            <w:tcBorders>
              <w:top w:val="single" w:sz="4" w:space="0" w:color="auto"/>
            </w:tcBorders>
            <w:shd w:val="clear" w:color="auto" w:fill="FFFFFF"/>
            <w:vAlign w:val="center"/>
            <w:hideMark/>
          </w:tcPr>
          <w:p w14:paraId="6DB1DBD7"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w:t>
            </w:r>
          </w:p>
        </w:tc>
        <w:tc>
          <w:tcPr>
            <w:tcW w:w="900" w:type="dxa"/>
            <w:tcBorders>
              <w:top w:val="single" w:sz="4" w:space="0" w:color="auto"/>
            </w:tcBorders>
            <w:shd w:val="clear" w:color="auto" w:fill="FFFFFF"/>
            <w:vAlign w:val="center"/>
            <w:hideMark/>
          </w:tcPr>
          <w:p w14:paraId="5B4BA909" w14:textId="77777777" w:rsidR="00997545" w:rsidRPr="008F601D" w:rsidRDefault="00997545"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13,400  frames</w:t>
            </w:r>
          </w:p>
        </w:tc>
        <w:tc>
          <w:tcPr>
            <w:tcW w:w="651" w:type="dxa"/>
            <w:tcBorders>
              <w:top w:val="single" w:sz="4" w:space="0" w:color="auto"/>
            </w:tcBorders>
            <w:shd w:val="clear" w:color="auto" w:fill="FFFFFF"/>
            <w:vAlign w:val="center"/>
            <w:hideMark/>
          </w:tcPr>
          <w:p w14:paraId="00A0A7B3" w14:textId="77777777" w:rsidR="00997545" w:rsidRPr="008F601D" w:rsidRDefault="00997545"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997545" w:rsidRPr="008F601D" w14:paraId="5EEE6CFD" w14:textId="77777777" w:rsidTr="00135CC7">
        <w:trPr>
          <w:trHeight w:val="170"/>
          <w:jc w:val="center"/>
        </w:trPr>
        <w:tc>
          <w:tcPr>
            <w:tcW w:w="2610" w:type="dxa"/>
            <w:shd w:val="clear" w:color="auto" w:fill="FFFFFF"/>
            <w:vAlign w:val="center"/>
            <w:hideMark/>
          </w:tcPr>
          <w:p w14:paraId="2AA90179"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r>
              <w:rPr>
                <w:rFonts w:ascii="Times New Roman" w:eastAsia="SimSun" w:hAnsi="Times New Roman"/>
                <w:snapToGrid/>
                <w:color w:val="auto"/>
                <w:kern w:val="2"/>
                <w:lang w:eastAsia="zh-CN" w:bidi="ar-SA"/>
              </w:rPr>
              <w:t>Data from Game</w:t>
            </w:r>
          </w:p>
          <w:p w14:paraId="2D3B49D3" w14:textId="6868195A"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Pr>
                <w:rFonts w:ascii="Times New Roman" w:eastAsia="SimSun" w:hAnsi="Times New Roman"/>
                <w:snapToGrid/>
                <w:color w:val="auto"/>
                <w:kern w:val="2"/>
                <w:lang w:eastAsia="zh-CN" w:bidi="ar-SA"/>
              </w:rPr>
              <w:instrText xml:space="preserve"> ADDIN EN.CITE &lt;EndNote&gt;&lt;Cite&gt;&lt;Author&gt;Richter&lt;/Author&gt;&lt;Year&gt;2016&lt;/Year&gt;&lt;RecNum&gt;176&lt;/RecNum&gt;&lt;DisplayText&gt;(Richter et al., 2016)&lt;/DisplayText&gt;&lt;record&gt;&lt;rec-number&gt;176&lt;/rec-number&gt;&lt;foreign-keys&gt;&lt;key app="EN" db-id="fspe090xm2sf0nef9aapp9tezvaxx5av9vr9" timestamp="1604388853"&gt;176&lt;/key&gt;&lt;/foreign-keys&gt;&lt;ref-type name="Journal Article"&gt;17&lt;/ref-type&gt;&lt;contributors&gt;&lt;authors&gt;&lt;author&gt;Stephan R. Richter&lt;/author&gt;&lt;author&gt;Vibhav Vineet&lt;/author&gt;&lt;author&gt;Stefan Roth&lt;/author&gt;&lt;author&gt;Vladlen Koltun&lt;/author&gt;&lt;/authors&gt;&lt;/contributors&gt;&lt;titles&gt;&lt;title&gt;Playing for Data: Ground Truth from Computer Games&lt;/title&gt;&lt;secondary-title&gt;arXiv:1608.02192&lt;/secondary-title&gt;&lt;/titles&gt;&lt;periodical&gt;&lt;full-title&gt;arXiv:1608.02192&lt;/full-title&gt;&lt;/periodical&gt;&lt;volume&gt;1&lt;/volume&gt;&lt;dates&gt;&lt;year&gt;2016&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Pr>
                <w:rFonts w:ascii="Times New Roman" w:eastAsia="SimSun" w:hAnsi="Times New Roman"/>
                <w:noProof/>
                <w:snapToGrid/>
                <w:color w:val="auto"/>
                <w:kern w:val="2"/>
                <w:lang w:eastAsia="zh-CN" w:bidi="ar-SA"/>
              </w:rPr>
              <w:t>(Richter et al., 2016)</w:t>
            </w:r>
            <w:r w:rsidRPr="008F601D">
              <w:rPr>
                <w:rFonts w:ascii="Times New Roman" w:eastAsia="SimSun" w:hAnsi="Times New Roman"/>
                <w:snapToGrid/>
                <w:color w:val="auto"/>
                <w:kern w:val="2"/>
                <w:lang w:eastAsia="zh-CN" w:bidi="ar-SA"/>
              </w:rPr>
              <w:fldChar w:fldCharType="end"/>
            </w:r>
          </w:p>
        </w:tc>
        <w:tc>
          <w:tcPr>
            <w:tcW w:w="2520" w:type="dxa"/>
            <w:shd w:val="clear" w:color="auto" w:fill="FFFFFF"/>
            <w:vAlign w:val="center"/>
            <w:hideMark/>
          </w:tcPr>
          <w:p w14:paraId="568BFA75"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Street View </w:t>
            </w:r>
          </w:p>
        </w:tc>
        <w:tc>
          <w:tcPr>
            <w:tcW w:w="990" w:type="dxa"/>
            <w:shd w:val="clear" w:color="auto" w:fill="FFFFFF"/>
            <w:vAlign w:val="center"/>
            <w:hideMark/>
          </w:tcPr>
          <w:p w14:paraId="531431AF"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19</w:t>
            </w:r>
          </w:p>
        </w:tc>
        <w:tc>
          <w:tcPr>
            <w:tcW w:w="900" w:type="dxa"/>
            <w:shd w:val="clear" w:color="auto" w:fill="FFFFFF"/>
            <w:vAlign w:val="center"/>
            <w:hideMark/>
          </w:tcPr>
          <w:p w14:paraId="48C2DA32"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24966</w:t>
            </w:r>
          </w:p>
        </w:tc>
        <w:tc>
          <w:tcPr>
            <w:tcW w:w="651" w:type="dxa"/>
            <w:shd w:val="clear" w:color="auto" w:fill="FFFFFF"/>
            <w:vAlign w:val="center"/>
            <w:hideMark/>
          </w:tcPr>
          <w:p w14:paraId="76397EE9"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997545" w:rsidRPr="008F601D" w14:paraId="1BA04A05" w14:textId="77777777" w:rsidTr="00135CC7">
        <w:trPr>
          <w:trHeight w:val="342"/>
          <w:jc w:val="center"/>
        </w:trPr>
        <w:tc>
          <w:tcPr>
            <w:tcW w:w="2610" w:type="dxa"/>
            <w:shd w:val="clear" w:color="auto" w:fill="FFFFFF"/>
            <w:noWrap/>
            <w:vAlign w:val="center"/>
            <w:hideMark/>
          </w:tcPr>
          <w:p w14:paraId="5330574B"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SceneNet</w:t>
            </w:r>
            <w:proofErr w:type="spellEnd"/>
            <w:r w:rsidRPr="008F601D">
              <w:rPr>
                <w:rFonts w:ascii="Times New Roman" w:eastAsia="SimSun" w:hAnsi="Times New Roman"/>
                <w:snapToGrid/>
                <w:color w:val="auto"/>
                <w:kern w:val="2"/>
                <w:lang w:eastAsia="zh-CN" w:bidi="ar-SA"/>
              </w:rPr>
              <w:t xml:space="preserve"> RGB-D</w:t>
            </w:r>
            <w:r>
              <w:rPr>
                <w:rFonts w:ascii="Times New Roman" w:eastAsia="SimSun" w:hAnsi="Times New Roman"/>
                <w:snapToGrid/>
                <w:color w:val="auto"/>
                <w:kern w:val="2"/>
                <w:lang w:eastAsia="zh-CN" w:bidi="ar-SA"/>
              </w:rPr>
              <w:t xml:space="preserve"> </w:t>
            </w:r>
          </w:p>
          <w:p w14:paraId="7BD81759" w14:textId="14887D01"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&lt;EndNote&gt;&lt;Cite&gt;&lt;Author&gt;Mayer&lt;/Author&gt;&lt;Year&gt;2015&lt;/Year&gt;&lt;RecNum&gt;171&lt;/RecNum&gt;&lt;DisplayText&gt;(Mayer et al., 2015)&lt;/DisplayText&gt;&lt;record&gt;&lt;rec-number&gt;171&lt;/rec-number&gt;&lt;foreign-keys&gt;&lt;key app="EN" db-id="fspe090xm2sf0nef9aapp9tezvaxx5av9vr9" timestamp="1604388853"&gt;171&lt;/key&gt;&lt;/foreign-keys&gt;&lt;ref-type name="Journal Article"&gt;17&lt;/ref-type&gt;&lt;contributors&gt;&lt;authors&gt;&lt;author&gt;Nikolaus Mayer&lt;/author&gt;&lt;author&gt;Eddy Ilg&lt;/author&gt;&lt;author&gt;Philip Hausser &lt;/author&gt;&lt;author&gt;Philipp Fischer&lt;/author&gt;&lt;/authors&gt;&lt;/contributors&gt;&lt;titles&gt;&lt;title&gt;A Large Dataset to Train Convolutional Networks for Disparity, Optical Flow, and Scene Flow Estimation&lt;/title&gt;&lt;secondary-title&gt;arXiv:1512.02134&lt;/secondary-title&gt;&lt;/titles&gt;&lt;periodical&gt;&lt;full-title&gt;arXiv:1512.02134&lt;/full-title&gt;&lt;/periodical&gt;&lt;volume&gt;1&lt;/volume&gt;&lt;dates&gt;&lt;year&gt;2015&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(Mayer et al., 2015)</w:t>
            </w:r>
            <w:r w:rsidRPr="008F601D">
              <w:rPr>
                <w:rFonts w:ascii="Times New Roman" w:eastAsia="SimSun" w:hAnsi="Times New Roman"/>
                <w:snapToGrid/>
                <w:color w:val="auto"/>
                <w:kern w:val="2"/>
                <w:lang w:eastAsia="zh-CN" w:bidi="ar-SA"/>
              </w:rPr>
              <w:fldChar w:fldCharType="end"/>
            </w:r>
          </w:p>
        </w:tc>
        <w:tc>
          <w:tcPr>
            <w:tcW w:w="2520" w:type="dxa"/>
            <w:shd w:val="clear" w:color="auto" w:fill="FFFFFF"/>
            <w:vAlign w:val="center"/>
            <w:hideMark/>
          </w:tcPr>
          <w:p w14:paraId="2C04B1B0"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Indoor scene understanding</w:t>
            </w:r>
          </w:p>
        </w:tc>
        <w:tc>
          <w:tcPr>
            <w:tcW w:w="990" w:type="dxa"/>
            <w:shd w:val="clear" w:color="auto" w:fill="FFFFFF"/>
            <w:vAlign w:val="center"/>
            <w:hideMark/>
          </w:tcPr>
          <w:p w14:paraId="4B216642"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w:t>
            </w:r>
          </w:p>
        </w:tc>
        <w:tc>
          <w:tcPr>
            <w:tcW w:w="900" w:type="dxa"/>
            <w:shd w:val="clear" w:color="auto" w:fill="FFFFFF"/>
            <w:vAlign w:val="center"/>
            <w:hideMark/>
          </w:tcPr>
          <w:p w14:paraId="5B5CCA17"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5000000</w:t>
            </w:r>
          </w:p>
        </w:tc>
        <w:tc>
          <w:tcPr>
            <w:tcW w:w="651" w:type="dxa"/>
            <w:shd w:val="clear" w:color="auto" w:fill="FFFFFF"/>
            <w:vAlign w:val="center"/>
            <w:hideMark/>
          </w:tcPr>
          <w:p w14:paraId="11C1C593"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997545" w:rsidRPr="008F601D" w14:paraId="57461EC9" w14:textId="77777777" w:rsidTr="00135CC7">
        <w:trPr>
          <w:trHeight w:val="342"/>
          <w:jc w:val="center"/>
        </w:trPr>
        <w:tc>
          <w:tcPr>
            <w:tcW w:w="2610" w:type="dxa"/>
            <w:shd w:val="clear" w:color="auto" w:fill="FFFFFF"/>
            <w:noWrap/>
            <w:vAlign w:val="center"/>
            <w:hideMark/>
          </w:tcPr>
          <w:p w14:paraId="01D2DA49"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NYUv2 </w:t>
            </w:r>
            <w:r>
              <w:rPr>
                <w:rFonts w:ascii="Times New Roman" w:eastAsia="SimSun" w:hAnsi="Times New Roman"/>
                <w:snapToGrid/>
                <w:color w:val="auto"/>
                <w:kern w:val="2"/>
                <w:lang w:eastAsia="zh-CN" w:bidi="ar-SA"/>
              </w:rPr>
              <w:t xml:space="preserve"> </w:t>
            </w:r>
          </w:p>
          <w:p w14:paraId="6F4471D6" w14:textId="3F1ACA62"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&lt;EndNote&gt;&lt;Cite&gt;&lt;Author&gt;Silberman&lt;/Author&gt;&lt;Year&gt;2012&lt;/Year&gt;&lt;RecNum&gt;168&lt;/RecNum&gt;&lt;DisplayText&gt;(Silberman et al., 2012)&lt;/DisplayText&gt;&lt;record&gt;&lt;rec-number&gt;168&lt;/rec-number&gt;&lt;foreign-keys&gt;&lt;key app="EN" db-id="fspe090xm2sf0nef9aapp9tezvaxx5av9vr9" timestamp="1604388853"&gt;168&lt;/key&gt;&lt;/foreign-keys&gt;&lt;ref-type name="Conference Paper"&gt;47&lt;/ref-type&gt;&lt;contributors&gt;&lt;authors&gt;&lt;author&gt;Nathan Silberman&lt;/author&gt;&lt;author&gt;Derek Hoiem&lt;/author&gt;&lt;author&gt;Pushmeet Kohli&lt;/author&gt;&lt;author&gt;Rob Fergus&lt;/author&gt;&lt;/authors&gt;&lt;/contributors&gt;&lt;titles&gt;&lt;title&gt;Indoor Segmentation and Support Inference from RGBD Images&lt;/title&gt;&lt;secondary-title&gt;European Conference on Computer Vision&lt;/secondary-title&gt;&lt;/titles&gt;&lt;pages&gt;746–760&lt;/pages&gt;&lt;dates&gt;&lt;year&gt;2012&lt;/year&gt;&lt;/dates&gt;&lt;urls&gt;&lt;/urls&gt;&lt;/record&gt;&lt;/Cite&gt;&lt;/EndNote&gt;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(Silberman et al., 2012)</w:t>
            </w:r>
            <w:r w:rsidRPr="008F601D">
              <w:rPr>
                <w:rFonts w:ascii="Times New Roman" w:eastAsia="SimSun" w:hAnsi="Times New Roman"/>
                <w:snapToGrid/>
                <w:color w:val="auto"/>
                <w:kern w:val="2"/>
                <w:lang w:eastAsia="zh-CN" w:bidi="ar-SA"/>
              </w:rPr>
              <w:fldChar w:fldCharType="end"/>
            </w:r>
          </w:p>
        </w:tc>
        <w:tc>
          <w:tcPr>
            <w:tcW w:w="2520" w:type="dxa"/>
            <w:shd w:val="clear" w:color="auto" w:fill="FFFFFF"/>
            <w:vAlign w:val="center"/>
            <w:hideMark/>
          </w:tcPr>
          <w:p w14:paraId="2FD01EA5"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Indoor scene understanding</w:t>
            </w:r>
          </w:p>
        </w:tc>
        <w:tc>
          <w:tcPr>
            <w:tcW w:w="990" w:type="dxa"/>
            <w:shd w:val="clear" w:color="auto" w:fill="FFFFFF"/>
            <w:vAlign w:val="center"/>
            <w:hideMark/>
          </w:tcPr>
          <w:p w14:paraId="5E347C2D"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13</w:t>
            </w:r>
          </w:p>
        </w:tc>
        <w:tc>
          <w:tcPr>
            <w:tcW w:w="900" w:type="dxa"/>
            <w:shd w:val="clear" w:color="auto" w:fill="FFFFFF"/>
            <w:vAlign w:val="center"/>
            <w:hideMark/>
          </w:tcPr>
          <w:p w14:paraId="1E8CBB31"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1449</w:t>
            </w:r>
          </w:p>
        </w:tc>
        <w:tc>
          <w:tcPr>
            <w:tcW w:w="651" w:type="dxa"/>
            <w:shd w:val="clear" w:color="auto" w:fill="FFFFFF"/>
            <w:vAlign w:val="center"/>
            <w:hideMark/>
          </w:tcPr>
          <w:p w14:paraId="17F60F69"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997545" w:rsidRPr="008F601D" w14:paraId="333FEF7C" w14:textId="77777777" w:rsidTr="00135CC7">
        <w:trPr>
          <w:trHeight w:val="342"/>
          <w:jc w:val="center"/>
        </w:trPr>
        <w:tc>
          <w:tcPr>
            <w:tcW w:w="2610" w:type="dxa"/>
            <w:shd w:val="clear" w:color="auto" w:fill="FFFFFF"/>
            <w:vAlign w:val="center"/>
          </w:tcPr>
          <w:p w14:paraId="3817F02B" w14:textId="2DD90066"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Synthetic Image Dataset</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&lt;EndNote&gt;&lt;Cite&gt;&lt;Author&gt;Bhoyar&lt;/Author&gt;&lt;Year&gt;2014&lt;/Year&gt;&lt;RecNum&gt;522&lt;/RecNum&gt;&lt;DisplayText&gt;(Bhoyar, 2014)&lt;/DisplayText&gt;&lt;record&gt;&lt;rec-number&gt;522&lt;/rec-number&gt;&lt;foreign-keys&gt;&lt;key app="EN" db-id="9tzztt9fztrewoefrsoxzf5nddss0awxvzs0" timestamp="1603720353"&gt;522&lt;/key&gt;&lt;/foreign-keys&gt;&lt;ref-type name="Dataset"&gt;59&lt;/ref-type&gt;&lt;contributors&gt;&lt;authors&gt;&lt;author&gt;Bhoyar, Kishor&lt;/author&gt;&lt;/authors&gt;&lt;/contributors&gt;&lt;titles&gt;&lt;title&gt;Synthetic Image Dataset&lt;/title&gt;&lt;/titles&gt;&lt;dates&gt;&lt;year&gt;2014&lt;/year&gt;&lt;/dates&gt;&lt;urls&gt;&lt;/urls&gt;&lt;/record&gt;&lt;/Cite&gt;&lt;/EndNote&gt;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(Bhoyar, 2014)</w:t>
            </w:r>
            <w:r w:rsidRPr="008F601D">
              <w:rPr>
                <w:rFonts w:ascii="Times New Roman" w:eastAsia="SimSun" w:hAnsi="Times New Roman"/>
                <w:snapToGrid/>
                <w:color w:val="auto"/>
                <w:kern w:val="2"/>
                <w:lang w:eastAsia="zh-CN" w:bidi="ar-SA"/>
              </w:rPr>
              <w:fldChar w:fldCharType="end"/>
            </w:r>
          </w:p>
        </w:tc>
        <w:tc>
          <w:tcPr>
            <w:tcW w:w="2520" w:type="dxa"/>
            <w:shd w:val="clear" w:color="auto" w:fill="FFFFFF"/>
            <w:vAlign w:val="center"/>
          </w:tcPr>
          <w:p w14:paraId="096571B9"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HSI Segmentation </w:t>
            </w:r>
          </w:p>
        </w:tc>
        <w:tc>
          <w:tcPr>
            <w:tcW w:w="990" w:type="dxa"/>
            <w:shd w:val="clear" w:color="auto" w:fill="FFFFFF"/>
            <w:vAlign w:val="center"/>
          </w:tcPr>
          <w:p w14:paraId="13C8805B"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p>
        </w:tc>
        <w:tc>
          <w:tcPr>
            <w:tcW w:w="900" w:type="dxa"/>
            <w:shd w:val="clear" w:color="auto" w:fill="FFFFFF"/>
            <w:vAlign w:val="center"/>
          </w:tcPr>
          <w:p w14:paraId="0DF0D4BD"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100</w:t>
            </w:r>
          </w:p>
        </w:tc>
        <w:tc>
          <w:tcPr>
            <w:tcW w:w="651" w:type="dxa"/>
            <w:shd w:val="clear" w:color="auto" w:fill="FFFFFF"/>
            <w:vAlign w:val="center"/>
          </w:tcPr>
          <w:p w14:paraId="6B1E1A8B"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2014</w:t>
            </w:r>
          </w:p>
        </w:tc>
      </w:tr>
      <w:tr w:rsidR="00997545" w:rsidRPr="008F601D" w14:paraId="19BB68F6" w14:textId="77777777" w:rsidTr="00135CC7">
        <w:trPr>
          <w:trHeight w:val="342"/>
          <w:jc w:val="center"/>
        </w:trPr>
        <w:tc>
          <w:tcPr>
            <w:tcW w:w="2610" w:type="dxa"/>
            <w:shd w:val="clear" w:color="auto" w:fill="FFFFFF"/>
            <w:vAlign w:val="center"/>
            <w:hideMark/>
          </w:tcPr>
          <w:p w14:paraId="36D342A3" w14:textId="7A8633C2"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SUN3D</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&lt;EndNote&gt;&lt;Cite&gt;&lt;Author&gt;Xiao&lt;/Author&gt;&lt;Year&gt;2013&lt;/Year&gt;&lt;RecNum&gt;173&lt;/RecNum&gt;&lt;DisplayText&gt;(Xiao et al., 2013)&lt;/DisplayText&gt;&lt;record&gt;&lt;rec-number&gt;173&lt;/rec-number&gt;&lt;foreign-keys&gt;&lt;key app="EN" db-id="fspe090xm2sf0nef9aapp9tezvaxx5av9vr9" timestamp="1604388853"&gt;173&lt;/key&gt;&lt;/foreign-keys&gt;&lt;ref-type name="Conference Proceedings"&gt;10&lt;/ref-type&gt;&lt;contributors&gt;&lt;authors&gt;&lt;author&gt;J. Xiao&lt;/author&gt;&lt;author&gt;A. Owens&lt;/author&gt;&lt;author&gt;A. Torralba&lt;/author&gt;&lt;/authors&gt;&lt;/contributors&gt;&lt;titles&gt;&lt;title&gt;SUN3D: A Database of Big Spaces Reconstructed Using SfM and Object Labels&lt;/title&gt;&lt;secondary-title&gt;2013 IEEE International Conference on Computer Vision&lt;/secondary-title&gt;&lt;alt-title&gt;2013 IEEE International Conference on Computer Vision&lt;/alt-title&gt;&lt;/titles&gt;&lt;pages&gt;1625-1632&lt;/pages&gt;&lt;keywords&gt;&lt;keyword&gt;cameras&lt;/keyword&gt;&lt;keyword&gt;image colour analysis&lt;/keyword&gt;&lt;keyword&gt;image reconstruction&lt;/keyword&gt;&lt;keyword&gt;motion estimation&lt;/keyword&gt;&lt;keyword&gt;video databases&lt;/keyword&gt;&lt;keyword&gt;big spaces&lt;/keyword&gt;&lt;keyword&gt;SfM&lt;/keyword&gt;&lt;keyword&gt;object labels&lt;/keyword&gt;&lt;keyword&gt;scene understanding datasets&lt;/keyword&gt;&lt;keyword&gt;3D space representation&lt;/keyword&gt;&lt;keyword&gt;large-scale RGB-D video database&lt;/keyword&gt;&lt;keyword&gt;camera pose&lt;/keyword&gt;&lt;keyword&gt;hand-labeling videos&lt;/keyword&gt;&lt;keyword&gt;structure from motion&lt;/keyword&gt;&lt;keyword&gt;intuitive labeling tool&lt;/keyword&gt;&lt;keyword&gt;partial image reconstruction&lt;/keyword&gt;&lt;keyword&gt;object-to-object correspondences&lt;/keyword&gt;&lt;keyword&gt;fixed-size bounding box&lt;/keyword&gt;&lt;keyword&gt;SUN3D database&lt;/keyword&gt;&lt;keyword&gt;source code&lt;/keyword&gt;&lt;keyword&gt;generalized bundle adjustment&lt;/keyword&gt;&lt;keyword&gt;Web-based 3D annotation tool&lt;/keyword&gt;&lt;keyword&gt;Three-dimensional displays&lt;/keyword&gt;&lt;keyword&gt;Databases&lt;/keyword&gt;&lt;keyword&gt;Labeling&lt;/keyword&gt;&lt;keyword&gt;Semantics&lt;/keyword&gt;&lt;keyword&gt;Solid modeling&lt;/keyword&gt;&lt;/keywords&gt;&lt;dates&gt;&lt;year&gt;2013&lt;/year&gt;&lt;pub-dates&gt;&lt;date&gt;1-8 Dec. 2013&lt;/date&gt;&lt;/pub-dates&gt;&lt;/dates&gt;&lt;isbn&gt;2380-7504&lt;/isbn&gt;&lt;urls&gt;&lt;/urls&gt;&lt;electronic-resource-num&gt;10.1109/ICCV.2013.458&lt;/electronic-resource-num&gt;&lt;/record&gt;&lt;/Cite&gt;&lt;/EndNote&gt;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(Xiao et al., 2013)</w:t>
            </w:r>
            <w:r w:rsidRPr="008F601D">
              <w:rPr>
                <w:rFonts w:ascii="Times New Roman" w:eastAsia="SimSun" w:hAnsi="Times New Roman"/>
                <w:snapToGrid/>
                <w:color w:val="auto"/>
                <w:kern w:val="2"/>
                <w:lang w:eastAsia="zh-CN" w:bidi="ar-SA"/>
              </w:rPr>
              <w:fldChar w:fldCharType="end"/>
            </w:r>
          </w:p>
        </w:tc>
        <w:tc>
          <w:tcPr>
            <w:tcW w:w="2520" w:type="dxa"/>
            <w:shd w:val="clear" w:color="auto" w:fill="FFFFFF"/>
            <w:vAlign w:val="center"/>
            <w:hideMark/>
          </w:tcPr>
          <w:p w14:paraId="61B031D7"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Indoor scene understanding</w:t>
            </w:r>
          </w:p>
        </w:tc>
        <w:tc>
          <w:tcPr>
            <w:tcW w:w="990" w:type="dxa"/>
            <w:shd w:val="clear" w:color="auto" w:fill="FFFFFF"/>
            <w:vAlign w:val="center"/>
            <w:hideMark/>
          </w:tcPr>
          <w:p w14:paraId="3F750203"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Video</w:t>
            </w:r>
          </w:p>
        </w:tc>
        <w:tc>
          <w:tcPr>
            <w:tcW w:w="900" w:type="dxa"/>
            <w:shd w:val="clear" w:color="auto" w:fill="FFFFFF"/>
            <w:vAlign w:val="center"/>
            <w:hideMark/>
          </w:tcPr>
          <w:p w14:paraId="06DAFF11"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2.5 Million</w:t>
            </w:r>
          </w:p>
        </w:tc>
        <w:tc>
          <w:tcPr>
            <w:tcW w:w="651" w:type="dxa"/>
            <w:shd w:val="clear" w:color="auto" w:fill="FFFFFF"/>
            <w:vAlign w:val="center"/>
            <w:hideMark/>
          </w:tcPr>
          <w:p w14:paraId="1A77D7B7"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p>
        </w:tc>
      </w:tr>
      <w:tr w:rsidR="00997545" w:rsidRPr="008F601D" w14:paraId="31284544" w14:textId="77777777" w:rsidTr="00135CC7">
        <w:trPr>
          <w:trHeight w:val="342"/>
          <w:jc w:val="center"/>
        </w:trPr>
        <w:tc>
          <w:tcPr>
            <w:tcW w:w="2610" w:type="dxa"/>
            <w:shd w:val="clear" w:color="auto" w:fill="FFFFFF"/>
            <w:noWrap/>
            <w:vAlign w:val="center"/>
            <w:hideMark/>
          </w:tcPr>
          <w:p w14:paraId="64582988"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Flying Chairs</w:t>
            </w:r>
            <w:r>
              <w:rPr>
                <w:rFonts w:ascii="Times New Roman" w:eastAsia="SimSun" w:hAnsi="Times New Roman"/>
                <w:snapToGrid/>
                <w:color w:val="auto"/>
                <w:kern w:val="2"/>
                <w:lang w:eastAsia="zh-CN" w:bidi="ar-SA"/>
              </w:rPr>
              <w:t xml:space="preserve"> </w:t>
            </w:r>
          </w:p>
          <w:p w14:paraId="45B66343" w14:textId="37F8F191"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&lt;EndNote&gt;&lt;Cite&gt;&lt;Author&gt;Dosovitskiy&lt;/Author&gt;&lt;Year&gt;2015&lt;/Year&gt;&lt;RecNum&gt;150&lt;/RecNum&gt;&lt;DisplayText&gt;(Dosovitskiy et al., 2015)&lt;/DisplayText&gt;&lt;record&gt;&lt;rec-number&gt;150&lt;/rec-number&gt;&lt;foreign-keys&gt;&lt;key app="EN" db-id="fspe090xm2sf0nef9aapp9tezvaxx5av9vr9" timestamp="1604388853"&gt;150&lt;/key&gt;&lt;/foreign-keys&gt;&lt;ref-type name="Conference Proceedings"&gt;10&lt;/ref-type&gt;&lt;contributors&gt;&lt;authors&gt;&lt;author&gt;A. Dosovitskiy&lt;/author&gt;&lt;author&gt;P. Fischer&lt;/author&gt;&lt;author&gt;E. Ilg&lt;/author&gt;&lt;author&gt;P. Häusser&lt;/author&gt;&lt;author&gt;C. Hazirbas&lt;/author&gt;&lt;author&gt;V. Golkov&lt;/author&gt;&lt;author&gt;P. v. d. Smagt&lt;/author&gt;&lt;author&gt;D. Cremers&lt;/author&gt;&lt;author&gt;T. Brox&lt;/author&gt;&lt;/authors&gt;&lt;/contributors&gt;&lt;titles&gt;&lt;title&gt;FlowNet: Learning Optical Flow with Convolutional Networks&lt;/title&gt;&lt;secondary-title&gt;2015 IEEE International Conference on Computer Vision (ICCV)&lt;/secondary-title&gt;&lt;alt-title&gt;2015 IEEE International Conference on Computer Vision (ICCV)&lt;/alt-title&gt;&lt;/titles&gt;&lt;pages&gt;2758-2766&lt;/pages&gt;&lt;keywords&gt;&lt;keyword&gt;computer vision&lt;/keyword&gt;&lt;keyword&gt;image sequences&lt;/keyword&gt;&lt;keyword&gt;learning (artificial intelligence)&lt;/keyword&gt;&lt;keyword&gt;neural nets&lt;/keyword&gt;&lt;keyword&gt;FlowNet&lt;/keyword&gt;&lt;keyword&gt;optical flow learning&lt;/keyword&gt;&lt;keyword&gt;convolutional neural network&lt;/keyword&gt;&lt;keyword&gt;CNN&lt;/keyword&gt;&lt;keyword&gt;opticalflow estimation problem&lt;/keyword&gt;&lt;keyword&gt;supervised learning&lt;/keyword&gt;&lt;keyword&gt;generic architecture&lt;/keyword&gt;&lt;keyword&gt;ground truth data&lt;/keyword&gt;&lt;keyword&gt;synthetic flying chair dataset&lt;/keyword&gt;&lt;keyword&gt;Optical imaging&lt;/keyword&gt;&lt;keyword&gt;Computer architecture&lt;/keyword&gt;&lt;keyword&gt;Image resolution&lt;/keyword&gt;&lt;keyword&gt;Correlation&lt;/keyword&gt;&lt;keyword&gt;Optical fiber networks&lt;/keyword&gt;&lt;keyword&gt;Neural networks&lt;/keyword&gt;&lt;keyword&gt;Optical computing&lt;/keyword&gt;&lt;/keywords&gt;&lt;dates&gt;&lt;year&gt;2015&lt;/year&gt;&lt;pub-dates&gt;&lt;date&gt;7-13 Dec. 2015&lt;/date&gt;&lt;/pub-dates&gt;&lt;/dates&gt;&lt;isbn&gt;2380-7504&lt;/isbn&gt;&lt;urls&gt;&lt;/urls&gt;&lt;electronic-resource-num&gt;10.1109/ICCV.2015.316&lt;/electronic-resource-num&gt;&lt;/record&gt;&lt;/Cite&gt;&lt;/EndNote&gt;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(Dosovitskiy et al., 2015)</w:t>
            </w:r>
            <w:r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2520" w:type="dxa"/>
            <w:shd w:val="clear" w:color="auto" w:fill="FFFFFF"/>
            <w:vAlign w:val="center"/>
            <w:hideMark/>
          </w:tcPr>
          <w:p w14:paraId="010ACD2C"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Indoor scene understanding</w:t>
            </w:r>
          </w:p>
        </w:tc>
        <w:tc>
          <w:tcPr>
            <w:tcW w:w="990" w:type="dxa"/>
            <w:shd w:val="clear" w:color="auto" w:fill="FFFFFF"/>
            <w:vAlign w:val="center"/>
            <w:hideMark/>
          </w:tcPr>
          <w:p w14:paraId="166DBD92"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809</w:t>
            </w:r>
          </w:p>
        </w:tc>
        <w:tc>
          <w:tcPr>
            <w:tcW w:w="900" w:type="dxa"/>
            <w:shd w:val="clear" w:color="auto" w:fill="FFFFFF"/>
            <w:vAlign w:val="center"/>
            <w:hideMark/>
          </w:tcPr>
          <w:p w14:paraId="0B0E4071"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22,872</w:t>
            </w:r>
          </w:p>
        </w:tc>
        <w:tc>
          <w:tcPr>
            <w:tcW w:w="651" w:type="dxa"/>
            <w:shd w:val="clear" w:color="auto" w:fill="FFFFFF"/>
            <w:vAlign w:val="center"/>
            <w:hideMark/>
          </w:tcPr>
          <w:p w14:paraId="3CCAE915"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997545" w:rsidRPr="008F601D" w14:paraId="2D165478" w14:textId="77777777" w:rsidTr="00135CC7">
        <w:trPr>
          <w:trHeight w:val="170"/>
          <w:jc w:val="center"/>
        </w:trPr>
        <w:tc>
          <w:tcPr>
            <w:tcW w:w="2610" w:type="dxa"/>
            <w:shd w:val="clear" w:color="auto" w:fill="FFFFFF"/>
            <w:noWrap/>
            <w:vAlign w:val="center"/>
            <w:hideMark/>
          </w:tcPr>
          <w:p w14:paraId="34F3FBAC"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Virtual KITTI</w:t>
            </w:r>
            <w:r>
              <w:rPr>
                <w:rFonts w:ascii="Times New Roman" w:eastAsia="SimSun" w:hAnsi="Times New Roman"/>
                <w:snapToGrid/>
                <w:color w:val="auto"/>
                <w:kern w:val="2"/>
                <w:lang w:eastAsia="zh-CN" w:bidi="ar-SA"/>
              </w:rPr>
              <w:t xml:space="preserve"> </w:t>
            </w:r>
          </w:p>
          <w:p w14:paraId="70F61A0A" w14:textId="151DD7FF"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&lt;EndNote&gt;&lt;Cite&gt;&lt;Author&gt;Gaidon&lt;/Author&gt;&lt;Year&gt;2016&lt;/Year&gt;&lt;RecNum&gt;174&lt;/RecNum&gt;&lt;DisplayText&gt;(Gaidon et al., 2016)&lt;/DisplayText&gt;&lt;record&gt;&lt;rec-number&gt;174&lt;/rec-number&gt;&lt;foreign-keys&gt;&lt;key app="EN" db-id="fspe090xm2sf0nef9aapp9tezvaxx5av9vr9" timestamp="1604388853"&gt;174&lt;/key&gt;&lt;/foreign-keys&gt;&lt;ref-type name="Conference Proceedings"&gt;10&lt;/ref-type&gt;&lt;contributors&gt;&lt;authors&gt;&lt;author&gt;A. Gaidon&lt;/author&gt;&lt;author&gt;Q. Wang&lt;/author&gt;&lt;author&gt;Y. Cabon&lt;/author&gt;&lt;author&gt;E. Vig&lt;/author&gt;&lt;/authors&gt;&lt;/contributors&gt;&lt;titles&gt;&lt;title&gt;VirtualWorlds as Proxy for Multi-object Tracking Analysis&lt;/title&gt;&lt;secondary-title&gt;2016 IEEE Conference on Computer Vision and Pattern Recognition (CVPR)&lt;/secondary-title&gt;&lt;alt-title&gt;2016 IEEE Conference on Computer Vision and Pattern Recognition (CVPR)&lt;/alt-title&gt;&lt;/titles&gt;&lt;pages&gt;4340-4349&lt;/pages&gt;&lt;keywords&gt;&lt;keyword&gt;computer vision&lt;/keyword&gt;&lt;keyword&gt;image segmentation&lt;/keyword&gt;&lt;keyword&gt;image sequences&lt;/keyword&gt;&lt;keyword&gt;learning (artificial intelligence)&lt;/keyword&gt;&lt;keyword&gt;object detection&lt;/keyword&gt;&lt;keyword&gt;object tracking&lt;/keyword&gt;&lt;keyword&gt;virtual reality&lt;/keyword&gt;&lt;keyword&gt;multiobject tracking analysis&lt;/keyword&gt;&lt;keyword&gt;computer graphics&lt;/keyword&gt;&lt;keyword&gt;fully labeled proxy virtual worlds&lt;/keyword&gt;&lt;keyword&gt;dynamic proxy virtual worlds&lt;/keyword&gt;&lt;keyword&gt;photo-realistic proxy virtual worlds&lt;/keyword&gt;&lt;keyword&gt;real-to-virtual world cloning method&lt;/keyword&gt;&lt;keyword&gt;Virtual KITTI video dataset&lt;/keyword&gt;&lt;keyword&gt;scene segmentation&lt;/keyword&gt;&lt;keyword&gt;instance segmentation&lt;/keyword&gt;&lt;keyword&gt;optical flow&lt;/keyword&gt;&lt;keyword&gt;deep learning algorithms&lt;/keyword&gt;&lt;keyword&gt;Cameras&lt;/keyword&gt;&lt;keyword&gt;Three-dimensional displays&lt;/keyword&gt;&lt;keyword&gt;Computational modeling&lt;/keyword&gt;&lt;keyword&gt;Cloning&lt;/keyword&gt;&lt;keyword&gt;Benchmark testing&lt;/keyword&gt;&lt;keyword&gt;Training&lt;/keyword&gt;&lt;/keywords&gt;&lt;dates&gt;&lt;year&gt;2016&lt;/year&gt;&lt;pub-dates&gt;&lt;date&gt;27-30 June 2016&lt;/date&gt;&lt;/pub-dates&gt;&lt;/dates&gt;&lt;isbn&gt;1063-6919&lt;/isbn&gt;&lt;urls&gt;&lt;/urls&gt;&lt;electronic-resource-num&gt;10.1109/CVPR.2016.470&lt;/electronic-resource-num&gt;&lt;/record&gt;&lt;/Cite&gt;&lt;/EndNote&gt;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(Gaidon et al., 2016)</w:t>
            </w:r>
            <w:r w:rsidRPr="008F601D">
              <w:rPr>
                <w:rFonts w:ascii="Times New Roman" w:eastAsia="SimSun" w:hAnsi="Times New Roman"/>
                <w:snapToGrid/>
                <w:color w:val="auto"/>
                <w:kern w:val="2"/>
                <w:lang w:eastAsia="zh-CN" w:bidi="ar-SA"/>
              </w:rPr>
              <w:fldChar w:fldCharType="end"/>
            </w:r>
          </w:p>
        </w:tc>
        <w:tc>
          <w:tcPr>
            <w:tcW w:w="2520" w:type="dxa"/>
            <w:shd w:val="clear" w:color="auto" w:fill="FFFFFF"/>
            <w:vAlign w:val="center"/>
            <w:hideMark/>
          </w:tcPr>
          <w:p w14:paraId="2C51F7C2"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Video understanding</w:t>
            </w:r>
          </w:p>
        </w:tc>
        <w:tc>
          <w:tcPr>
            <w:tcW w:w="990" w:type="dxa"/>
            <w:shd w:val="clear" w:color="auto" w:fill="FFFFFF"/>
            <w:vAlign w:val="center"/>
            <w:hideMark/>
          </w:tcPr>
          <w:p w14:paraId="5F9A8658"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5 Virtual worlds</w:t>
            </w:r>
          </w:p>
        </w:tc>
        <w:tc>
          <w:tcPr>
            <w:tcW w:w="900" w:type="dxa"/>
            <w:shd w:val="clear" w:color="auto" w:fill="FFFFFF"/>
            <w:vAlign w:val="center"/>
            <w:hideMark/>
          </w:tcPr>
          <w:p w14:paraId="4620D900"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21,260 frames</w:t>
            </w:r>
          </w:p>
        </w:tc>
        <w:tc>
          <w:tcPr>
            <w:tcW w:w="651" w:type="dxa"/>
            <w:shd w:val="clear" w:color="auto" w:fill="FFFFFF"/>
            <w:vAlign w:val="center"/>
            <w:hideMark/>
          </w:tcPr>
          <w:p w14:paraId="7531B894"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2016</w:t>
            </w:r>
          </w:p>
        </w:tc>
      </w:tr>
      <w:tr w:rsidR="00997545" w:rsidRPr="008F601D" w14:paraId="204B3176" w14:textId="77777777" w:rsidTr="00135CC7">
        <w:trPr>
          <w:trHeight w:val="342"/>
          <w:jc w:val="center"/>
        </w:trPr>
        <w:tc>
          <w:tcPr>
            <w:tcW w:w="2610" w:type="dxa"/>
            <w:tcBorders>
              <w:bottom w:val="single" w:sz="4" w:space="0" w:color="auto"/>
            </w:tcBorders>
            <w:shd w:val="clear" w:color="auto" w:fill="FFFFFF"/>
            <w:noWrap/>
            <w:vAlign w:val="center"/>
          </w:tcPr>
          <w:p w14:paraId="7565F1C0" w14:textId="77777777" w:rsidR="00997545"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Driving Stereo</w:t>
            </w:r>
            <w:r>
              <w:rPr>
                <w:rFonts w:ascii="Times New Roman" w:eastAsia="SimSun" w:hAnsi="Times New Roman"/>
                <w:snapToGrid/>
                <w:color w:val="auto"/>
                <w:kern w:val="2"/>
                <w:lang w:eastAsia="zh-CN" w:bidi="ar-SA"/>
              </w:rPr>
              <w:t xml:space="preserve"> </w:t>
            </w:r>
          </w:p>
          <w:p w14:paraId="4CB35829" w14:textId="62947C00"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&lt;EndNote&gt;&lt;Cite&gt;&lt;Author&gt;Yang&lt;/Author&gt;&lt;Year&gt;2019&lt;/Year&gt;&lt;RecNum&gt;178&lt;/RecNum&gt;&lt;DisplayText&gt;(Yang et al., 2019)&lt;/DisplayText&gt;&lt;record&gt;&lt;rec-number&gt;178&lt;/rec-number&gt;&lt;foreign-keys&gt;&lt;key app="EN" db-id="fspe090xm2sf0nef9aapp9tezvaxx5av9vr9" timestamp="1604388853"&gt;178&lt;/key&gt;&lt;/foreign-keys&gt;&lt;ref-type name="Conference Proceedings"&gt;10&lt;/ref-type&gt;&lt;contributors&gt;&lt;authors&gt;&lt;author&gt;G. Yang&lt;/author&gt;&lt;author&gt;X. Song&lt;/author&gt;&lt;author&gt;C. Huang&lt;/author&gt;&lt;author&gt;Z. Deng&lt;/author&gt;&lt;author&gt;J. Shi&lt;/author&gt;&lt;author&gt;B. Zhou&lt;/author&gt;&lt;/authors&gt;&lt;/contributors&gt;&lt;titles&gt;&lt;title&gt;DrivingStereo: A Large-Scale Dataset for Stereo Matching in Autonomous Driving Scenarios&lt;/title&gt;&lt;secondary-title&gt;2019 IEEE/CVF Conference on Computer Vision and Pattern Recognition (CVPR)&lt;/secondary-title&gt;&lt;alt-title&gt;2019 IEEE/CVF Conference on Computer Vision and Pattern Recognition (CVPR)&lt;/alt-title&gt;&lt;/titles&gt;&lt;pages&gt;899-908&lt;/pages&gt;&lt;keywords&gt;&lt;keyword&gt;Datasets and Evaluation&lt;/keyword&gt;&lt;keyword&gt;3D from Multiview and Sensors&lt;/keyword&gt;&lt;keyword&gt;Low-level Vision&lt;/keyword&gt;&lt;keyword&gt;Robotics + Driving&lt;/keyword&gt;&lt;/keywords&gt;&lt;dates&gt;&lt;year&gt;2019&lt;/year&gt;&lt;pub-dates&gt;&lt;date&gt;15-20 June 2019&lt;/date&gt;&lt;/pub-dates&gt;&lt;/dates&gt;&lt;isbn&gt;1063-6919&lt;/isbn&gt;&lt;urls&gt;&lt;/urls&gt;&lt;electronic-resource-num&gt;10.1109/CVPR.2019.00099&lt;/electronic-resource-num&gt;&lt;/record&gt;&lt;/Cite&gt;&lt;/EndNote&gt;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(Yang et al., 2019)</w:t>
            </w:r>
            <w:r w:rsidRPr="008F601D">
              <w:rPr>
                <w:rFonts w:ascii="Times New Roman" w:eastAsia="SimSun" w:hAnsi="Times New Roman"/>
                <w:snapToGrid/>
                <w:color w:val="auto"/>
                <w:kern w:val="2"/>
                <w:lang w:eastAsia="zh-CN" w:bidi="ar-SA"/>
              </w:rPr>
              <w:fldChar w:fldCharType="end"/>
            </w:r>
          </w:p>
        </w:tc>
        <w:tc>
          <w:tcPr>
            <w:tcW w:w="2520" w:type="dxa"/>
            <w:tcBorders>
              <w:bottom w:val="single" w:sz="4" w:space="0" w:color="auto"/>
            </w:tcBorders>
            <w:shd w:val="clear" w:color="auto" w:fill="FFFFFF"/>
            <w:noWrap/>
            <w:vAlign w:val="center"/>
          </w:tcPr>
          <w:p w14:paraId="1749EB33" w14:textId="77777777" w:rsidR="00997545" w:rsidRPr="008F601D" w:rsidRDefault="00997545" w:rsidP="00135CC7">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Estimating maps in autonomous driving</w:t>
            </w:r>
          </w:p>
        </w:tc>
        <w:tc>
          <w:tcPr>
            <w:tcW w:w="990" w:type="dxa"/>
            <w:tcBorders>
              <w:bottom w:val="single" w:sz="4" w:space="0" w:color="auto"/>
            </w:tcBorders>
            <w:shd w:val="clear" w:color="auto" w:fill="FFFFFF"/>
            <w:noWrap/>
            <w:vAlign w:val="center"/>
          </w:tcPr>
          <w:p w14:paraId="09D0AFE3"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p>
        </w:tc>
        <w:tc>
          <w:tcPr>
            <w:tcW w:w="900" w:type="dxa"/>
            <w:tcBorders>
              <w:bottom w:val="single" w:sz="4" w:space="0" w:color="auto"/>
            </w:tcBorders>
            <w:shd w:val="clear" w:color="auto" w:fill="FFFFFF"/>
            <w:vAlign w:val="center"/>
          </w:tcPr>
          <w:p w14:paraId="25F85F53"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180k</w:t>
            </w:r>
          </w:p>
        </w:tc>
        <w:tc>
          <w:tcPr>
            <w:tcW w:w="651" w:type="dxa"/>
            <w:tcBorders>
              <w:bottom w:val="single" w:sz="4" w:space="0" w:color="auto"/>
            </w:tcBorders>
            <w:shd w:val="clear" w:color="auto" w:fill="FFFFFF"/>
            <w:noWrap/>
            <w:vAlign w:val="center"/>
          </w:tcPr>
          <w:p w14:paraId="446DAE0C"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p>
        </w:tc>
      </w:tr>
      <w:tr w:rsidR="00997545" w:rsidRPr="008F601D" w14:paraId="18850B18" w14:textId="77777777" w:rsidTr="00135CC7">
        <w:trPr>
          <w:trHeight w:val="342"/>
          <w:jc w:val="center"/>
        </w:trPr>
        <w:tc>
          <w:tcPr>
            <w:tcW w:w="2610" w:type="dxa"/>
            <w:tcBorders>
              <w:top w:val="single" w:sz="4" w:space="0" w:color="auto"/>
              <w:bottom w:val="single" w:sz="12" w:space="0" w:color="auto"/>
            </w:tcBorders>
            <w:shd w:val="clear" w:color="auto" w:fill="FFFFFF"/>
            <w:noWrap/>
            <w:vAlign w:val="center"/>
            <w:hideMark/>
          </w:tcPr>
          <w:p w14:paraId="7FB548D1" w14:textId="68BEC5DC"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 MPI Sintel</w:t>
            </w:r>
            <w:r>
              <w:rPr>
                <w:rFonts w:ascii="Times New Roman" w:eastAsia="SimSun" w:hAnsi="Times New Roman"/>
                <w:snapToGrid/>
                <w:color w:val="auto"/>
                <w:kern w:val="2"/>
                <w:lang w:eastAsia="zh-CN" w:bidi="ar-SA"/>
              </w:rPr>
              <w:t xml:space="preserve"> </w:t>
            </w:r>
            <w:r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&lt;EndNote&gt;&lt;Cite&gt;&lt;Author&gt;J&lt;/Author&gt;&lt;Year&gt;2012&lt;/Year&gt;&lt;RecNum&gt;177&lt;/RecNum&gt;&lt;DisplayText&gt;(J et al., 2012)&lt;/DisplayText&gt;&lt;record&gt;&lt;rec-number&gt;177&lt;/rec-number&gt;&lt;foreign-keys&gt;&lt;key app="EN" db-id="fspe090xm2sf0nef9aapp9tezvaxx5av9vr9" timestamp="1604388853"&gt;177&lt;/key&gt;&lt;/foreign-keys&gt;&lt;ref-type name="Conference Proceedings"&gt;10&lt;/ref-type&gt;&lt;contributors&gt;&lt;authors&gt;&lt;author&gt;Butler D. J&lt;/author&gt;&lt;author&gt;Wulff J&lt;/author&gt;&lt;author&gt;Stanley G. B&lt;/author&gt;&lt;author&gt;Black M. J&lt;/author&gt;&lt;/authors&gt;&lt;secondary-authors&gt;&lt;author&gt;A. Fitzgibbon et al.&lt;/author&gt;&lt;/secondary-authors&gt;&lt;/contributors&gt;&lt;titles&gt;&lt;title&gt;A naturalistic open source movie for optical flow evaluation&lt;/title&gt;&lt;secondary-title&gt;European Conf. on Computer Vision&lt;/secondary-title&gt;&lt;tertiary-title&gt;Part IV, LNCS 7577&lt;/tertiary-title&gt;&lt;/titles&gt;&lt;pages&gt;611--625&lt;/pages&gt;&lt;dates&gt;&lt;year&gt;2012&lt;/year&gt;&lt;/dates&gt;&lt;publisher&gt;Springer-Verlag&lt;/publisher&gt;&lt;urls&gt;&lt;/urls&gt;&lt;/record&gt;&lt;/Cite&gt;&lt;/EndNote&gt;</w:instrText>
            </w:r>
            <w:r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(J et al., 2012)</w:t>
            </w:r>
            <w:r w:rsidRPr="008F601D">
              <w:rPr>
                <w:rFonts w:ascii="Times New Roman" w:eastAsia="SimSun" w:hAnsi="Times New Roman"/>
                <w:snapToGrid/>
                <w:color w:val="auto"/>
                <w:kern w:val="2"/>
                <w:lang w:eastAsia="zh-CN" w:bidi="ar-SA"/>
              </w:rPr>
              <w:fldChar w:fldCharType="end"/>
            </w:r>
          </w:p>
        </w:tc>
        <w:tc>
          <w:tcPr>
            <w:tcW w:w="2520" w:type="dxa"/>
            <w:tcBorders>
              <w:top w:val="single" w:sz="4" w:space="0" w:color="auto"/>
              <w:bottom w:val="single" w:sz="12" w:space="0" w:color="auto"/>
            </w:tcBorders>
            <w:shd w:val="clear" w:color="auto" w:fill="FFFFFF"/>
            <w:noWrap/>
            <w:vAlign w:val="center"/>
            <w:hideMark/>
          </w:tcPr>
          <w:p w14:paraId="68B768AB"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Optical flow understanding </w:t>
            </w:r>
          </w:p>
        </w:tc>
        <w:tc>
          <w:tcPr>
            <w:tcW w:w="990" w:type="dxa"/>
            <w:tcBorders>
              <w:top w:val="single" w:sz="4" w:space="0" w:color="auto"/>
              <w:bottom w:val="single" w:sz="12" w:space="0" w:color="auto"/>
            </w:tcBorders>
            <w:shd w:val="clear" w:color="auto" w:fill="FFFFFF"/>
            <w:noWrap/>
            <w:vAlign w:val="center"/>
            <w:hideMark/>
          </w:tcPr>
          <w:p w14:paraId="5F3753F1" w14:textId="77777777" w:rsidR="00997545" w:rsidRPr="008F601D" w:rsidRDefault="00997545" w:rsidP="00135CC7">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3D Film</w:t>
            </w:r>
          </w:p>
        </w:tc>
        <w:tc>
          <w:tcPr>
            <w:tcW w:w="900" w:type="dxa"/>
            <w:tcBorders>
              <w:top w:val="single" w:sz="4" w:space="0" w:color="auto"/>
              <w:bottom w:val="single" w:sz="12" w:space="0" w:color="auto"/>
            </w:tcBorders>
            <w:shd w:val="clear" w:color="auto" w:fill="FFFFFF"/>
            <w:vAlign w:val="center"/>
            <w:hideMark/>
          </w:tcPr>
          <w:p w14:paraId="689C2D00"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23 training;  12 testing</w:t>
            </w:r>
          </w:p>
        </w:tc>
        <w:tc>
          <w:tcPr>
            <w:tcW w:w="651" w:type="dxa"/>
            <w:tcBorders>
              <w:top w:val="single" w:sz="4" w:space="0" w:color="auto"/>
              <w:bottom w:val="single" w:sz="12" w:space="0" w:color="auto"/>
            </w:tcBorders>
            <w:shd w:val="clear" w:color="auto" w:fill="FFFFFF"/>
            <w:noWrap/>
            <w:vAlign w:val="center"/>
            <w:hideMark/>
          </w:tcPr>
          <w:p w14:paraId="4A773AC8" w14:textId="77777777" w:rsidR="00997545" w:rsidRPr="008F601D" w:rsidRDefault="00997545" w:rsidP="00671B22">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2012</w:t>
            </w:r>
          </w:p>
        </w:tc>
      </w:tr>
      <w:tr w:rsidR="00997545" w:rsidRPr="008F601D" w14:paraId="474AC3D0" w14:textId="77777777" w:rsidTr="00135CC7">
        <w:trPr>
          <w:trHeight w:val="342"/>
          <w:jc w:val="center"/>
        </w:trPr>
        <w:tc>
          <w:tcPr>
            <w:tcW w:w="2610" w:type="dxa"/>
            <w:tcBorders>
              <w:top w:val="single" w:sz="12" w:space="0" w:color="auto"/>
            </w:tcBorders>
            <w:shd w:val="clear" w:color="auto" w:fill="FFFFFF"/>
            <w:noWrap/>
            <w:vAlign w:val="center"/>
          </w:tcPr>
          <w:p w14:paraId="4307674B" w14:textId="77777777" w:rsidR="00997545" w:rsidRPr="008F601D" w:rsidRDefault="00997545" w:rsidP="00671B22">
            <w:pPr>
              <w:rPr>
                <w:rFonts w:ascii="Times New Roman" w:hAnsi="Times New Roman"/>
                <w:sz w:val="20"/>
                <w:szCs w:val="20"/>
              </w:rPr>
            </w:pPr>
          </w:p>
        </w:tc>
        <w:tc>
          <w:tcPr>
            <w:tcW w:w="2520" w:type="dxa"/>
            <w:tcBorders>
              <w:top w:val="single" w:sz="12" w:space="0" w:color="auto"/>
            </w:tcBorders>
            <w:shd w:val="clear" w:color="auto" w:fill="FFFFFF"/>
            <w:noWrap/>
            <w:vAlign w:val="center"/>
          </w:tcPr>
          <w:p w14:paraId="0E127E58" w14:textId="77777777" w:rsidR="00997545" w:rsidRPr="008F601D" w:rsidRDefault="00997545" w:rsidP="00671B22">
            <w:pPr>
              <w:rPr>
                <w:rFonts w:ascii="Times New Roman" w:hAnsi="Times New Roman"/>
                <w:sz w:val="20"/>
                <w:szCs w:val="20"/>
              </w:rPr>
            </w:pPr>
          </w:p>
        </w:tc>
        <w:tc>
          <w:tcPr>
            <w:tcW w:w="990" w:type="dxa"/>
            <w:tcBorders>
              <w:top w:val="single" w:sz="12" w:space="0" w:color="auto"/>
            </w:tcBorders>
            <w:shd w:val="clear" w:color="auto" w:fill="FFFFFF"/>
            <w:noWrap/>
            <w:vAlign w:val="center"/>
          </w:tcPr>
          <w:p w14:paraId="76859E21" w14:textId="77777777" w:rsidR="00997545" w:rsidRPr="008F601D" w:rsidRDefault="00997545" w:rsidP="00135CC7">
            <w:pPr>
              <w:jc w:val="center"/>
              <w:rPr>
                <w:rFonts w:ascii="Times New Roman" w:hAnsi="Times New Roman"/>
                <w:sz w:val="20"/>
                <w:szCs w:val="20"/>
              </w:rPr>
            </w:pPr>
          </w:p>
        </w:tc>
        <w:tc>
          <w:tcPr>
            <w:tcW w:w="900" w:type="dxa"/>
            <w:tcBorders>
              <w:top w:val="single" w:sz="12" w:space="0" w:color="auto"/>
            </w:tcBorders>
            <w:shd w:val="clear" w:color="auto" w:fill="FFFFFF"/>
            <w:vAlign w:val="center"/>
          </w:tcPr>
          <w:p w14:paraId="7F103F9C" w14:textId="77777777" w:rsidR="00997545" w:rsidRPr="008F601D" w:rsidRDefault="00997545" w:rsidP="00671B22">
            <w:pPr>
              <w:rPr>
                <w:rFonts w:ascii="Times New Roman" w:hAnsi="Times New Roman"/>
                <w:sz w:val="20"/>
                <w:szCs w:val="20"/>
              </w:rPr>
            </w:pPr>
          </w:p>
        </w:tc>
        <w:tc>
          <w:tcPr>
            <w:tcW w:w="651" w:type="dxa"/>
            <w:tcBorders>
              <w:top w:val="single" w:sz="12" w:space="0" w:color="auto"/>
            </w:tcBorders>
            <w:shd w:val="clear" w:color="auto" w:fill="FFFFFF"/>
            <w:noWrap/>
            <w:vAlign w:val="center"/>
          </w:tcPr>
          <w:p w14:paraId="2D654BF8" w14:textId="77777777" w:rsidR="00997545" w:rsidRPr="008F601D" w:rsidRDefault="00997545" w:rsidP="00671B22">
            <w:pPr>
              <w:rPr>
                <w:rFonts w:ascii="Times New Roman" w:hAnsi="Times New Roman"/>
                <w:sz w:val="20"/>
                <w:szCs w:val="20"/>
              </w:rPr>
            </w:pPr>
          </w:p>
        </w:tc>
      </w:tr>
    </w:tbl>
    <w:p w14:paraId="1A46CEC4" w14:textId="77777777" w:rsidR="00A61D00" w:rsidRPr="008F601D" w:rsidRDefault="0030566E" w:rsidP="00E32FD4">
      <w:pPr>
        <w:numPr>
          <w:ilvl w:val="0"/>
          <w:numId w:val="25"/>
        </w:numPr>
        <w:rPr>
          <w:rFonts w:ascii="Times New Roman" w:hAnsi="Times New Roman"/>
          <w:b/>
          <w:bCs/>
          <w:sz w:val="24"/>
        </w:rPr>
      </w:pPr>
      <w:r w:rsidRPr="008F601D">
        <w:rPr>
          <w:rFonts w:ascii="Times New Roman" w:hAnsi="Times New Roman"/>
          <w:b/>
          <w:bCs/>
          <w:sz w:val="24"/>
        </w:rPr>
        <w:t>H</w:t>
      </w:r>
      <w:r w:rsidR="00A61D00" w:rsidRPr="008F601D">
        <w:rPr>
          <w:rFonts w:ascii="Times New Roman" w:hAnsi="Times New Roman"/>
          <w:b/>
          <w:bCs/>
          <w:sz w:val="24"/>
        </w:rPr>
        <w:t>andling data insufficiency</w:t>
      </w:r>
    </w:p>
    <w:p w14:paraId="45022BEC" w14:textId="2F766FC8" w:rsidR="002F655A" w:rsidRDefault="002F655A" w:rsidP="00E32FD4">
      <w:pPr>
        <w:pStyle w:val="MDPI21heading1"/>
        <w:spacing w:before="0" w:after="0"/>
        <w:ind w:firstLine="360"/>
        <w:jc w:val="both"/>
        <w:rPr>
          <w:ins w:id="339" w:author="Windows User" w:date="2020-12-28T11:26:00Z"/>
          <w:rFonts w:ascii="Times New Roman" w:eastAsia="SimSun" w:hAnsi="Times New Roman"/>
          <w:b w:val="0"/>
          <w:snapToGrid/>
          <w:color w:val="auto"/>
          <w:kern w:val="2"/>
          <w:sz w:val="24"/>
          <w:szCs w:val="24"/>
          <w:lang w:eastAsia="zh-CN" w:bidi="ar-SA"/>
        </w:rPr>
      </w:pPr>
      <w:ins w:id="340" w:author="Windows User" w:date="2020-12-28T11:26:00Z">
        <w:r>
          <w:rPr>
            <w:rFonts w:ascii="Times New Roman" w:eastAsia="SimSun" w:hAnsi="Times New Roman"/>
            <w:b w:val="0"/>
            <w:snapToGrid/>
            <w:color w:val="auto"/>
            <w:kern w:val="2"/>
            <w:sz w:val="24"/>
            <w:szCs w:val="24"/>
            <w:lang w:eastAsia="zh-CN" w:bidi="ar-SA"/>
          </w:rPr>
          <w:lastRenderedPageBreak/>
          <w:t xml:space="preserve">A significant challenge in classification capabilities of most classifiers and algorithms is attributed to the availability of limited labeled datasets. </w:t>
        </w:r>
      </w:ins>
      <w:ins w:id="341" w:author="Windows User" w:date="2020-12-28T11:27:00Z">
        <w:r>
          <w:rPr>
            <w:rFonts w:ascii="Times New Roman" w:eastAsia="SimSun" w:hAnsi="Times New Roman"/>
            <w:b w:val="0"/>
            <w:snapToGrid/>
            <w:color w:val="auto"/>
            <w:kern w:val="2"/>
            <w:sz w:val="24"/>
            <w:szCs w:val="24"/>
            <w:lang w:eastAsia="zh-CN" w:bidi="ar-SA"/>
          </w:rPr>
          <w:t xml:space="preserve">In the subsequent sections, we discuss some methodology to </w:t>
        </w:r>
      </w:ins>
      <w:ins w:id="342" w:author="Windows User" w:date="2020-12-28T11:28:00Z">
        <w:r>
          <w:rPr>
            <w:rFonts w:ascii="Times New Roman" w:eastAsia="SimSun" w:hAnsi="Times New Roman"/>
            <w:b w:val="0"/>
            <w:snapToGrid/>
            <w:color w:val="auto"/>
            <w:kern w:val="2"/>
            <w:sz w:val="24"/>
            <w:szCs w:val="24"/>
            <w:lang w:eastAsia="zh-CN" w:bidi="ar-SA"/>
          </w:rPr>
          <w:t>improvise</w:t>
        </w:r>
      </w:ins>
      <w:ins w:id="343" w:author="Windows User" w:date="2020-12-28T11:27:00Z">
        <w:r>
          <w:rPr>
            <w:rFonts w:ascii="Times New Roman" w:eastAsia="SimSun" w:hAnsi="Times New Roman"/>
            <w:b w:val="0"/>
            <w:snapToGrid/>
            <w:color w:val="auto"/>
            <w:kern w:val="2"/>
            <w:sz w:val="24"/>
            <w:szCs w:val="24"/>
            <w:lang w:eastAsia="zh-CN" w:bidi="ar-SA"/>
          </w:rPr>
          <w:t xml:space="preserve"> </w:t>
        </w:r>
      </w:ins>
      <w:ins w:id="344" w:author="Windows User" w:date="2020-12-28T11:28:00Z">
        <w:r>
          <w:rPr>
            <w:rFonts w:ascii="Times New Roman" w:eastAsia="SimSun" w:hAnsi="Times New Roman"/>
            <w:b w:val="0"/>
            <w:snapToGrid/>
            <w:color w:val="auto"/>
            <w:kern w:val="2"/>
            <w:sz w:val="24"/>
            <w:szCs w:val="24"/>
            <w:lang w:eastAsia="zh-CN" w:bidi="ar-SA"/>
          </w:rPr>
          <w:t>the image processing tasks with limited labeled datasets.</w:t>
        </w:r>
      </w:ins>
    </w:p>
    <w:p w14:paraId="297704A1" w14:textId="467F33F8" w:rsidR="00A61D00" w:rsidRPr="008F601D" w:rsidDel="002F655A" w:rsidRDefault="00A61D00" w:rsidP="00E32FD4">
      <w:pPr>
        <w:pStyle w:val="MDPI21heading1"/>
        <w:spacing w:before="0" w:after="0"/>
        <w:ind w:firstLine="360"/>
        <w:jc w:val="both"/>
        <w:rPr>
          <w:del w:id="345" w:author="Windows User" w:date="2020-12-28T11:28:00Z"/>
          <w:rFonts w:ascii="Times New Roman" w:eastAsia="SimSun" w:hAnsi="Times New Roman"/>
          <w:b w:val="0"/>
          <w:snapToGrid/>
          <w:color w:val="auto"/>
          <w:kern w:val="2"/>
          <w:sz w:val="24"/>
          <w:szCs w:val="24"/>
          <w:lang w:eastAsia="zh-CN" w:bidi="ar-SA"/>
        </w:rPr>
      </w:pPr>
      <w:del w:id="346" w:author="Windows User" w:date="2020-12-28T11:28:00Z">
        <w:r w:rsidRPr="008F601D" w:rsidDel="002F655A">
          <w:rPr>
            <w:rFonts w:ascii="Times New Roman" w:eastAsia="SimSun" w:hAnsi="Times New Roman"/>
            <w:b w:val="0"/>
            <w:snapToGrid/>
            <w:color w:val="auto"/>
            <w:kern w:val="2"/>
            <w:sz w:val="24"/>
            <w:szCs w:val="24"/>
            <w:lang w:eastAsia="zh-CN" w:bidi="ar-SA"/>
          </w:rPr>
          <w:delText xml:space="preserve">Because the availability of limited labeled data </w:delText>
        </w:r>
        <w:r w:rsidR="009520BE" w:rsidRPr="008F601D" w:rsidDel="002F655A">
          <w:rPr>
            <w:rFonts w:ascii="Times New Roman" w:eastAsia="SimSun" w:hAnsi="Times New Roman"/>
            <w:b w:val="0"/>
            <w:snapToGrid/>
            <w:color w:val="auto"/>
            <w:kern w:val="2"/>
            <w:sz w:val="24"/>
            <w:szCs w:val="24"/>
            <w:lang w:eastAsia="zh-CN" w:bidi="ar-SA"/>
          </w:rPr>
          <w:delText>restrict</w:delText>
        </w:r>
        <w:r w:rsidR="009520BE" w:rsidRPr="008F601D" w:rsidDel="002F655A">
          <w:rPr>
            <w:rFonts w:ascii="Times New Roman" w:eastAsiaTheme="minorEastAsia" w:hAnsi="Times New Roman"/>
            <w:b w:val="0"/>
            <w:snapToGrid/>
            <w:color w:val="auto"/>
            <w:kern w:val="2"/>
            <w:sz w:val="24"/>
            <w:szCs w:val="24"/>
            <w:lang w:eastAsia="zh-CN" w:bidi="ar-SA"/>
          </w:rPr>
          <w:delText>s</w:delText>
        </w:r>
        <w:r w:rsidRPr="008F601D" w:rsidDel="002F655A">
          <w:rPr>
            <w:rFonts w:ascii="Times New Roman" w:eastAsia="SimSun" w:hAnsi="Times New Roman"/>
            <w:b w:val="0"/>
            <w:snapToGrid/>
            <w:color w:val="auto"/>
            <w:kern w:val="2"/>
            <w:sz w:val="24"/>
            <w:szCs w:val="24"/>
            <w:lang w:eastAsia="zh-CN" w:bidi="ar-SA"/>
          </w:rPr>
          <w:delText xml:space="preserve"> the classification capabilities of most classifiers and algorithms, we discuss some of the approaches and methods that have been proposed to improve image processing tasks despite the limited training datasets.  </w:delText>
        </w:r>
      </w:del>
    </w:p>
    <w:p w14:paraId="55F95CA5" w14:textId="77777777" w:rsidR="00A61D00" w:rsidRPr="008F601D"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Data augmentation</w:t>
      </w:r>
    </w:p>
    <w:p w14:paraId="73198847" w14:textId="695CE586" w:rsidR="002F655A" w:rsidRPr="002F655A" w:rsidRDefault="002F655A" w:rsidP="002F655A">
      <w:pPr>
        <w:pStyle w:val="MDPI21heading1"/>
        <w:spacing w:before="0" w:after="0"/>
        <w:ind w:firstLine="360"/>
        <w:jc w:val="both"/>
        <w:rPr>
          <w:ins w:id="347" w:author="Windows User" w:date="2020-12-28T11:33:00Z"/>
          <w:rFonts w:ascii="Times New Roman" w:eastAsia="SimSun" w:hAnsi="Times New Roman"/>
          <w:b w:val="0"/>
          <w:snapToGrid/>
          <w:color w:val="auto"/>
          <w:kern w:val="2"/>
          <w:sz w:val="24"/>
          <w:szCs w:val="24"/>
          <w:lang w:eastAsia="zh-CN" w:bidi="ar-SA"/>
        </w:rPr>
      </w:pPr>
      <w:ins w:id="348" w:author="Windows User" w:date="2020-12-28T11:29:00Z">
        <w:r>
          <w:rPr>
            <w:rFonts w:ascii="Times New Roman" w:eastAsia="SimSun" w:hAnsi="Times New Roman"/>
            <w:b w:val="0"/>
            <w:snapToGrid/>
            <w:color w:val="auto"/>
            <w:kern w:val="2"/>
            <w:sz w:val="24"/>
            <w:szCs w:val="24"/>
            <w:lang w:eastAsia="zh-CN" w:bidi="ar-SA"/>
          </w:rPr>
          <w:t>A new technique to amplify and augment existing sample data is by applying transformations, sometimes referred as Data Augmentation. Similarly, image augmentation artificially creates training images through a combination of multiple processing approaches using color augmentations and geometric transformation such as shear, random rotations, shifts, flips on copies of existing images to improve robustness of the model</w:t>
        </w:r>
      </w:ins>
      <w:ins w:id="349" w:author="Windows User" w:date="2020-12-28T11:32:00Z">
        <w:r>
          <w:rPr>
            <w:rFonts w:ascii="Times New Roman" w:eastAsia="SimSun" w:hAnsi="Times New Roman"/>
            <w:b w:val="0"/>
            <w:snapToGrid/>
            <w:color w:val="auto"/>
            <w:kern w:val="2"/>
            <w:sz w:val="24"/>
            <w:szCs w:val="24"/>
            <w:lang w:eastAsia="zh-CN" w:bidi="ar-SA"/>
          </w:rPr>
          <w:t xml:space="preserve"> </w:t>
        </w:r>
      </w:ins>
      <w:del w:id="350" w:author="Windows User" w:date="2020-12-28T11:32:00Z">
        <w:r w:rsidR="00A61D00" w:rsidRPr="008F601D" w:rsidDel="002F655A">
          <w:rPr>
            <w:rFonts w:ascii="Times New Roman" w:eastAsia="SimSun" w:hAnsi="Times New Roman"/>
            <w:b w:val="0"/>
            <w:snapToGrid/>
            <w:color w:val="auto"/>
            <w:kern w:val="2"/>
            <w:sz w:val="24"/>
            <w:szCs w:val="24"/>
            <w:lang w:eastAsia="zh-CN" w:bidi="ar-SA"/>
          </w:rPr>
          <w:delText xml:space="preserve">Data augmentation creates new training data from already existing sample data by applying transformations thus generating realistic-like data. Image augmentation artificially creates training images through a combination of multiple processing approaches using color augmentations and geometric transformation such as shear, random rotations, shifts, flips, and on copies of existing images as a way of improving the model’s robustness </w:delText>
        </w:r>
      </w:del>
      <w:r w:rsidR="00B40EE1" w:rsidRPr="008F601D">
        <w:rPr>
          <w:rFonts w:ascii="Times New Roman" w:eastAsia="SimSun" w:hAnsi="Times New Roman"/>
          <w:b w:val="0"/>
          <w:snapToGrid/>
          <w:color w:val="auto"/>
          <w:kern w:val="2"/>
          <w:sz w:val="24"/>
          <w:szCs w:val="24"/>
          <w:lang w:eastAsia="zh-CN" w:bidi="ar-SA"/>
        </w:rPr>
        <w:fldChar w:fldCharType="begin"/>
      </w:r>
      <w:r w:rsidR="00A61D00" w:rsidRPr="008F601D">
        <w:rPr>
          <w:rFonts w:ascii="Times New Roman" w:eastAsia="SimSun" w:hAnsi="Times New Roman"/>
          <w:b w:val="0"/>
          <w:snapToGrid/>
          <w:color w:val="auto"/>
          <w:kern w:val="2"/>
          <w:sz w:val="24"/>
          <w:szCs w:val="24"/>
          <w:lang w:eastAsia="zh-CN" w:bidi="ar-SA"/>
        </w:rPr>
        <w:instrText xml:space="preserve"> ADDIN EN.CITE &lt;EndNote&gt;&lt;Cite&gt;&lt;Author&gt;Wong&lt;/Author&gt;&lt;Year&gt;2016&lt;/Year&gt;&lt;RecNum&gt;112&lt;/RecNum&gt;&lt;DisplayText&gt;(Wong et al., 2016)&lt;/DisplayText&gt;&lt;record&gt;&lt;rec-number&gt;112&lt;/rec-number&gt;&lt;foreign-keys&gt;&lt;key app="EN" db-id="fspe090xm2sf0nef9aapp9tezvaxx5av9vr9" timestamp="1604388853"&gt;112&lt;/key&gt;&lt;/foreign-keys&gt;&lt;ref-type name="Conference Proceedings"&gt;10&lt;/ref-type&gt;&lt;contributors&gt;&lt;authors&gt;&lt;author&gt;S. C. Wong&lt;/author&gt;&lt;author&gt;A. Gatt&lt;/author&gt;&lt;author&gt;V. Stamatescu&lt;/author&gt;&lt;author&gt;M. D. McDonnell&lt;/author&gt;&lt;/authors&gt;&lt;/contributors&gt;&lt;titles&gt;&lt;title&gt;Understanding Data Augmentation for Classification: When to Warp?&lt;/title&gt;&lt;secondary-title&gt;2016 International Conference on Digital Image Computing: Techniques and Applications (DICTA)&lt;/secondary-title&gt;&lt;alt-title&gt;2016 International Conference on Digital Image Computing: Techniques and Applications (DICTA)&lt;/alt-title&gt;&lt;/titles&gt;&lt;pages&gt;1-6&lt;/pages&gt;&lt;keywords&gt;&lt;keyword&gt;backpropagation&lt;/keyword&gt;&lt;keyword&gt;convolution&lt;/keyword&gt;&lt;keyword&gt;neural nets&lt;/keyword&gt;&lt;keyword&gt;pattern classification&lt;/keyword&gt;&lt;keyword&gt;support vector machines&lt;/keyword&gt;&lt;keyword&gt;data augmentation&lt;/keyword&gt;&lt;keyword&gt;classification&lt;/keyword&gt;&lt;keyword&gt;machine learning classifier&lt;/keyword&gt;&lt;keyword&gt;data warping&lt;/keyword&gt;&lt;keyword&gt;synthetic over-sampling&lt;/keyword&gt;&lt;keyword&gt;feature-space&lt;/keyword&gt;&lt;keyword&gt;convolutional backpropagation-trained neural network&lt;/keyword&gt;&lt;keyword&gt;convolutional support vector machine&lt;/keyword&gt;&lt;keyword&gt;convolutional extreme learning machine classifier&lt;/keyword&gt;&lt;keyword&gt;MNIST handwritten digit dataset&lt;/keyword&gt;&lt;keyword&gt;Training&lt;/keyword&gt;&lt;keyword&gt;Neural networks&lt;/keyword&gt;&lt;keyword&gt;Training data&lt;/keyword&gt;&lt;keyword&gt;Databases&lt;/keyword&gt;&lt;keyword&gt;Neurons&lt;/keyword&gt;&lt;keyword&gt;Australia&lt;/keyword&gt;&lt;/keywords&gt;&lt;dates&gt;&lt;year&gt;2016&lt;/year&gt;&lt;pub-dates&gt;&lt;date&gt;30 Nov.-2 Dec. 2016&lt;/date&gt;&lt;/pub-dates&gt;&lt;/dates&gt;&lt;isbn&gt;null&lt;/isbn&gt;&lt;urls&gt;&lt;/urls&gt;&lt;electronic-resource-num&gt;10.1109/DICTA.2016.7797091&lt;/electronic-resource-num&gt;&lt;/record&gt;&lt;/Cite&gt;&lt;/EndNote&gt;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A61D00" w:rsidRPr="008F601D">
        <w:rPr>
          <w:rFonts w:ascii="Times New Roman" w:eastAsia="SimSun" w:hAnsi="Times New Roman"/>
          <w:b w:val="0"/>
          <w:snapToGrid/>
          <w:color w:val="auto"/>
          <w:kern w:val="2"/>
          <w:sz w:val="24"/>
          <w:szCs w:val="24"/>
          <w:lang w:eastAsia="zh-CN" w:bidi="ar-SA"/>
        </w:rPr>
        <w:t>(Wong et al., 2016)</w:t>
      </w:r>
      <w:r w:rsidR="00B40EE1" w:rsidRPr="008F601D">
        <w:rPr>
          <w:rFonts w:ascii="Times New Roman" w:eastAsia="SimSun" w:hAnsi="Times New Roman"/>
          <w:b w:val="0"/>
          <w:snapToGrid/>
          <w:color w:val="auto"/>
          <w:kern w:val="2"/>
          <w:sz w:val="24"/>
          <w:szCs w:val="24"/>
          <w:lang w:eastAsia="zh-CN" w:bidi="ar-SA"/>
        </w:rPr>
        <w:fldChar w:fldCharType="end"/>
      </w:r>
      <w:r w:rsidR="00A61D00" w:rsidRPr="008F601D">
        <w:rPr>
          <w:rFonts w:ascii="Times New Roman" w:eastAsia="SimSun" w:hAnsi="Times New Roman"/>
          <w:b w:val="0"/>
          <w:snapToGrid/>
          <w:color w:val="auto"/>
          <w:kern w:val="2"/>
          <w:sz w:val="24"/>
          <w:szCs w:val="24"/>
          <w:lang w:eastAsia="zh-CN" w:bidi="ar-SA"/>
        </w:rPr>
        <w:t xml:space="preserve">. </w:t>
      </w:r>
      <w:proofErr w:type="spellStart"/>
      <w:ins w:id="351" w:author="Windows User" w:date="2020-12-28T11:34:00Z">
        <w:r>
          <w:rPr>
            <w:rFonts w:ascii="Times New Roman" w:eastAsia="SimSun" w:hAnsi="Times New Roman"/>
            <w:b w:val="0"/>
            <w:snapToGrid/>
            <w:color w:val="auto"/>
            <w:kern w:val="2"/>
            <w:sz w:val="24"/>
            <w:szCs w:val="24"/>
            <w:lang w:eastAsia="zh-CN" w:bidi="ar-SA"/>
          </w:rPr>
          <w:t>Tajbaksh</w:t>
        </w:r>
        <w:proofErr w:type="spellEnd"/>
        <w:r>
          <w:rPr>
            <w:rFonts w:ascii="Times New Roman" w:eastAsia="SimSun" w:hAnsi="Times New Roman"/>
            <w:b w:val="0"/>
            <w:snapToGrid/>
            <w:color w:val="auto"/>
            <w:kern w:val="2"/>
            <w:sz w:val="24"/>
            <w:szCs w:val="24"/>
            <w:lang w:eastAsia="zh-CN" w:bidi="ar-SA"/>
          </w:rPr>
          <w:t xml:space="preserve"> </w:t>
        </w:r>
        <w:r>
          <w:rPr>
            <w:rFonts w:ascii="Times New Roman" w:eastAsia="SimSun" w:hAnsi="Times New Roman"/>
            <w:b w:val="0"/>
            <w:i/>
            <w:snapToGrid/>
            <w:color w:val="auto"/>
            <w:kern w:val="2"/>
            <w:sz w:val="24"/>
            <w:szCs w:val="24"/>
            <w:lang w:eastAsia="zh-CN" w:bidi="ar-SA"/>
          </w:rPr>
          <w:t>et al.,</w:t>
        </w:r>
        <w:r>
          <w:rPr>
            <w:rFonts w:ascii="Times New Roman" w:eastAsia="SimSun" w:hAnsi="Times New Roman"/>
            <w:b w:val="0"/>
            <w:snapToGrid/>
            <w:color w:val="auto"/>
            <w:kern w:val="2"/>
            <w:sz w:val="24"/>
            <w:szCs w:val="24"/>
            <w:lang w:eastAsia="zh-CN" w:bidi="ar-SA"/>
          </w:rPr>
          <w:t xml:space="preserve"> (2019) argues that by applying traditional data augmentation methods the resulting output of the images are highly correlated with original images the</w:t>
        </w:r>
        <w:r w:rsidR="00191F1D">
          <w:rPr>
            <w:rFonts w:ascii="Times New Roman" w:eastAsia="SimSun" w:hAnsi="Times New Roman"/>
            <w:b w:val="0"/>
            <w:snapToGrid/>
            <w:color w:val="auto"/>
            <w:kern w:val="2"/>
            <w:sz w:val="24"/>
            <w:szCs w:val="24"/>
            <w:lang w:eastAsia="zh-CN" w:bidi="ar-SA"/>
          </w:rPr>
          <w:t xml:space="preserve">reby limiting their impact. </w:t>
        </w:r>
      </w:ins>
    </w:p>
    <w:p w14:paraId="354E7AF2" w14:textId="77777777" w:rsidR="00191F1D" w:rsidRDefault="00191F1D" w:rsidP="00E32FD4">
      <w:pPr>
        <w:pStyle w:val="MDPI21heading1"/>
        <w:spacing w:before="0" w:after="0"/>
        <w:ind w:firstLine="360"/>
        <w:jc w:val="both"/>
        <w:rPr>
          <w:ins w:id="352" w:author="Windows User" w:date="2020-12-28T11:40:00Z"/>
          <w:rFonts w:ascii="Times New Roman" w:eastAsia="SimSun" w:hAnsi="Times New Roman"/>
          <w:b w:val="0"/>
          <w:snapToGrid/>
          <w:color w:val="auto"/>
          <w:kern w:val="2"/>
          <w:sz w:val="24"/>
          <w:szCs w:val="24"/>
          <w:lang w:eastAsia="zh-CN" w:bidi="ar-SA"/>
        </w:rPr>
      </w:pPr>
      <w:ins w:id="353" w:author="Windows User" w:date="2020-12-28T11:40:00Z">
        <w:r>
          <w:rPr>
            <w:rFonts w:ascii="Times New Roman" w:eastAsia="SimSun" w:hAnsi="Times New Roman"/>
            <w:b w:val="0"/>
            <w:snapToGrid/>
            <w:color w:val="auto"/>
            <w:kern w:val="2"/>
            <w:sz w:val="24"/>
            <w:szCs w:val="24"/>
            <w:lang w:eastAsia="zh-CN" w:bidi="ar-SA"/>
          </w:rPr>
          <w:t>As has been previously reported in the literature, two common methods are widely used to generate additional data samples:</w:t>
        </w:r>
      </w:ins>
    </w:p>
    <w:p w14:paraId="21B673A0" w14:textId="77777777" w:rsidR="00191F1D" w:rsidRDefault="00191F1D">
      <w:pPr>
        <w:pStyle w:val="MDPI21heading1"/>
        <w:numPr>
          <w:ilvl w:val="0"/>
          <w:numId w:val="51"/>
        </w:numPr>
        <w:spacing w:before="0" w:after="0"/>
        <w:jc w:val="both"/>
        <w:rPr>
          <w:ins w:id="354" w:author="Windows User" w:date="2020-12-28T11:41:00Z"/>
          <w:rFonts w:ascii="Times New Roman" w:eastAsia="SimSun" w:hAnsi="Times New Roman"/>
          <w:b w:val="0"/>
          <w:snapToGrid/>
          <w:color w:val="auto"/>
          <w:kern w:val="2"/>
          <w:sz w:val="24"/>
          <w:szCs w:val="24"/>
          <w:lang w:eastAsia="zh-CN" w:bidi="ar-SA"/>
        </w:rPr>
        <w:pPrChange w:id="355" w:author="Windows User" w:date="2020-12-28T11:41:00Z">
          <w:pPr>
            <w:pStyle w:val="MDPI21heading1"/>
            <w:spacing w:before="0" w:after="0"/>
            <w:ind w:firstLine="360"/>
            <w:jc w:val="both"/>
          </w:pPr>
        </w:pPrChange>
      </w:pPr>
      <w:ins w:id="356" w:author="Windows User" w:date="2020-12-28T11:41:00Z">
        <w:r>
          <w:rPr>
            <w:rFonts w:ascii="Times New Roman" w:eastAsia="SimSun" w:hAnsi="Times New Roman"/>
            <w:b w:val="0"/>
            <w:snapToGrid/>
            <w:color w:val="auto"/>
            <w:kern w:val="2"/>
            <w:sz w:val="24"/>
            <w:szCs w:val="24"/>
            <w:lang w:eastAsia="zh-CN" w:bidi="ar-SA"/>
          </w:rPr>
          <w:t xml:space="preserve">Transformation-based sample generation </w:t>
        </w:r>
      </w:ins>
    </w:p>
    <w:p w14:paraId="5A63FCB5" w14:textId="4F4F4966" w:rsidR="00A61D00" w:rsidRPr="008F601D" w:rsidDel="00191F1D" w:rsidRDefault="00191F1D">
      <w:pPr>
        <w:pStyle w:val="MDPI21heading1"/>
        <w:numPr>
          <w:ilvl w:val="0"/>
          <w:numId w:val="51"/>
        </w:numPr>
        <w:spacing w:before="0" w:after="0"/>
        <w:jc w:val="both"/>
        <w:rPr>
          <w:del w:id="357" w:author="Windows User" w:date="2020-12-28T11:37:00Z"/>
          <w:rFonts w:ascii="Times New Roman" w:eastAsia="SimSun" w:hAnsi="Times New Roman"/>
          <w:b w:val="0"/>
          <w:snapToGrid/>
          <w:color w:val="auto"/>
          <w:kern w:val="2"/>
          <w:sz w:val="24"/>
          <w:szCs w:val="24"/>
          <w:lang w:eastAsia="zh-CN" w:bidi="ar-SA"/>
        </w:rPr>
        <w:pPrChange w:id="358" w:author="Windows User" w:date="2020-12-28T11:41:00Z">
          <w:pPr>
            <w:pStyle w:val="MDPI21heading1"/>
            <w:spacing w:before="0" w:after="0"/>
            <w:jc w:val="both"/>
          </w:pPr>
        </w:pPrChange>
      </w:pPr>
      <w:ins w:id="359" w:author="Windows User" w:date="2020-12-28T11:41:00Z">
        <w:r>
          <w:rPr>
            <w:rFonts w:ascii="Times New Roman" w:eastAsia="SimSun" w:hAnsi="Times New Roman"/>
            <w:b w:val="0"/>
            <w:snapToGrid/>
            <w:color w:val="auto"/>
            <w:kern w:val="2"/>
            <w:sz w:val="24"/>
            <w:szCs w:val="24"/>
            <w:lang w:eastAsia="zh-CN" w:bidi="ar-SA"/>
          </w:rPr>
          <w:t xml:space="preserve">Mixture-based sample generation. </w:t>
        </w:r>
      </w:ins>
      <w:del w:id="360" w:author="Windows User" w:date="2020-12-28T11:37:00Z">
        <w:r w:rsidR="00A61D00" w:rsidRPr="008F601D" w:rsidDel="00191F1D">
          <w:rPr>
            <w:rFonts w:ascii="Times New Roman" w:eastAsia="SimSun" w:hAnsi="Times New Roman"/>
            <w:b w:val="0"/>
            <w:snapToGrid/>
            <w:color w:val="auto"/>
            <w:kern w:val="2"/>
            <w:sz w:val="24"/>
            <w:szCs w:val="24"/>
            <w:lang w:eastAsia="zh-CN" w:bidi="ar-SA"/>
          </w:rPr>
          <w:delText xml:space="preserve">However, traditional data augmentation methods have been noted to result in images that are highly correlated with original images thus limiting their impact. An essential correlation between the original and augmented images may sometimes be lost or may not work best especially for rare conditions during a typical augmentation process </w:delText>
        </w:r>
        <w:r w:rsidR="00B40EE1" w:rsidRPr="008F601D" w:rsidDel="00191F1D">
          <w:rPr>
            <w:rFonts w:ascii="Times New Roman" w:hAnsi="Times New Roman"/>
            <w:b w:val="0"/>
            <w:sz w:val="24"/>
          </w:rPr>
          <w:fldChar w:fldCharType="begin"/>
        </w:r>
        <w:r w:rsidR="00A61D00" w:rsidRPr="008F601D" w:rsidDel="00191F1D">
          <w:rPr>
            <w:rFonts w:ascii="Times New Roman" w:eastAsia="SimSun" w:hAnsi="Times New Roman"/>
            <w:b w:val="0"/>
            <w:snapToGrid/>
            <w:color w:val="auto"/>
            <w:kern w:val="2"/>
            <w:sz w:val="24"/>
            <w:szCs w:val="24"/>
            <w:lang w:eastAsia="zh-CN" w:bidi="ar-SA"/>
          </w:rPr>
          <w:delInstrText xml:space="preserve"> ADDIN EN.CITE &lt;EndNote&gt;&lt;Cite&gt;&lt;Author&gt;Tajbakhsh&lt;/Author&gt;&lt;Year&gt;2019&lt;/Year&gt;&lt;RecNum&gt;55&lt;/RecNum&gt;&lt;DisplayText&gt;(Tajbakhsh et al., 2019)&lt;/DisplayText&gt;&lt;record&gt;&lt;rec-number&gt;55&lt;/rec-number&gt;&lt;foreign-keys&gt;&lt;key app="EN" db-id="fspe090xm2sf0nef9aapp9tezvaxx5av9vr9" timestamp="1604388852"&gt;55&lt;/key&gt;&lt;/foreign-keys&gt;&lt;ref-type name="Journal Article"&gt;17&lt;/ref-type&gt;&lt;contributors&gt;&lt;authors&gt;&lt;author&gt;Nima Tajbakhsh&lt;/author&gt;&lt;author&gt;Laura Jeyaseelan&lt;/author&gt;&lt;author&gt;Qian Li&lt;/author&gt;&lt;author&gt;Jeffrey Chiang&lt;/author&gt;&lt;author&gt;Zhihao Wu&lt;/author&gt;&lt;author&gt;Xiaowei Ding&lt;/author&gt;&lt;/authors&gt;&lt;/contributors&gt;&lt;titles&gt;&lt;title&gt;Embracing Imperfect Datasets: A Review of Deep Learning Solutions for Medical Image Segmentation&lt;/title&gt;&lt;secondary-title&gt;arXiv&lt;/secondary-title&gt;&lt;/titles&gt;&lt;periodical&gt;&lt;full-title&gt;ArXiv&lt;/full-title&gt;&lt;/periodical&gt;&lt;dates&gt;&lt;year&gt;2019&lt;/year&gt;&lt;/dates&gt;&lt;urls&gt;&lt;/urls&gt;&lt;/record&gt;&lt;/Cite&gt;&lt;/EndNote&gt;</w:delInstrText>
        </w:r>
        <w:r w:rsidR="00B40EE1" w:rsidRPr="008F601D" w:rsidDel="00191F1D">
          <w:rPr>
            <w:rFonts w:ascii="Times New Roman" w:hAnsi="Times New Roman"/>
            <w:b w:val="0"/>
            <w:sz w:val="24"/>
          </w:rPr>
          <w:fldChar w:fldCharType="separate"/>
        </w:r>
        <w:r w:rsidR="00A61D00" w:rsidRPr="008F601D" w:rsidDel="00191F1D">
          <w:rPr>
            <w:rFonts w:ascii="Times New Roman" w:eastAsia="SimSun" w:hAnsi="Times New Roman"/>
            <w:b w:val="0"/>
            <w:snapToGrid/>
            <w:color w:val="auto"/>
            <w:kern w:val="2"/>
            <w:sz w:val="24"/>
            <w:szCs w:val="24"/>
            <w:lang w:eastAsia="zh-CN" w:bidi="ar-SA"/>
          </w:rPr>
          <w:delText>(Tajbakhsh et al., 2019)</w:delText>
        </w:r>
        <w:r w:rsidR="00B40EE1" w:rsidRPr="008F601D" w:rsidDel="00191F1D">
          <w:rPr>
            <w:rFonts w:ascii="Times New Roman" w:hAnsi="Times New Roman"/>
            <w:b w:val="0"/>
            <w:sz w:val="24"/>
          </w:rPr>
          <w:fldChar w:fldCharType="end"/>
        </w:r>
        <w:r w:rsidR="00A61D00" w:rsidRPr="008F601D" w:rsidDel="00191F1D">
          <w:rPr>
            <w:rFonts w:ascii="Times New Roman" w:eastAsia="SimSun" w:hAnsi="Times New Roman"/>
            <w:b w:val="0"/>
            <w:snapToGrid/>
            <w:color w:val="auto"/>
            <w:kern w:val="2"/>
            <w:sz w:val="24"/>
            <w:szCs w:val="24"/>
            <w:lang w:eastAsia="zh-CN" w:bidi="ar-SA"/>
          </w:rPr>
          <w:delText>.</w:delText>
        </w:r>
      </w:del>
    </w:p>
    <w:p w14:paraId="3278AB55" w14:textId="77777777" w:rsidR="00191F1D" w:rsidRDefault="00191F1D">
      <w:pPr>
        <w:pStyle w:val="MDPI21heading1"/>
        <w:numPr>
          <w:ilvl w:val="0"/>
          <w:numId w:val="51"/>
        </w:numPr>
        <w:spacing w:before="0" w:after="0"/>
        <w:jc w:val="both"/>
        <w:rPr>
          <w:ins w:id="361" w:author="Windows User" w:date="2020-12-28T11:37:00Z"/>
          <w:rFonts w:ascii="Times New Roman" w:eastAsia="SimSun" w:hAnsi="Times New Roman"/>
          <w:b w:val="0"/>
          <w:snapToGrid/>
          <w:color w:val="auto"/>
          <w:kern w:val="2"/>
          <w:sz w:val="24"/>
          <w:szCs w:val="24"/>
          <w:lang w:eastAsia="zh-CN" w:bidi="ar-SA"/>
        </w:rPr>
        <w:pPrChange w:id="362" w:author="Windows User" w:date="2020-12-28T11:41:00Z">
          <w:pPr>
            <w:pStyle w:val="MDPI21heading1"/>
            <w:spacing w:before="0" w:after="0"/>
            <w:ind w:firstLine="360"/>
            <w:jc w:val="both"/>
          </w:pPr>
        </w:pPrChange>
      </w:pPr>
    </w:p>
    <w:p w14:paraId="78E7E8AE" w14:textId="63900F43" w:rsidR="00191F1D" w:rsidRDefault="00191F1D" w:rsidP="00E32FD4">
      <w:pPr>
        <w:pStyle w:val="MDPI21heading1"/>
        <w:spacing w:before="0" w:after="0"/>
        <w:ind w:firstLine="360"/>
        <w:jc w:val="both"/>
        <w:rPr>
          <w:ins w:id="363" w:author="Windows User" w:date="2020-12-28T11:41:00Z"/>
          <w:rFonts w:ascii="Times New Roman" w:eastAsia="SimSun" w:hAnsi="Times New Roman"/>
          <w:b w:val="0"/>
          <w:snapToGrid/>
          <w:color w:val="auto"/>
          <w:kern w:val="2"/>
          <w:sz w:val="24"/>
          <w:szCs w:val="24"/>
          <w:lang w:eastAsia="zh-CN" w:bidi="ar-SA"/>
        </w:rPr>
      </w:pPr>
    </w:p>
    <w:p w14:paraId="48E292A1" w14:textId="48D0407E" w:rsidR="00052A67" w:rsidRPr="008F601D" w:rsidDel="00191F1D" w:rsidRDefault="00A61D00" w:rsidP="00E32FD4">
      <w:pPr>
        <w:pStyle w:val="MDPI21heading1"/>
        <w:spacing w:before="0" w:after="0"/>
        <w:ind w:firstLine="360"/>
        <w:jc w:val="both"/>
        <w:rPr>
          <w:del w:id="364" w:author="Windows User" w:date="2020-12-28T11:41:00Z"/>
          <w:rFonts w:ascii="Times New Roman" w:eastAsia="SimSun" w:hAnsi="Times New Roman"/>
          <w:b w:val="0"/>
          <w:snapToGrid/>
          <w:color w:val="auto"/>
          <w:kern w:val="2"/>
          <w:sz w:val="24"/>
          <w:szCs w:val="24"/>
          <w:lang w:eastAsia="zh-CN" w:bidi="ar-SA"/>
        </w:rPr>
      </w:pPr>
      <w:del w:id="365" w:author="Windows User" w:date="2020-12-28T11:41:00Z">
        <w:r w:rsidRPr="008F601D" w:rsidDel="00191F1D">
          <w:rPr>
            <w:rFonts w:ascii="Times New Roman" w:eastAsia="SimSun" w:hAnsi="Times New Roman"/>
            <w:b w:val="0"/>
            <w:snapToGrid/>
            <w:color w:val="auto"/>
            <w:kern w:val="2"/>
            <w:sz w:val="24"/>
            <w:szCs w:val="24"/>
            <w:lang w:eastAsia="zh-CN" w:bidi="ar-SA"/>
          </w:rPr>
          <w:delText xml:space="preserve">There are two common methods used to generate additional data samples: i) Transformation-based sample generation; ii) Mixture-based sample generation. </w:delText>
        </w:r>
      </w:del>
    </w:p>
    <w:p w14:paraId="17CFAF3C" w14:textId="6D92EAD1" w:rsidR="00191F1D" w:rsidRPr="008F601D" w:rsidRDefault="00A61D00" w:rsidP="00191F1D">
      <w:pPr>
        <w:pStyle w:val="MDPI21heading1"/>
        <w:spacing w:before="0" w:after="0"/>
        <w:ind w:firstLine="360"/>
        <w:jc w:val="both"/>
        <w:rPr>
          <w:ins w:id="366" w:author="Windows User" w:date="2020-12-28T11:42:00Z"/>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i/>
          <w:snapToGrid/>
          <w:color w:val="auto"/>
          <w:kern w:val="2"/>
          <w:sz w:val="24"/>
          <w:szCs w:val="24"/>
          <w:lang w:eastAsia="zh-CN" w:bidi="ar-SA"/>
        </w:rPr>
        <w:t>Transformation-based sample generation:</w:t>
      </w:r>
      <w:ins w:id="367" w:author="Windows User" w:date="2020-12-28T11:42:00Z">
        <w:r w:rsidR="00191F1D">
          <w:rPr>
            <w:rFonts w:ascii="Times New Roman" w:eastAsia="SimSun" w:hAnsi="Times New Roman"/>
            <w:b w:val="0"/>
            <w:i/>
            <w:snapToGrid/>
            <w:color w:val="auto"/>
            <w:kern w:val="2"/>
            <w:sz w:val="24"/>
            <w:szCs w:val="24"/>
            <w:lang w:eastAsia="zh-CN" w:bidi="ar-SA"/>
          </w:rPr>
          <w:t xml:space="preserve"> </w:t>
        </w:r>
        <w:r w:rsidR="00191F1D">
          <w:rPr>
            <w:rFonts w:ascii="Times New Roman" w:eastAsia="SimSun" w:hAnsi="Times New Roman"/>
            <w:b w:val="0"/>
            <w:snapToGrid/>
            <w:color w:val="auto"/>
            <w:kern w:val="2"/>
            <w:sz w:val="24"/>
            <w:szCs w:val="24"/>
            <w:lang w:eastAsia="zh-CN" w:bidi="ar-SA"/>
          </w:rPr>
          <w:t xml:space="preserve">Various authors </w:t>
        </w:r>
        <w:r w:rsidR="00191F1D"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PEVuZE5vdGU+PENpdGU+PEF1dGhvcj5DaGVuPC9BdXRob3I+PFllYXI+MjAxNjwvWWVhcj48UmVj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</w:fldData>
          </w:fldChar>
        </w:r>
        <w:r w:rsidR="00191F1D" w:rsidRPr="008F601D">
          <w:rPr>
            <w:rFonts w:ascii="Times New Roman" w:eastAsia="SimSun" w:hAnsi="Times New Roman"/>
            <w:b w:val="0"/>
            <w:snapToGrid/>
            <w:color w:val="auto"/>
            <w:kern w:val="2"/>
            <w:sz w:val="24"/>
            <w:szCs w:val="24"/>
            <w:lang w:eastAsia="zh-CN" w:bidi="ar-SA"/>
          </w:rPr>
          <w:instrText xml:space="preserve"> ADDIN EN.CITE </w:instrText>
        </w:r>
        <w:r w:rsidR="00191F1D"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PEVuZE5vdGU+PENpdGU+PEF1dGhvcj5DaGVuPC9BdXRob3I+PFllYXI+MjAxNjwvWWVhcj48UmVj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</w:fldData>
          </w:fldChar>
        </w:r>
        <w:r w:rsidR="00191F1D" w:rsidRPr="008F601D">
          <w:rPr>
            <w:rFonts w:ascii="Times New Roman" w:eastAsia="SimSun" w:hAnsi="Times New Roman"/>
            <w:b w:val="0"/>
            <w:snapToGrid/>
            <w:color w:val="auto"/>
            <w:kern w:val="2"/>
            <w:sz w:val="24"/>
            <w:szCs w:val="24"/>
            <w:lang w:eastAsia="zh-CN" w:bidi="ar-SA"/>
          </w:rPr>
          <w:instrText xml:space="preserve"> ADDIN EN.CITE.DATA </w:instrText>
        </w:r>
        <w:r w:rsidR="00191F1D" w:rsidRPr="00135CC7">
          <w:rPr>
            <w:rFonts w:ascii="Times New Roman" w:eastAsia="SimSun" w:hAnsi="Times New Roman"/>
            <w:b w:val="0"/>
            <w:snapToGrid/>
            <w:color w:val="auto"/>
            <w:kern w:val="2"/>
            <w:sz w:val="24"/>
            <w:szCs w:val="24"/>
            <w:lang w:eastAsia="zh-CN" w:bidi="ar-SA"/>
          </w:rPr>
        </w:r>
        <w:r w:rsidR="00191F1D" w:rsidRPr="00135CC7">
          <w:rPr>
            <w:rFonts w:ascii="Times New Roman" w:eastAsia="SimSun" w:hAnsi="Times New Roman"/>
            <w:b w:val="0"/>
            <w:snapToGrid/>
            <w:color w:val="auto"/>
            <w:kern w:val="2"/>
            <w:sz w:val="24"/>
            <w:szCs w:val="24"/>
            <w:lang w:eastAsia="zh-CN" w:bidi="ar-SA"/>
          </w:rPr>
          <w:fldChar w:fldCharType="end"/>
        </w:r>
        <w:r w:rsidR="00191F1D" w:rsidRPr="008F601D">
          <w:rPr>
            <w:rFonts w:ascii="Times New Roman" w:eastAsia="SimSun" w:hAnsi="Times New Roman"/>
            <w:b w:val="0"/>
            <w:snapToGrid/>
            <w:color w:val="auto"/>
            <w:kern w:val="2"/>
            <w:sz w:val="24"/>
            <w:szCs w:val="24"/>
            <w:lang w:eastAsia="zh-CN" w:bidi="ar-SA"/>
          </w:rPr>
        </w:r>
        <w:r w:rsidR="00191F1D" w:rsidRPr="008F601D">
          <w:rPr>
            <w:rFonts w:ascii="Times New Roman" w:eastAsia="SimSun" w:hAnsi="Times New Roman"/>
            <w:b w:val="0"/>
            <w:snapToGrid/>
            <w:color w:val="auto"/>
            <w:kern w:val="2"/>
            <w:sz w:val="24"/>
            <w:szCs w:val="24"/>
            <w:lang w:eastAsia="zh-CN" w:bidi="ar-SA"/>
          </w:rPr>
          <w:fldChar w:fldCharType="separate"/>
        </w:r>
        <w:r w:rsidR="00191F1D" w:rsidRPr="008F601D">
          <w:rPr>
            <w:rFonts w:ascii="Times New Roman" w:eastAsia="SimSun" w:hAnsi="Times New Roman"/>
            <w:b w:val="0"/>
            <w:noProof/>
            <w:snapToGrid/>
            <w:color w:val="auto"/>
            <w:kern w:val="2"/>
            <w:sz w:val="24"/>
            <w:szCs w:val="24"/>
            <w:lang w:eastAsia="zh-CN" w:bidi="ar-SA"/>
          </w:rPr>
          <w:t>(Aptoula et al., 2016; Chen et al., 2016a; Lee and Kwon, 2017; Xu et al., 2017)</w:t>
        </w:r>
        <w:r w:rsidR="00191F1D" w:rsidRPr="008F601D">
          <w:rPr>
            <w:rFonts w:ascii="Times New Roman" w:eastAsia="SimSun" w:hAnsi="Times New Roman"/>
            <w:b w:val="0"/>
            <w:snapToGrid/>
            <w:color w:val="auto"/>
            <w:kern w:val="2"/>
            <w:sz w:val="24"/>
            <w:szCs w:val="24"/>
            <w:lang w:eastAsia="zh-CN" w:bidi="ar-SA"/>
          </w:rPr>
          <w:fldChar w:fldCharType="end"/>
        </w:r>
        <w:r w:rsidR="00191F1D">
          <w:rPr>
            <w:rFonts w:ascii="Times New Roman" w:eastAsia="SimSun" w:hAnsi="Times New Roman"/>
            <w:b w:val="0"/>
            <w:snapToGrid/>
            <w:color w:val="auto"/>
            <w:kern w:val="2"/>
            <w:sz w:val="24"/>
            <w:szCs w:val="24"/>
            <w:lang w:eastAsia="zh-CN" w:bidi="ar-SA"/>
          </w:rPr>
          <w:t xml:space="preserve"> have proposed the creation of new virtual data using known samples by modifying their inherit characteristics. These </w:t>
        </w:r>
      </w:ins>
      <w:ins w:id="368" w:author="Windows User" w:date="2020-12-28T11:45:00Z">
        <w:r w:rsidR="00191F1D">
          <w:rPr>
            <w:rFonts w:ascii="Times New Roman" w:eastAsia="SimSun" w:hAnsi="Times New Roman"/>
            <w:b w:val="0"/>
            <w:snapToGrid/>
            <w:color w:val="auto"/>
            <w:kern w:val="2"/>
            <w:sz w:val="24"/>
            <w:szCs w:val="24"/>
            <w:lang w:eastAsia="zh-CN" w:bidi="ar-SA"/>
          </w:rPr>
          <w:t>HIS</w:t>
        </w:r>
      </w:ins>
      <w:ins w:id="369" w:author="Windows User" w:date="2020-12-28T11:42:00Z">
        <w:r w:rsidR="00191F1D">
          <w:rPr>
            <w:rFonts w:ascii="Times New Roman" w:eastAsia="SimSun" w:hAnsi="Times New Roman"/>
            <w:b w:val="0"/>
            <w:snapToGrid/>
            <w:color w:val="auto"/>
            <w:kern w:val="2"/>
            <w:sz w:val="24"/>
            <w:szCs w:val="24"/>
            <w:lang w:eastAsia="zh-CN" w:bidi="ar-SA"/>
          </w:rPr>
          <w:t xml:space="preserve"> </w:t>
        </w:r>
      </w:ins>
      <w:ins w:id="370" w:author="Windows User" w:date="2020-12-28T11:45:00Z">
        <w:r w:rsidR="00191F1D">
          <w:rPr>
            <w:rFonts w:ascii="Times New Roman" w:eastAsia="SimSun" w:hAnsi="Times New Roman"/>
            <w:b w:val="0"/>
            <w:snapToGrid/>
            <w:color w:val="auto"/>
            <w:kern w:val="2"/>
            <w:sz w:val="24"/>
            <w:szCs w:val="24"/>
            <w:lang w:eastAsia="zh-CN" w:bidi="ar-SA"/>
          </w:rPr>
          <w:t xml:space="preserve">imagery suffer from complex and varied lightning conditions, </w:t>
        </w:r>
      </w:ins>
      <w:ins w:id="371" w:author="Windows User" w:date="2020-12-28T11:46:00Z">
        <w:r w:rsidR="00332884">
          <w:rPr>
            <w:rFonts w:ascii="Times New Roman" w:eastAsia="SimSun" w:hAnsi="Times New Roman"/>
            <w:b w:val="0"/>
            <w:snapToGrid/>
            <w:color w:val="auto"/>
            <w:kern w:val="2"/>
            <w:sz w:val="24"/>
            <w:szCs w:val="24"/>
            <w:lang w:eastAsia="zh-CN" w:bidi="ar-SA"/>
          </w:rPr>
          <w:t>similar class objects tend to appear at varying distance and perspectives due to different radiations and illuminations.</w:t>
        </w:r>
      </w:ins>
      <w:ins w:id="372" w:author="Windows User" w:date="2020-12-28T11:45:00Z">
        <w:r w:rsidR="00191F1D">
          <w:rPr>
            <w:rFonts w:ascii="Times New Roman" w:eastAsia="SimSun" w:hAnsi="Times New Roman"/>
            <w:b w:val="0"/>
            <w:snapToGrid/>
            <w:color w:val="auto"/>
            <w:kern w:val="2"/>
            <w:sz w:val="24"/>
            <w:szCs w:val="24"/>
            <w:lang w:eastAsia="zh-CN" w:bidi="ar-SA"/>
          </w:rPr>
          <w:t xml:space="preserve"> </w:t>
        </w:r>
      </w:ins>
    </w:p>
    <w:p w14:paraId="37201364" w14:textId="6B2E5629" w:rsidR="00A61D00" w:rsidRPr="008F601D" w:rsidDel="00332884" w:rsidRDefault="00A61D00" w:rsidP="009773B6">
      <w:pPr>
        <w:pStyle w:val="MDPI21heading1"/>
        <w:spacing w:before="0" w:after="0"/>
        <w:ind w:firstLine="360"/>
        <w:jc w:val="both"/>
        <w:rPr>
          <w:del w:id="373" w:author="Windows User" w:date="2020-12-28T11:46:00Z"/>
          <w:rFonts w:ascii="Times New Roman" w:eastAsia="SimSun" w:hAnsi="Times New Roman"/>
          <w:b w:val="0"/>
          <w:snapToGrid/>
          <w:color w:val="auto"/>
          <w:kern w:val="2"/>
          <w:sz w:val="24"/>
          <w:szCs w:val="24"/>
          <w:lang w:eastAsia="zh-CN" w:bidi="ar-SA"/>
        </w:rPr>
      </w:pPr>
      <w:del w:id="374" w:author="Windows User" w:date="2020-12-28T11:46:00Z">
        <w:r w:rsidRPr="008F601D" w:rsidDel="00332884">
          <w:rPr>
            <w:rFonts w:ascii="Times New Roman" w:eastAsia="SimSun" w:hAnsi="Times New Roman"/>
            <w:b w:val="0"/>
            <w:i/>
            <w:snapToGrid/>
            <w:color w:val="auto"/>
            <w:kern w:val="2"/>
            <w:sz w:val="24"/>
            <w:szCs w:val="24"/>
            <w:lang w:eastAsia="zh-CN" w:bidi="ar-SA"/>
          </w:rPr>
          <w:delText xml:space="preserve"> </w:delText>
        </w:r>
        <w:r w:rsidRPr="008F601D" w:rsidDel="00332884">
          <w:rPr>
            <w:rFonts w:ascii="Times New Roman" w:eastAsia="SimSun" w:hAnsi="Times New Roman"/>
            <w:b w:val="0"/>
            <w:snapToGrid/>
            <w:color w:val="auto"/>
            <w:kern w:val="2"/>
            <w:sz w:val="24"/>
            <w:szCs w:val="24"/>
            <w:lang w:eastAsia="zh-CN" w:bidi="ar-SA"/>
          </w:rPr>
          <w:delText xml:space="preserve">Given that </w:delText>
        </w:r>
        <w:r w:rsidR="0077223E" w:rsidRPr="008F601D" w:rsidDel="00332884">
          <w:rPr>
            <w:rFonts w:ascii="Times New Roman" w:eastAsia="SimSun" w:hAnsi="Times New Roman"/>
            <w:b w:val="0"/>
            <w:snapToGrid/>
            <w:color w:val="auto"/>
            <w:kern w:val="2"/>
            <w:sz w:val="24"/>
            <w:szCs w:val="24"/>
            <w:lang w:eastAsia="zh-CN" w:bidi="ar-SA"/>
          </w:rPr>
          <w:delText>HSI</w:delText>
        </w:r>
        <w:r w:rsidRPr="00011EEF" w:rsidDel="00332884">
          <w:rPr>
            <w:rFonts w:ascii="Times New Roman" w:eastAsia="SimSun" w:hAnsi="Times New Roman"/>
            <w:b w:val="0"/>
            <w:snapToGrid/>
            <w:color w:val="auto"/>
            <w:kern w:val="2"/>
            <w:sz w:val="24"/>
            <w:szCs w:val="24"/>
            <w:lang w:eastAsia="zh-CN" w:bidi="ar-SA"/>
          </w:rPr>
          <w:delText xml:space="preserve"> imagery suffers complex and varied lighting conditions, objects belonging to the same class tend to vary in appearance at varying distances and perspectives due to different radiations and illuminations. Using this basis, new virtual data can be generated by altering known samples. This data augmentation intuition has widely and promisingly been used in various studies </w:delText>
        </w:r>
        <w:r w:rsidR="00B40EE1" w:rsidRPr="008F601D" w:rsidDel="00332884">
          <w:rPr>
            <w:rFonts w:ascii="Times New Roman" w:hAnsi="Times New Roman"/>
            <w:b w:val="0"/>
            <w:sz w:val="24"/>
          </w:rPr>
          <w:fldChar w:fldCharType="begin">
            <w:fldData xml:space="preserve">PEVuZE5vdGU+PENpdGU+PEF1dGhvcj5DaGVuPC9BdXRob3I+PFllYXI+MjAxNjwvWWVhcj48UmVj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</w:fldData>
          </w:fldChar>
        </w:r>
        <w:r w:rsidR="008162B4" w:rsidRPr="008F601D" w:rsidDel="00332884">
          <w:rPr>
            <w:rFonts w:ascii="Times New Roman" w:eastAsia="SimSun" w:hAnsi="Times New Roman"/>
            <w:b w:val="0"/>
            <w:snapToGrid/>
            <w:color w:val="auto"/>
            <w:kern w:val="2"/>
            <w:sz w:val="24"/>
            <w:szCs w:val="24"/>
            <w:lang w:eastAsia="zh-CN" w:bidi="ar-SA"/>
          </w:rPr>
          <w:delInstrText xml:space="preserve"> ADDIN EN.CITE </w:delInstrText>
        </w:r>
        <w:r w:rsidR="00B40EE1" w:rsidRPr="00135CC7" w:rsidDel="00332884">
          <w:rPr>
            <w:rFonts w:ascii="Times New Roman" w:hAnsi="Times New Roman"/>
            <w:b w:val="0"/>
            <w:sz w:val="24"/>
          </w:rPr>
          <w:fldChar w:fldCharType="begin">
            <w:fldData xml:space="preserve">PEVuZE5vdGU+PENpdGU+PEF1dGhvcj5DaGVuPC9BdXRob3I+PFllYXI+MjAxNjwvWWVhcj48UmVj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</w:fldData>
          </w:fldChar>
        </w:r>
        <w:r w:rsidR="008162B4" w:rsidRPr="008F601D" w:rsidDel="00332884">
          <w:rPr>
            <w:rFonts w:ascii="Times New Roman" w:eastAsia="SimSun" w:hAnsi="Times New Roman"/>
            <w:b w:val="0"/>
            <w:snapToGrid/>
            <w:color w:val="auto"/>
            <w:kern w:val="2"/>
            <w:sz w:val="24"/>
            <w:szCs w:val="24"/>
            <w:lang w:eastAsia="zh-CN" w:bidi="ar-SA"/>
          </w:rPr>
          <w:delInstrText xml:space="preserve"> ADDIN EN.CITE.DATA </w:delInstrText>
        </w:r>
        <w:r w:rsidR="00B40EE1" w:rsidRPr="00135CC7" w:rsidDel="00332884">
          <w:rPr>
            <w:rFonts w:ascii="Times New Roman" w:hAnsi="Times New Roman"/>
            <w:b w:val="0"/>
            <w:sz w:val="24"/>
          </w:rPr>
        </w:r>
        <w:r w:rsidR="00B40EE1" w:rsidRPr="00135CC7" w:rsidDel="00332884">
          <w:rPr>
            <w:rFonts w:ascii="Times New Roman" w:hAnsi="Times New Roman"/>
            <w:b w:val="0"/>
            <w:sz w:val="24"/>
          </w:rPr>
          <w:fldChar w:fldCharType="end"/>
        </w:r>
        <w:r w:rsidR="00B40EE1" w:rsidRPr="008F601D" w:rsidDel="00332884">
          <w:rPr>
            <w:rFonts w:ascii="Times New Roman" w:hAnsi="Times New Roman"/>
            <w:b w:val="0"/>
            <w:sz w:val="24"/>
          </w:rPr>
        </w:r>
        <w:r w:rsidR="00B40EE1" w:rsidRPr="008F601D" w:rsidDel="00332884">
          <w:rPr>
            <w:rFonts w:ascii="Times New Roman" w:hAnsi="Times New Roman"/>
            <w:b w:val="0"/>
            <w:sz w:val="24"/>
          </w:rPr>
          <w:fldChar w:fldCharType="separate"/>
        </w:r>
        <w:r w:rsidR="008162B4" w:rsidRPr="008F601D" w:rsidDel="00332884">
          <w:rPr>
            <w:rFonts w:ascii="Times New Roman" w:eastAsia="SimSun" w:hAnsi="Times New Roman"/>
            <w:b w:val="0"/>
            <w:noProof/>
            <w:snapToGrid/>
            <w:color w:val="auto"/>
            <w:kern w:val="2"/>
            <w:sz w:val="24"/>
            <w:szCs w:val="24"/>
            <w:lang w:eastAsia="zh-CN" w:bidi="ar-SA"/>
          </w:rPr>
          <w:delText>(Aptoula et al., 2016; Chen et al., 2016a; Lee and Kwon, 2017; Xu et al., 2017)</w:delText>
        </w:r>
        <w:r w:rsidR="00B40EE1" w:rsidRPr="008F601D" w:rsidDel="00332884">
          <w:rPr>
            <w:rFonts w:ascii="Times New Roman" w:hAnsi="Times New Roman"/>
            <w:b w:val="0"/>
            <w:sz w:val="24"/>
          </w:rPr>
          <w:fldChar w:fldCharType="end"/>
        </w:r>
        <w:r w:rsidRPr="008F601D" w:rsidDel="00332884">
          <w:rPr>
            <w:rFonts w:ascii="Times New Roman" w:eastAsia="SimSun" w:hAnsi="Times New Roman"/>
            <w:b w:val="0"/>
            <w:snapToGrid/>
            <w:color w:val="auto"/>
            <w:kern w:val="2"/>
            <w:sz w:val="24"/>
            <w:szCs w:val="24"/>
            <w:lang w:eastAsia="zh-CN" w:bidi="ar-SA"/>
          </w:rPr>
          <w:delText xml:space="preserve">.  </w:delText>
        </w:r>
      </w:del>
    </w:p>
    <w:p w14:paraId="6494A231" w14:textId="770EDC7D" w:rsidR="00A61D00" w:rsidRDefault="00A61D00">
      <w:pPr>
        <w:widowControl/>
        <w:shd w:val="clear" w:color="auto" w:fill="EDFBFF"/>
        <w:jc w:val="left"/>
        <w:rPr>
          <w:ins w:id="375" w:author="Windows User" w:date="2020-12-28T12:09:00Z"/>
          <w:rFonts w:ascii="Times New Roman" w:hAnsi="Times New Roman"/>
          <w:sz w:val="24"/>
        </w:rPr>
        <w:pPrChange w:id="376" w:author="Windows User" w:date="2020-12-28T12:07:00Z">
          <w:pPr>
            <w:pStyle w:val="MDPI21heading1"/>
            <w:spacing w:before="0" w:after="0"/>
            <w:ind w:firstLine="420"/>
            <w:jc w:val="both"/>
          </w:pPr>
        </w:pPrChange>
      </w:pPr>
      <w:r w:rsidRPr="008F601D">
        <w:rPr>
          <w:rFonts w:ascii="Times New Roman" w:hAnsi="Times New Roman"/>
          <w:b/>
          <w:i/>
          <w:sz w:val="24"/>
        </w:rPr>
        <w:t>Mixture-based sample generation</w:t>
      </w:r>
      <w:r w:rsidRPr="008F601D">
        <w:rPr>
          <w:rFonts w:ascii="Times New Roman" w:hAnsi="Times New Roman"/>
          <w:b/>
          <w:sz w:val="24"/>
        </w:rPr>
        <w:t xml:space="preserve">: </w:t>
      </w:r>
      <w:ins w:id="377" w:author="Windows User" w:date="2020-12-28T12:00:00Z">
        <w:r w:rsidR="00B85FF5" w:rsidRPr="00B85FF5">
          <w:rPr>
            <w:rFonts w:ascii="Times New Roman" w:eastAsia="Times New Roman" w:hAnsi="Times New Roman"/>
            <w:color w:val="252525"/>
            <w:kern w:val="0"/>
            <w:sz w:val="24"/>
            <w:lang w:eastAsia="en-US"/>
          </w:rPr>
          <w:t xml:space="preserve">Same </w:t>
        </w:r>
        <w:r w:rsidR="00B85FF5" w:rsidRPr="00B85FF5">
          <w:rPr>
            <w:rFonts w:ascii="Times New Roman" w:eastAsia="Times New Roman" w:hAnsi="Times New Roman"/>
            <w:color w:val="E36B00"/>
            <w:kern w:val="0"/>
            <w:sz w:val="24"/>
            <w:lang w:eastAsia="en-US"/>
          </w:rPr>
          <w:t xml:space="preserve">type </w:t>
        </w:r>
        <w:r w:rsidR="00B85FF5">
          <w:rPr>
            <w:rFonts w:ascii="Times New Roman" w:eastAsia="Times New Roman" w:hAnsi="Times New Roman"/>
            <w:color w:val="252525"/>
            <w:kern w:val="0"/>
            <w:sz w:val="24"/>
            <w:lang w:eastAsia="en-US"/>
          </w:rPr>
          <w:t xml:space="preserve">objects in a given </w:t>
        </w:r>
        <w:r w:rsidR="00B85FF5" w:rsidRPr="00B85FF5">
          <w:rPr>
            <w:rFonts w:ascii="Times New Roman" w:eastAsia="Times New Roman" w:hAnsi="Times New Roman"/>
            <w:color w:val="E36B00"/>
            <w:kern w:val="0"/>
            <w:sz w:val="24"/>
            <w:lang w:eastAsia="en-US"/>
          </w:rPr>
          <w:t xml:space="preserve">spectrum appear </w:t>
        </w:r>
        <w:r w:rsidR="00B85FF5" w:rsidRPr="00B85FF5">
          <w:rPr>
            <w:rFonts w:ascii="Times New Roman" w:eastAsia="Times New Roman" w:hAnsi="Times New Roman"/>
            <w:color w:val="252525"/>
            <w:kern w:val="0"/>
            <w:sz w:val="24"/>
            <w:lang w:eastAsia="en-US"/>
          </w:rPr>
          <w:t xml:space="preserve">to </w:t>
        </w:r>
        <w:r w:rsidR="00B85FF5" w:rsidRPr="00B85FF5">
          <w:rPr>
            <w:rFonts w:ascii="Times New Roman" w:eastAsia="Times New Roman" w:hAnsi="Times New Roman"/>
            <w:color w:val="E36B00"/>
            <w:kern w:val="0"/>
            <w:sz w:val="24"/>
            <w:lang w:eastAsia="en-US"/>
          </w:rPr>
          <w:t xml:space="preserve">have </w:t>
        </w:r>
        <w:r w:rsidR="00B85FF5" w:rsidRPr="00B85FF5">
          <w:rPr>
            <w:rFonts w:ascii="Times New Roman" w:eastAsia="Times New Roman" w:hAnsi="Times New Roman"/>
            <w:color w:val="252525"/>
            <w:kern w:val="0"/>
            <w:sz w:val="24"/>
            <w:lang w:eastAsia="en-US"/>
          </w:rPr>
          <w:t xml:space="preserve">analogous spectral </w:t>
        </w:r>
        <w:r w:rsidR="00B85FF5">
          <w:rPr>
            <w:rFonts w:ascii="Times New Roman" w:eastAsia="Times New Roman" w:hAnsi="Times New Roman"/>
            <w:color w:val="E36B00"/>
            <w:kern w:val="0"/>
            <w:sz w:val="24"/>
            <w:lang w:eastAsia="en-US"/>
          </w:rPr>
          <w:t>characteristics.</w:t>
        </w:r>
      </w:ins>
      <w:ins w:id="378" w:author="Windows User" w:date="2020-12-28T12:01:00Z">
        <w:r w:rsidR="00B85FF5">
          <w:rPr>
            <w:rFonts w:ascii="Times New Roman" w:eastAsia="Times New Roman" w:hAnsi="Times New Roman"/>
            <w:color w:val="E36B00"/>
            <w:kern w:val="0"/>
            <w:sz w:val="24"/>
            <w:lang w:eastAsia="en-US"/>
          </w:rPr>
          <w:t xml:space="preserve"> Driven by this theory, it is possible to create virtual samples from two given samples of the same class by combining the samples of the same class linearly. Chen </w:t>
        </w:r>
      </w:ins>
      <w:proofErr w:type="gramStart"/>
      <w:ins w:id="379" w:author="Windows User" w:date="2020-12-28T12:02:00Z">
        <w:r w:rsidR="00B85FF5">
          <w:rPr>
            <w:rFonts w:ascii="Times New Roman" w:eastAsia="Times New Roman" w:hAnsi="Times New Roman"/>
            <w:i/>
            <w:color w:val="E36B00"/>
            <w:kern w:val="0"/>
            <w:sz w:val="24"/>
            <w:lang w:eastAsia="en-US"/>
          </w:rPr>
          <w:t>et al.,</w:t>
        </w:r>
        <w:r w:rsidR="00B85FF5">
          <w:rPr>
            <w:rFonts w:ascii="Times New Roman" w:eastAsia="Times New Roman" w:hAnsi="Times New Roman"/>
            <w:color w:val="E36B00"/>
            <w:kern w:val="0"/>
            <w:sz w:val="24"/>
            <w:lang w:eastAsia="en-US"/>
          </w:rPr>
          <w:t>(</w:t>
        </w:r>
        <w:proofErr w:type="gramEnd"/>
        <w:r w:rsidR="00B85FF5">
          <w:rPr>
            <w:rFonts w:ascii="Times New Roman" w:eastAsia="Times New Roman" w:hAnsi="Times New Roman"/>
            <w:color w:val="E36B00"/>
            <w:kern w:val="0"/>
            <w:sz w:val="24"/>
            <w:lang w:eastAsia="en-US"/>
          </w:rPr>
          <w:t xml:space="preserve">2016a) and Kang </w:t>
        </w:r>
        <w:r w:rsidR="00B85FF5">
          <w:rPr>
            <w:rFonts w:ascii="Times New Roman" w:eastAsia="Times New Roman" w:hAnsi="Times New Roman"/>
            <w:i/>
            <w:color w:val="E36B00"/>
            <w:kern w:val="0"/>
            <w:sz w:val="24"/>
            <w:lang w:eastAsia="en-US"/>
          </w:rPr>
          <w:t>et al.,</w:t>
        </w:r>
        <w:r w:rsidR="00B85FF5">
          <w:rPr>
            <w:rFonts w:ascii="Times New Roman" w:eastAsia="Times New Roman" w:hAnsi="Times New Roman"/>
            <w:color w:val="E36B00"/>
            <w:kern w:val="0"/>
            <w:sz w:val="24"/>
            <w:lang w:eastAsia="en-US"/>
          </w:rPr>
          <w:t>(2018) built simulated samples using a linear combination of various training samples.</w:t>
        </w:r>
      </w:ins>
      <w:ins w:id="380" w:author="Windows User" w:date="2020-12-28T12:03:00Z">
        <w:r w:rsidR="00B85FF5">
          <w:rPr>
            <w:rFonts w:ascii="Times New Roman" w:eastAsia="Times New Roman" w:hAnsi="Times New Roman"/>
            <w:color w:val="E36B00"/>
            <w:kern w:val="0"/>
            <w:sz w:val="24"/>
            <w:lang w:eastAsia="en-US"/>
          </w:rPr>
          <w:t xml:space="preserve"> These two approaches have proven efficient in enhancing the performance of the model in different tasks. </w:t>
        </w:r>
        <w:proofErr w:type="spellStart"/>
        <w:r w:rsidR="00B85FF5">
          <w:rPr>
            <w:rFonts w:ascii="Times New Roman" w:eastAsia="Times New Roman" w:hAnsi="Times New Roman"/>
            <w:color w:val="E36B00"/>
            <w:kern w:val="0"/>
            <w:sz w:val="24"/>
            <w:lang w:eastAsia="en-US"/>
          </w:rPr>
          <w:t>Nalepa</w:t>
        </w:r>
        <w:proofErr w:type="spellEnd"/>
        <w:r w:rsidR="00B85FF5">
          <w:rPr>
            <w:rFonts w:ascii="Times New Roman" w:eastAsia="Times New Roman" w:hAnsi="Times New Roman"/>
            <w:color w:val="E36B00"/>
            <w:kern w:val="0"/>
            <w:sz w:val="24"/>
            <w:lang w:eastAsia="en-US"/>
          </w:rPr>
          <w:t xml:space="preserve"> </w:t>
        </w:r>
      </w:ins>
      <w:ins w:id="381" w:author="Windows User" w:date="2020-12-28T12:04:00Z">
        <w:r w:rsidR="00B85FF5">
          <w:rPr>
            <w:rFonts w:ascii="Times New Roman" w:eastAsia="Times New Roman" w:hAnsi="Times New Roman"/>
            <w:i/>
            <w:color w:val="E36B00"/>
            <w:kern w:val="0"/>
            <w:sz w:val="24"/>
            <w:lang w:eastAsia="en-US"/>
          </w:rPr>
          <w:t>et al</w:t>
        </w:r>
      </w:ins>
      <w:ins w:id="382" w:author="Windows User" w:date="2020-12-28T12:06:00Z">
        <w:r w:rsidR="00B42641">
          <w:rPr>
            <w:rFonts w:ascii="Times New Roman" w:eastAsia="Times New Roman" w:hAnsi="Times New Roman"/>
            <w:i/>
            <w:color w:val="E36B00"/>
            <w:kern w:val="0"/>
            <w:sz w:val="24"/>
            <w:lang w:eastAsia="en-US"/>
          </w:rPr>
          <w:t>.</w:t>
        </w:r>
      </w:ins>
      <w:ins w:id="383" w:author="Windows User" w:date="2020-12-28T12:04:00Z">
        <w:r w:rsidR="00B85FF5">
          <w:rPr>
            <w:rFonts w:ascii="Times New Roman" w:eastAsia="Times New Roman" w:hAnsi="Times New Roman"/>
            <w:i/>
            <w:color w:val="E36B00"/>
            <w:kern w:val="0"/>
            <w:sz w:val="24"/>
            <w:lang w:eastAsia="en-US"/>
          </w:rPr>
          <w:t>.</w:t>
        </w:r>
        <w:r w:rsidR="00B85FF5" w:rsidRPr="00B85FF5">
          <w:rPr>
            <w:rFonts w:ascii="Times New Roman" w:eastAsia="Times New Roman" w:hAnsi="Times New Roman"/>
            <w:color w:val="E36B00"/>
            <w:kern w:val="0"/>
            <w:sz w:val="24"/>
            <w:lang w:eastAsia="en-US"/>
            <w:rPrChange w:id="384" w:author="Windows User" w:date="2020-12-28T12:04:00Z">
              <w:rPr>
                <w:rFonts w:ascii="Times New Roman" w:hAnsi="Times New Roman"/>
                <w:i/>
                <w:color w:val="E36B00"/>
                <w:sz w:val="24"/>
                <w:lang w:eastAsia="en-US"/>
              </w:rPr>
            </w:rPrChange>
          </w:rPr>
          <w:t>(2019)</w:t>
        </w:r>
        <w:r w:rsidR="00B85FF5">
          <w:rPr>
            <w:rFonts w:ascii="Times New Roman" w:eastAsia="Times New Roman" w:hAnsi="Times New Roman"/>
            <w:color w:val="E36B00"/>
            <w:kern w:val="0"/>
            <w:sz w:val="24"/>
            <w:lang w:eastAsia="en-US"/>
          </w:rPr>
          <w:t xml:space="preserve"> investigated the power of data augmentation for deep networks on hyperspectral data at inference time and demonstrated it to be a promising </w:t>
        </w:r>
      </w:ins>
      <w:ins w:id="385" w:author="Windows User" w:date="2020-12-28T12:06:00Z">
        <w:r w:rsidR="00B42641">
          <w:rPr>
            <w:rFonts w:ascii="Times New Roman" w:eastAsia="Times New Roman" w:hAnsi="Times New Roman"/>
            <w:color w:val="E36B00"/>
            <w:kern w:val="0"/>
            <w:sz w:val="24"/>
            <w:lang w:eastAsia="en-US"/>
          </w:rPr>
          <w:t>g</w:t>
        </w:r>
      </w:ins>
      <w:ins w:id="386" w:author="Windows User" w:date="2020-12-28T12:04:00Z">
        <w:r w:rsidR="00B85FF5">
          <w:rPr>
            <w:rFonts w:ascii="Times New Roman" w:eastAsia="Times New Roman" w:hAnsi="Times New Roman"/>
            <w:color w:val="E36B00"/>
            <w:kern w:val="0"/>
            <w:sz w:val="24"/>
            <w:lang w:eastAsia="en-US"/>
          </w:rPr>
          <w:t xml:space="preserve">eneralization technique for deep learning </w:t>
        </w:r>
        <w:proofErr w:type="spellStart"/>
        <w:r w:rsidR="00B85FF5">
          <w:rPr>
            <w:rFonts w:ascii="Times New Roman" w:eastAsia="Times New Roman" w:hAnsi="Times New Roman"/>
            <w:color w:val="E36B00"/>
            <w:kern w:val="0"/>
            <w:sz w:val="24"/>
            <w:lang w:eastAsia="en-US"/>
          </w:rPr>
          <w:t>networks.</w:t>
        </w:r>
      </w:ins>
      <w:ins w:id="387" w:author="Windows User" w:date="2020-12-28T12:07:00Z">
        <w:r w:rsidR="00B42641">
          <w:rPr>
            <w:rFonts w:ascii="Times New Roman" w:eastAsia="Times New Roman" w:hAnsi="Times New Roman"/>
            <w:color w:val="E36B00"/>
            <w:kern w:val="0"/>
            <w:sz w:val="24"/>
            <w:lang w:eastAsia="en-US"/>
          </w:rPr>
          <w:t>Several</w:t>
        </w:r>
        <w:proofErr w:type="spellEnd"/>
        <w:r w:rsidR="00B42641">
          <w:rPr>
            <w:rFonts w:ascii="Times New Roman" w:eastAsia="Times New Roman" w:hAnsi="Times New Roman"/>
            <w:color w:val="E36B00"/>
            <w:kern w:val="0"/>
            <w:sz w:val="24"/>
            <w:lang w:eastAsia="en-US"/>
          </w:rPr>
          <w:t xml:space="preserve"> other authors </w:t>
        </w:r>
      </w:ins>
      <w:del w:id="388" w:author="Windows User" w:date="2020-12-28T12:02:00Z">
        <w:r w:rsidRPr="00B42641" w:rsidDel="00B85FF5">
          <w:rPr>
            <w:rFonts w:ascii="Times New Roman" w:hAnsi="Times New Roman"/>
            <w:sz w:val="24"/>
          </w:rPr>
          <w:delText xml:space="preserve">Objects belonging to the same class tend to possess analogous spectral features in a given range. Guided by this principle, virtual samples can be generated from two given samples of the same class by linearly combining the samples of the same class. </w:delText>
        </w:r>
        <w:r w:rsidR="00B40EE1" w:rsidRPr="00B42641" w:rsidDel="00B85FF5">
          <w:rPr>
            <w:rFonts w:ascii="Times New Roman" w:hAnsi="Times New Roman"/>
            <w:sz w:val="24"/>
          </w:rPr>
          <w:fldChar w:fldCharType="begin">
            <w:fldData xml:space="preserve">PEVuZE5vdGU+PENpdGU+PEF1dGhvcj5DaGVuPC9BdXRob3I+PFllYXI+MjAxNjwvWWVhcj48UmVj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</w:fldData>
          </w:fldChar>
        </w:r>
        <w:r w:rsidR="008162B4" w:rsidRPr="00B42641" w:rsidDel="00B85FF5">
          <w:rPr>
            <w:rFonts w:ascii="Times New Roman" w:hAnsi="Times New Roman"/>
            <w:sz w:val="24"/>
          </w:rPr>
          <w:delInstrText xml:space="preserve"> ADDIN EN.CITE </w:delInstrText>
        </w:r>
        <w:r w:rsidR="00B40EE1" w:rsidRPr="00B42641" w:rsidDel="00B85FF5">
          <w:rPr>
            <w:rFonts w:ascii="Times New Roman" w:hAnsi="Times New Roman"/>
            <w:sz w:val="24"/>
          </w:rPr>
          <w:fldChar w:fldCharType="begin">
            <w:fldData xml:space="preserve">PEVuZE5vdGU+PENpdGU+PEF1dGhvcj5DaGVuPC9BdXRob3I+PFllYXI+MjAxNjwvWWVhcj48UmVj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</w:fldData>
          </w:fldChar>
        </w:r>
        <w:r w:rsidR="008162B4" w:rsidRPr="00B42641" w:rsidDel="00B85FF5">
          <w:rPr>
            <w:rFonts w:ascii="Times New Roman" w:hAnsi="Times New Roman"/>
            <w:sz w:val="24"/>
          </w:rPr>
          <w:delInstrText xml:space="preserve"> ADDIN EN.CITE.DATA </w:delInstrText>
        </w:r>
        <w:r w:rsidR="00B40EE1" w:rsidRPr="00B42641" w:rsidDel="00B85FF5">
          <w:rPr>
            <w:rFonts w:ascii="Times New Roman" w:hAnsi="Times New Roman"/>
            <w:sz w:val="24"/>
          </w:rPr>
        </w:r>
        <w:r w:rsidR="00B40EE1" w:rsidRPr="00B42641" w:rsidDel="00B85FF5">
          <w:rPr>
            <w:rFonts w:ascii="Times New Roman" w:hAnsi="Times New Roman"/>
            <w:sz w:val="24"/>
          </w:rPr>
          <w:fldChar w:fldCharType="end"/>
        </w:r>
        <w:r w:rsidR="00B40EE1" w:rsidRPr="00B42641" w:rsidDel="00B85FF5">
          <w:rPr>
            <w:rFonts w:ascii="Times New Roman" w:hAnsi="Times New Roman"/>
            <w:sz w:val="24"/>
          </w:rPr>
        </w:r>
        <w:r w:rsidR="00B40EE1" w:rsidRPr="00B42641" w:rsidDel="00B85FF5">
          <w:rPr>
            <w:rFonts w:ascii="Times New Roman" w:hAnsi="Times New Roman"/>
            <w:sz w:val="24"/>
          </w:rPr>
          <w:fldChar w:fldCharType="separate"/>
        </w:r>
        <w:r w:rsidR="008162B4" w:rsidRPr="00B42641" w:rsidDel="00B85FF5">
          <w:rPr>
            <w:rFonts w:ascii="Times New Roman" w:hAnsi="Times New Roman"/>
            <w:noProof/>
            <w:sz w:val="24"/>
          </w:rPr>
          <w:delText>(Chen et al., 2016a; Kang et al., 2018)</w:delText>
        </w:r>
        <w:r w:rsidR="00B40EE1" w:rsidRPr="00B42641" w:rsidDel="00B85FF5">
          <w:rPr>
            <w:rFonts w:ascii="Times New Roman" w:hAnsi="Times New Roman"/>
            <w:sz w:val="24"/>
          </w:rPr>
          <w:fldChar w:fldCharType="end"/>
        </w:r>
        <w:r w:rsidRPr="00B42641" w:rsidDel="00B85FF5">
          <w:rPr>
            <w:rFonts w:ascii="Times New Roman" w:hAnsi="Times New Roman"/>
            <w:sz w:val="24"/>
          </w:rPr>
          <w:delText xml:space="preserve"> uses a linear combination of different training samples to create virtual samples. </w:delText>
        </w:r>
      </w:del>
      <w:del w:id="389" w:author="Windows User" w:date="2020-12-28T12:06:00Z">
        <w:r w:rsidRPr="00B42641" w:rsidDel="00B42641">
          <w:rPr>
            <w:rFonts w:ascii="Times New Roman" w:hAnsi="Times New Roman"/>
            <w:sz w:val="24"/>
          </w:rPr>
          <w:delText>These two methods have proved effective in improving the vitality of the model’s performance in various tasks.</w:delText>
        </w:r>
        <w:r w:rsidR="008B7A91" w:rsidRPr="00B42641" w:rsidDel="00B42641">
          <w:rPr>
            <w:rFonts w:ascii="Times New Roman" w:hAnsi="Times New Roman"/>
            <w:sz w:val="24"/>
          </w:rPr>
          <w:delText xml:space="preserve"> </w:delText>
        </w:r>
        <w:r w:rsidRPr="00B42641" w:rsidDel="00B42641">
          <w:rPr>
            <w:rFonts w:ascii="Times New Roman" w:hAnsi="Times New Roman"/>
            <w:sz w:val="24"/>
          </w:rPr>
          <w:delText xml:space="preserve">Various reported studies have demonstrated data augmentation as a promising technique for improving the generalization capabilities of DL networks. </w:delText>
        </w:r>
        <w:r w:rsidR="00B40EE1" w:rsidRPr="00B42641" w:rsidDel="00B42641">
          <w:rPr>
            <w:rFonts w:ascii="Times New Roman" w:hAnsi="Times New Roman"/>
            <w:sz w:val="24"/>
          </w:rPr>
          <w:fldChar w:fldCharType="begin"/>
        </w:r>
        <w:r w:rsidR="00B16786" w:rsidRPr="00B42641" w:rsidDel="00B42641">
          <w:rPr>
            <w:rFonts w:ascii="Times New Roman" w:hAnsi="Times New Roman"/>
            <w:sz w:val="24"/>
          </w:rPr>
          <w:delInstrText xml:space="preserve"> ADDIN EN.CITE &lt;EndNote&gt;&lt;Cite&gt;&lt;Author&gt;Nalepa&lt;/Author&gt;&lt;Year&gt;2019&lt;/Year&gt;&lt;RecNum&gt;242&lt;/RecNum&gt;&lt;DisplayText&gt;(Nalepa et al., 2019)&lt;/DisplayText&gt;&lt;record&gt;&lt;rec-number&gt;242&lt;/rec-number&gt;&lt;foreign-keys&gt;&lt;key app="EN" db-id="9tzztt9fztrewoefrsoxzf5nddss0awxvzs0" timestamp="1592899542"&gt;242&lt;/key&gt;&lt;/foreign-keys&gt;&lt;ref-type name="Book"&gt;6&lt;/ref-type&gt;&lt;contributors&gt;&lt;authors&gt;&lt;author&gt;Nalepa, Jakub&lt;/author&gt;&lt;author&gt;Myller, Michał&lt;/author&gt;&lt;author&gt;Kawulok, Michal&lt;/author&gt;&lt;/authors&gt;&lt;/contributors&gt;&lt;titles&gt;&lt;title&gt;Hyperspectral Data Augmentation&lt;/title&gt;&lt;/titles&gt;&lt;dates&gt;&lt;year&gt;2019&lt;/year&gt;&lt;/dates&gt;&lt;urls&gt;&lt;/urls&gt;&lt;/record&gt;&lt;/Cite&gt;&lt;/EndNote&gt;</w:delInstrText>
        </w:r>
        <w:r w:rsidR="00B40EE1" w:rsidRPr="00B42641" w:rsidDel="00B42641">
          <w:rPr>
            <w:rFonts w:ascii="Times New Roman" w:hAnsi="Times New Roman"/>
            <w:sz w:val="24"/>
          </w:rPr>
          <w:fldChar w:fldCharType="separate"/>
        </w:r>
        <w:r w:rsidRPr="00B42641" w:rsidDel="00B42641">
          <w:rPr>
            <w:rFonts w:ascii="Times New Roman" w:hAnsi="Times New Roman"/>
            <w:noProof/>
            <w:sz w:val="24"/>
          </w:rPr>
          <w:delText>(Nalepa et al., 2019)</w:delText>
        </w:r>
        <w:r w:rsidR="00B40EE1" w:rsidRPr="00B42641" w:rsidDel="00B42641">
          <w:rPr>
            <w:rFonts w:ascii="Times New Roman" w:hAnsi="Times New Roman"/>
            <w:sz w:val="24"/>
          </w:rPr>
          <w:fldChar w:fldCharType="end"/>
        </w:r>
        <w:r w:rsidRPr="00B42641" w:rsidDel="00B42641">
          <w:rPr>
            <w:rFonts w:ascii="Times New Roman" w:hAnsi="Times New Roman"/>
            <w:sz w:val="24"/>
          </w:rPr>
          <w:delText xml:space="preserve"> explored the power of data augmentation on hyperspectral data at inference time for deep networks and demonstrated improvement in the generalization capabilities of the DL networks. </w:delText>
        </w:r>
      </w:del>
      <w:r w:rsidR="00B40EE1" w:rsidRPr="00344B35">
        <w:rPr>
          <w:rFonts w:ascii="Times New Roman" w:hAnsi="Times New Roman"/>
          <w:sz w:val="24"/>
        </w:rPr>
        <w:fldChar w:fldCharType="begin">
          <w:fldData xml:space="preserve">PEVuZE5vdGU+PENpdGU+PEF1dGhvcj5XYW5nPC9BdXRob3I+PFllYXI+MjAxOTwvWWVhcj48UmVj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</w:fldData>
        </w:fldChar>
      </w:r>
      <w:r w:rsidR="00B16786" w:rsidRPr="00B42641">
        <w:rPr>
          <w:rFonts w:ascii="Times New Roman" w:hAnsi="Times New Roman"/>
          <w:sz w:val="24"/>
        </w:rPr>
        <w:instrText xml:space="preserve"> ADDIN EN.CITE </w:instrText>
      </w:r>
      <w:r w:rsidR="00B40EE1" w:rsidRPr="00B42641">
        <w:rPr>
          <w:rFonts w:ascii="Times New Roman" w:hAnsi="Times New Roman"/>
          <w:sz w:val="24"/>
          <w:rPrChange w:id="390" w:author="Windows User" w:date="2020-12-28T12:07:00Z">
            <w:rPr>
              <w:rFonts w:ascii="Times New Roman" w:hAnsi="Times New Roman"/>
              <w:b w:val="0"/>
              <w:sz w:val="24"/>
            </w:rPr>
          </w:rPrChange>
        </w:rPr>
        <w:fldChar w:fldCharType="begin">
          <w:fldData xml:space="preserve">PEVuZE5vdGU+PENpdGU+PEF1dGhvcj5XYW5nPC9BdXRob3I+PFllYXI+MjAxOTwvWWVhcj48UmVj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</w:fldData>
        </w:fldChar>
      </w:r>
      <w:r w:rsidR="00B16786" w:rsidRPr="00B42641">
        <w:rPr>
          <w:rFonts w:ascii="Times New Roman" w:hAnsi="Times New Roman"/>
          <w:sz w:val="24"/>
        </w:rPr>
        <w:instrText xml:space="preserve"> ADDIN EN.CITE.DATA </w:instrText>
      </w:r>
      <w:r w:rsidR="00B40EE1" w:rsidRPr="00B42641">
        <w:rPr>
          <w:rFonts w:ascii="Times New Roman" w:hAnsi="Times New Roman"/>
          <w:sz w:val="24"/>
          <w:rPrChange w:id="391" w:author="Windows User" w:date="2020-12-28T12:07:00Z">
            <w:rPr>
              <w:rFonts w:ascii="Times New Roman" w:hAnsi="Times New Roman"/>
              <w:sz w:val="24"/>
            </w:rPr>
          </w:rPrChange>
        </w:rPr>
      </w:r>
      <w:r w:rsidR="00B40EE1" w:rsidRPr="00B42641">
        <w:rPr>
          <w:rFonts w:ascii="Times New Roman" w:hAnsi="Times New Roman"/>
          <w:sz w:val="24"/>
          <w:rPrChange w:id="392" w:author="Windows User" w:date="2020-12-28T12:07:00Z">
            <w:rPr>
              <w:rFonts w:ascii="Times New Roman" w:hAnsi="Times New Roman"/>
              <w:b w:val="0"/>
              <w:sz w:val="24"/>
            </w:rPr>
          </w:rPrChange>
        </w:rPr>
        <w:fldChar w:fldCharType="end"/>
      </w:r>
      <w:r w:rsidR="00B40EE1" w:rsidRPr="00344B35">
        <w:rPr>
          <w:rFonts w:ascii="Times New Roman" w:hAnsi="Times New Roman"/>
          <w:sz w:val="24"/>
          <w:rPrChange w:id="393" w:author="Windows User" w:date="2020-12-28T12:07:00Z">
            <w:rPr>
              <w:rFonts w:ascii="Times New Roman" w:hAnsi="Times New Roman"/>
              <w:sz w:val="24"/>
            </w:rPr>
          </w:rPrChange>
        </w:rPr>
      </w:r>
      <w:r w:rsidR="00B40EE1" w:rsidRPr="00344B35">
        <w:rPr>
          <w:rFonts w:ascii="Times New Roman" w:hAnsi="Times New Roman"/>
          <w:sz w:val="24"/>
          <w:rPrChange w:id="394" w:author="Windows User" w:date="2020-12-28T12:07:00Z">
            <w:rPr>
              <w:rFonts w:ascii="Times New Roman" w:hAnsi="Times New Roman"/>
              <w:sz w:val="24"/>
            </w:rPr>
          </w:rPrChange>
        </w:rPr>
        <w:fldChar w:fldCharType="separate"/>
      </w:r>
      <w:r w:rsidR="00EF0EB2" w:rsidRPr="00B42641">
        <w:rPr>
          <w:rFonts w:ascii="Times New Roman" w:hAnsi="Times New Roman"/>
          <w:noProof/>
          <w:sz w:val="24"/>
        </w:rPr>
        <w:t>(Li et al., 2018; Nalepa et al., 2020b; Wang et al., 2019)</w:t>
      </w:r>
      <w:r w:rsidR="00B40EE1" w:rsidRPr="00344B35">
        <w:rPr>
          <w:rFonts w:ascii="Times New Roman" w:hAnsi="Times New Roman"/>
          <w:sz w:val="24"/>
        </w:rPr>
        <w:fldChar w:fldCharType="end"/>
      </w:r>
      <w:r w:rsidRPr="00B42641">
        <w:rPr>
          <w:rFonts w:ascii="Times New Roman" w:hAnsi="Times New Roman"/>
          <w:sz w:val="24"/>
        </w:rPr>
        <w:t xml:space="preserve"> have </w:t>
      </w:r>
      <w:del w:id="395" w:author="Windows User" w:date="2020-12-28T12:07:00Z">
        <w:r w:rsidRPr="00B42641" w:rsidDel="00B42641">
          <w:rPr>
            <w:rFonts w:ascii="Times New Roman" w:hAnsi="Times New Roman"/>
            <w:sz w:val="24"/>
          </w:rPr>
          <w:delText xml:space="preserve">all </w:delText>
        </w:r>
      </w:del>
      <w:r w:rsidRPr="00B42641">
        <w:rPr>
          <w:rFonts w:ascii="Times New Roman" w:hAnsi="Times New Roman"/>
          <w:sz w:val="24"/>
        </w:rPr>
        <w:t xml:space="preserve">proposed in their works various data augmentation methods </w:t>
      </w:r>
      <w:ins w:id="396" w:author="Windows User" w:date="2020-12-28T12:07:00Z">
        <w:r w:rsidR="00B42641">
          <w:rPr>
            <w:rFonts w:ascii="Times New Roman" w:hAnsi="Times New Roman"/>
            <w:sz w:val="24"/>
          </w:rPr>
          <w:t xml:space="preserve"> such </w:t>
        </w:r>
        <w:commentRangeStart w:id="397"/>
        <w:r w:rsidR="00B42641">
          <w:rPr>
            <w:rFonts w:ascii="Times New Roman" w:hAnsi="Times New Roman"/>
            <w:sz w:val="24"/>
          </w:rPr>
          <w:t>as</w:t>
        </w:r>
      </w:ins>
      <w:commentRangeEnd w:id="397"/>
      <w:ins w:id="398" w:author="Windows User" w:date="2020-12-28T12:08:00Z">
        <w:r w:rsidR="00B42641">
          <w:rPr>
            <w:rStyle w:val="CommentReference"/>
            <w:rFonts w:ascii="Cambria" w:eastAsia="Cambria" w:hAnsi="Cambria"/>
            <w:color w:val="000000"/>
          </w:rPr>
          <w:commentReference w:id="397"/>
        </w:r>
      </w:ins>
      <w:ins w:id="399" w:author="Windows User" w:date="2020-12-28T12:07:00Z">
        <w:r w:rsidR="00B42641">
          <w:rPr>
            <w:rFonts w:ascii="Times New Roman" w:hAnsi="Times New Roman"/>
            <w:sz w:val="24"/>
          </w:rPr>
          <w:t xml:space="preserve"> :   , </w:t>
        </w:r>
      </w:ins>
      <w:ins w:id="400" w:author="Windows User" w:date="2020-12-28T12:08:00Z">
        <w:r w:rsidR="00B42641">
          <w:rPr>
            <w:rFonts w:ascii="Times New Roman" w:hAnsi="Times New Roman"/>
            <w:sz w:val="24"/>
          </w:rPr>
          <w:t xml:space="preserve"> which </w:t>
        </w:r>
      </w:ins>
      <w:r w:rsidRPr="00B42641">
        <w:rPr>
          <w:rFonts w:ascii="Times New Roman" w:hAnsi="Times New Roman"/>
          <w:sz w:val="24"/>
        </w:rPr>
        <w:t>seek</w:t>
      </w:r>
      <w:del w:id="401" w:author="Windows User" w:date="2020-12-28T12:08:00Z">
        <w:r w:rsidRPr="00B42641" w:rsidDel="00B42641">
          <w:rPr>
            <w:rFonts w:ascii="Times New Roman" w:hAnsi="Times New Roman"/>
            <w:sz w:val="24"/>
          </w:rPr>
          <w:delText>ing</w:delText>
        </w:r>
      </w:del>
      <w:r w:rsidRPr="00B42641">
        <w:rPr>
          <w:rFonts w:ascii="Times New Roman" w:hAnsi="Times New Roman"/>
          <w:sz w:val="24"/>
        </w:rPr>
        <w:t xml:space="preserve"> to increase the number of training samples in RS image classification tasks. Their works demonstrate</w:t>
      </w:r>
      <w:ins w:id="402" w:author="Windows User" w:date="2020-12-28T12:09:00Z">
        <w:r w:rsidR="00B42641">
          <w:rPr>
            <w:rFonts w:ascii="Times New Roman" w:hAnsi="Times New Roman"/>
            <w:sz w:val="24"/>
          </w:rPr>
          <w:t>s</w:t>
        </w:r>
      </w:ins>
      <w:r w:rsidRPr="00B42641">
        <w:rPr>
          <w:rFonts w:ascii="Times New Roman" w:hAnsi="Times New Roman"/>
          <w:sz w:val="24"/>
        </w:rPr>
        <w:t xml:space="preserve"> that data augmentation is a cost-effective and simple way of handling labeled data insufficiency for image processing tasks, especially for </w:t>
      </w:r>
      <w:r w:rsidR="0077223E" w:rsidRPr="00B42641">
        <w:rPr>
          <w:rFonts w:ascii="Times New Roman" w:hAnsi="Times New Roman"/>
          <w:sz w:val="24"/>
        </w:rPr>
        <w:t>HSI</w:t>
      </w:r>
      <w:r w:rsidRPr="00B42641">
        <w:rPr>
          <w:rFonts w:ascii="Times New Roman" w:hAnsi="Times New Roman"/>
          <w:sz w:val="24"/>
        </w:rPr>
        <w:t xml:space="preserve"> image segmentation. </w:t>
      </w:r>
    </w:p>
    <w:p w14:paraId="102D9F13" w14:textId="5F1D5963" w:rsidR="00B42641" w:rsidRPr="00B42641" w:rsidDel="00B42641" w:rsidRDefault="00B42641">
      <w:pPr>
        <w:widowControl/>
        <w:shd w:val="clear" w:color="auto" w:fill="EDFBFF"/>
        <w:jc w:val="left"/>
        <w:rPr>
          <w:del w:id="403" w:author="Windows User" w:date="2020-12-28T12:09:00Z"/>
          <w:rFonts w:ascii="Times New Roman" w:hAnsi="Times New Roman"/>
          <w:sz w:val="24"/>
        </w:rPr>
        <w:pPrChange w:id="404" w:author="Windows User" w:date="2020-12-28T12:07:00Z">
          <w:pPr>
            <w:pStyle w:val="MDPI21heading1"/>
            <w:spacing w:before="0" w:after="0"/>
            <w:ind w:firstLine="420"/>
            <w:jc w:val="both"/>
          </w:pPr>
        </w:pPrChange>
      </w:pPr>
      <w:ins w:id="405" w:author="Windows User" w:date="2020-12-28T12:09:00Z">
        <w:r>
          <w:rPr>
            <w:rFonts w:ascii="Times New Roman" w:hAnsi="Times New Roman"/>
            <w:b/>
            <w:sz w:val="24"/>
          </w:rPr>
          <w:t xml:space="preserve">Very Recently, </w:t>
        </w:r>
        <w:proofErr w:type="spellStart"/>
        <w:r>
          <w:rPr>
            <w:rFonts w:ascii="Times New Roman" w:hAnsi="Times New Roman"/>
            <w:b/>
            <w:sz w:val="24"/>
          </w:rPr>
          <w:t>Buslaev</w:t>
        </w:r>
        <w:proofErr w:type="spellEnd"/>
        <w:r>
          <w:rPr>
            <w:rFonts w:ascii="Times New Roman" w:hAnsi="Times New Roman"/>
            <w:b/>
            <w:i/>
            <w:sz w:val="24"/>
          </w:rPr>
          <w:t xml:space="preserve"> et al.,</w:t>
        </w:r>
      </w:ins>
      <w:ins w:id="406" w:author="Windows User" w:date="2020-12-28T12:10:00Z">
        <w:r>
          <w:rPr>
            <w:rFonts w:ascii="Times New Roman" w:hAnsi="Times New Roman"/>
            <w:b/>
            <w:sz w:val="24"/>
          </w:rPr>
          <w:t xml:space="preserve">(2020) presented </w:t>
        </w:r>
        <w:proofErr w:type="spellStart"/>
        <w:r>
          <w:rPr>
            <w:rFonts w:ascii="Times New Roman" w:hAnsi="Times New Roman"/>
            <w:b/>
            <w:sz w:val="24"/>
          </w:rPr>
          <w:t>albumentations</w:t>
        </w:r>
        <w:proofErr w:type="spellEnd"/>
        <w:r>
          <w:rPr>
            <w:rFonts w:ascii="Times New Roman" w:hAnsi="Times New Roman"/>
            <w:b/>
            <w:sz w:val="24"/>
          </w:rPr>
          <w:t xml:space="preserve"> library which is a fast and flexible tool for image augmentations with many various image transform operations relating to color, contrast, brightness, and other geometric transformations in high </w:t>
        </w:r>
        <w:commentRangeStart w:id="407"/>
        <w:r>
          <w:rPr>
            <w:rFonts w:ascii="Times New Roman" w:hAnsi="Times New Roman"/>
            <w:b/>
            <w:sz w:val="24"/>
          </w:rPr>
          <w:t>resolution</w:t>
        </w:r>
      </w:ins>
      <w:commentRangeEnd w:id="407"/>
      <w:ins w:id="408" w:author="Windows User" w:date="2020-12-28T12:11:00Z">
        <w:r>
          <w:rPr>
            <w:rStyle w:val="CommentReference"/>
            <w:rFonts w:ascii="Cambria" w:eastAsia="Cambria" w:hAnsi="Cambria"/>
            <w:b/>
          </w:rPr>
          <w:commentReference w:id="407"/>
        </w:r>
      </w:ins>
      <w:ins w:id="409" w:author="Windows User" w:date="2020-12-28T12:10:00Z">
        <w:r>
          <w:rPr>
            <w:rFonts w:ascii="Times New Roman" w:hAnsi="Times New Roman"/>
            <w:b/>
            <w:sz w:val="24"/>
          </w:rPr>
          <w:t xml:space="preserve"> </w:t>
        </w:r>
      </w:ins>
      <w:ins w:id="410" w:author="Windows User" w:date="2020-12-28T12:11:00Z">
        <w:r>
          <w:rPr>
            <w:rFonts w:ascii="Times New Roman" w:hAnsi="Times New Roman"/>
            <w:b/>
            <w:sz w:val="24"/>
          </w:rPr>
          <w:t>_____</w:t>
        </w:r>
      </w:ins>
      <w:ins w:id="411" w:author="Windows User" w:date="2020-12-28T12:10:00Z">
        <w:r>
          <w:rPr>
            <w:rFonts w:ascii="Times New Roman" w:hAnsi="Times New Roman"/>
            <w:b/>
            <w:sz w:val="24"/>
          </w:rPr>
          <w:t>(VHR)</w:t>
        </w:r>
      </w:ins>
    </w:p>
    <w:p w14:paraId="351F1ADA" w14:textId="7288B071" w:rsidR="00763EC1" w:rsidRPr="008F601D" w:rsidRDefault="00763EC1" w:rsidP="009773B6">
      <w:pPr>
        <w:pStyle w:val="MDPI21heading1"/>
        <w:spacing w:before="0" w:after="0"/>
        <w:ind w:firstLine="420"/>
        <w:jc w:val="both"/>
        <w:rPr>
          <w:rFonts w:ascii="Times New Roman" w:eastAsia="SimSun" w:hAnsi="Times New Roman"/>
          <w:b w:val="0"/>
          <w:snapToGrid/>
          <w:color w:val="auto"/>
          <w:kern w:val="2"/>
          <w:sz w:val="24"/>
          <w:szCs w:val="24"/>
          <w:lang w:eastAsia="zh-CN" w:bidi="ar-SA"/>
        </w:rPr>
      </w:pPr>
      <w:del w:id="412" w:author="Windows User" w:date="2020-12-28T12:12:00Z">
        <w:r w:rsidRPr="008F601D" w:rsidDel="00B42641">
          <w:rPr>
            <w:rFonts w:ascii="Times New Roman" w:eastAsia="SimSun" w:hAnsi="Times New Roman"/>
            <w:b w:val="0"/>
            <w:snapToGrid/>
            <w:color w:val="auto"/>
            <w:kern w:val="2"/>
            <w:sz w:val="24"/>
            <w:szCs w:val="24"/>
            <w:lang w:eastAsia="zh-CN" w:bidi="ar-SA"/>
          </w:rPr>
          <w:delText xml:space="preserve">Lately, new and effective augmentation tools have been devised. The albumentations library </w:delText>
        </w:r>
        <w:r w:rsidR="00B40EE1" w:rsidRPr="008F601D" w:rsidDel="00B42641">
          <w:rPr>
            <w:rFonts w:ascii="Times New Roman" w:eastAsia="SimSun" w:hAnsi="Times New Roman"/>
            <w:b w:val="0"/>
            <w:snapToGrid/>
            <w:color w:val="auto"/>
            <w:kern w:val="2"/>
            <w:sz w:val="24"/>
            <w:szCs w:val="24"/>
            <w:lang w:eastAsia="zh-CN" w:bidi="ar-SA"/>
          </w:rPr>
          <w:fldChar w:fldCharType="begin"/>
        </w:r>
        <w:r w:rsidRPr="008F601D" w:rsidDel="00B42641">
          <w:rPr>
            <w:rFonts w:ascii="Times New Roman" w:eastAsia="SimSun" w:hAnsi="Times New Roman"/>
            <w:b w:val="0"/>
            <w:snapToGrid/>
            <w:color w:val="auto"/>
            <w:kern w:val="2"/>
            <w:sz w:val="24"/>
            <w:szCs w:val="24"/>
            <w:lang w:eastAsia="zh-CN" w:bidi="ar-SA"/>
          </w:rPr>
          <w:delInstrText xml:space="preserve"> ADDIN EN.CITE &lt;EndNote&gt;&lt;Cite&gt;&lt;Author&gt;Buslaev&lt;/Author&gt;&lt;Year&gt;2020&lt;/Year&gt;&lt;RecNum&gt;747&lt;/RecNum&gt;&lt;DisplayText&gt;(Buslaev et al., 2020)&lt;/DisplayText&gt;&lt;record&gt;&lt;rec-number&gt;747&lt;/rec-number&gt;&lt;foreign-keys&gt;&lt;key app="EN" db-id="9tzztt9fztrewoefrsoxzf5nddss0awxvzs0" timestamp="1607525455"&gt;747&lt;/key&gt;&lt;/foreign-keys&gt;&lt;ref-type name="Journal Article"&gt;17&lt;/ref-type&gt;&lt;contributors&gt;&lt;authors&gt;&lt;author&gt;Buslaev, Alexander&lt;/author&gt;&lt;author&gt;Iglovikov, Vladimir I.&lt;/author&gt;&lt;author&gt;Khvedchenya, Eugene&lt;/author&gt;&lt;author&gt;Parinov, Alex&lt;/author&gt;&lt;author&gt;Druzhinin, Mikhail&lt;/author&gt;&lt;author&gt;Kalinin, Alexandr A.&lt;/author&gt;&lt;/authors&gt;&lt;/contributors&gt;&lt;titles&gt;&lt;title&gt;Albumentations: Fast and Flexible Image Augmentations&lt;/title&gt;&lt;secondary-title&gt;Inf.&lt;/secondary-title&gt;&lt;/titles&gt;&lt;periodical&gt;&lt;full-title&gt;Inf.&lt;/full-title&gt;&lt;/periodical&gt;&lt;pages&gt;125&lt;/pages&gt;&lt;volume&gt;11&lt;/volume&gt;&lt;number&gt;2&lt;/number&gt;&lt;dates&gt;&lt;year&gt;2020&lt;/year&gt;&lt;pub-dates&gt;&lt;date&gt;/&lt;/date&gt;&lt;/pub-dates&gt;&lt;/dates&gt;&lt;urls&gt;&lt;related-urls&gt;&lt;url&gt;https://doi.org/10.3390/info11020125&lt;/url&gt;&lt;/related-urls&gt;&lt;/urls&gt;&lt;electronic-resource-num&gt;10.3390/info11020125&lt;/electronic-resource-num&gt;&lt;/record&gt;&lt;/Cite&gt;&lt;/EndNote&gt;</w:delInstrText>
        </w:r>
        <w:r w:rsidR="00B40EE1" w:rsidRPr="008F601D" w:rsidDel="00B42641">
          <w:rPr>
            <w:rFonts w:ascii="Times New Roman" w:eastAsia="SimSun" w:hAnsi="Times New Roman"/>
            <w:b w:val="0"/>
            <w:snapToGrid/>
            <w:color w:val="auto"/>
            <w:kern w:val="2"/>
            <w:sz w:val="24"/>
            <w:szCs w:val="24"/>
            <w:lang w:eastAsia="zh-CN" w:bidi="ar-SA"/>
          </w:rPr>
          <w:fldChar w:fldCharType="separate"/>
        </w:r>
        <w:r w:rsidRPr="008F601D" w:rsidDel="00B42641">
          <w:rPr>
            <w:rFonts w:ascii="Times New Roman" w:eastAsia="SimSun" w:hAnsi="Times New Roman"/>
            <w:b w:val="0"/>
            <w:noProof/>
            <w:snapToGrid/>
            <w:color w:val="auto"/>
            <w:kern w:val="2"/>
            <w:sz w:val="24"/>
            <w:szCs w:val="24"/>
            <w:lang w:eastAsia="zh-CN" w:bidi="ar-SA"/>
          </w:rPr>
          <w:delText>(Buslaev et al., 2020)</w:delText>
        </w:r>
        <w:r w:rsidR="00B40EE1" w:rsidRPr="008F601D" w:rsidDel="00B42641">
          <w:rPr>
            <w:rFonts w:ascii="Times New Roman" w:eastAsia="SimSun" w:hAnsi="Times New Roman"/>
            <w:b w:val="0"/>
            <w:snapToGrid/>
            <w:color w:val="auto"/>
            <w:kern w:val="2"/>
            <w:sz w:val="24"/>
            <w:szCs w:val="24"/>
            <w:lang w:eastAsia="zh-CN" w:bidi="ar-SA"/>
          </w:rPr>
          <w:fldChar w:fldCharType="end"/>
        </w:r>
        <w:r w:rsidRPr="008F601D" w:rsidDel="00B42641">
          <w:rPr>
            <w:rFonts w:ascii="Times New Roman" w:eastAsia="SimSun" w:hAnsi="Times New Roman"/>
            <w:b w:val="0"/>
            <w:snapToGrid/>
            <w:color w:val="auto"/>
            <w:kern w:val="2"/>
            <w:sz w:val="24"/>
            <w:szCs w:val="24"/>
            <w:lang w:eastAsia="zh-CN" w:bidi="ar-SA"/>
          </w:rPr>
          <w:delText>, which is a fast and flexible tool for image augmentations with many various image transform operations relating to color, contrast, brightness, and other geometric transformations</w:delText>
        </w:r>
        <w:r w:rsidR="007171DC" w:rsidRPr="008F601D" w:rsidDel="00B42641">
          <w:rPr>
            <w:rFonts w:ascii="Times New Roman" w:eastAsia="SimSun" w:hAnsi="Times New Roman"/>
            <w:b w:val="0"/>
            <w:snapToGrid/>
            <w:color w:val="auto"/>
            <w:kern w:val="2"/>
            <w:sz w:val="24"/>
            <w:szCs w:val="24"/>
            <w:lang w:eastAsia="zh-CN" w:bidi="ar-SA"/>
          </w:rPr>
          <w:delText xml:space="preserve"> in high resolution (VHR)</w:delText>
        </w:r>
      </w:del>
      <w:r w:rsidR="007171DC"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7171DC" w:rsidRPr="008F601D">
        <w:rPr>
          <w:rFonts w:ascii="Times New Roman" w:eastAsia="SimSun" w:hAnsi="Times New Roman"/>
          <w:b w:val="0"/>
          <w:snapToGrid/>
          <w:color w:val="auto"/>
          <w:kern w:val="2"/>
          <w:sz w:val="24"/>
          <w:szCs w:val="24"/>
          <w:lang w:eastAsia="zh-CN" w:bidi="ar-SA"/>
        </w:rPr>
        <w:instrText xml:space="preserve"> ADDIN EN.CITE &lt;EndNote&gt;&lt;Cite&gt;&lt;Author&gt;Liu&lt;/Author&gt;&lt;Year&gt;2020&lt;/Year&gt;&lt;RecNum&gt;748&lt;/RecNum&gt;&lt;DisplayText&gt;(Liu et al., 2020a)&lt;/DisplayText&gt;&lt;record&gt;&lt;rec-number&gt;748&lt;/rec-number&gt;&lt;foreign-keys&gt;&lt;key app="EN" db-id="9tzztt9fztrewoefrsoxzf5nddss0awxvzs0" timestamp="1607525908"&gt;748&lt;/key&gt;&lt;/foreign-keys&gt;&lt;ref-type name="Journal Article"&gt;17&lt;/ref-type&gt;&lt;contributors&gt;&lt;authors&gt;&lt;author&gt;Liu, Qinghui&lt;/author&gt;&lt;author&gt;Kampffmeyer, Michael&lt;/author&gt;&lt;author&gt;Jenssen, Robert&lt;/author&gt;&lt;author&gt;Salberg, Arnt-Børre&lt;/author&gt;&lt;/authors&gt;&lt;/contributors&gt;&lt;titles&gt;&lt;title&gt;Dense Dilated Convolutions&amp;apos; Merging Network for Land Cover Classification&lt;/title&gt;&lt;secondary-title&gt;IEEE Trans. Geosci. Remote. Sens.&lt;/secondary-title&gt;&lt;/titles&gt;&lt;periodical&gt;&lt;full-title&gt;IEEE Trans. Geosci. Remote. Sens.&lt;/full-title&gt;&lt;/periodical&gt;&lt;pages&gt;6309-6320&lt;/pages&gt;&lt;volume&gt;58&lt;/volume&gt;&lt;number&gt;9&lt;/number&gt;&lt;dates&gt;&lt;year&gt;2020&lt;/year&gt;&lt;pub-dates&gt;&lt;date&gt;/&lt;/date&gt;&lt;/pub-dates&gt;&lt;/dates&gt;&lt;urls&gt;&lt;related-urls&gt;&lt;url&gt;https://doi.org/10.1109/TGRS.2020.2976658&lt;/url&gt;&lt;/related-urls&gt;&lt;/urls&gt;&lt;electronic-resource-num&gt;10.1109/TGRS.2020.2976658&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7171DC" w:rsidRPr="008F601D">
        <w:rPr>
          <w:rFonts w:ascii="Times New Roman" w:eastAsia="SimSun" w:hAnsi="Times New Roman"/>
          <w:b w:val="0"/>
          <w:noProof/>
          <w:snapToGrid/>
          <w:color w:val="auto"/>
          <w:kern w:val="2"/>
          <w:sz w:val="24"/>
          <w:szCs w:val="24"/>
          <w:lang w:eastAsia="zh-CN" w:bidi="ar-SA"/>
        </w:rPr>
        <w:t>(Liu et al., 2020a)</w:t>
      </w:r>
      <w:r w:rsidR="00B40EE1" w:rsidRPr="008F601D">
        <w:rPr>
          <w:rFonts w:ascii="Times New Roman" w:eastAsia="SimSun" w:hAnsi="Times New Roman"/>
          <w:b w:val="0"/>
          <w:snapToGrid/>
          <w:color w:val="auto"/>
          <w:kern w:val="2"/>
          <w:sz w:val="24"/>
          <w:szCs w:val="24"/>
          <w:lang w:eastAsia="zh-CN" w:bidi="ar-SA"/>
        </w:rPr>
        <w:fldChar w:fldCharType="end"/>
      </w:r>
      <w:r w:rsidR="007171DC" w:rsidRPr="008F601D">
        <w:rPr>
          <w:rFonts w:ascii="Times New Roman" w:eastAsia="SimSun" w:hAnsi="Times New Roman"/>
          <w:b w:val="0"/>
          <w:snapToGrid/>
          <w:color w:val="auto"/>
          <w:kern w:val="2"/>
          <w:sz w:val="24"/>
          <w:szCs w:val="24"/>
          <w:lang w:eastAsia="zh-CN" w:bidi="ar-SA"/>
        </w:rPr>
        <w:t>.</w:t>
      </w:r>
    </w:p>
    <w:p w14:paraId="0555EA00" w14:textId="77777777" w:rsidR="00A61D00" w:rsidRPr="008F601D"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 xml:space="preserve">Generative adversarial networks </w:t>
      </w:r>
    </w:p>
    <w:p w14:paraId="4BFEBC72" w14:textId="31BC4D50" w:rsidR="00A61D00"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Generative adversarial networks (GANs) consist of two parallel parts that are both parameterized as deep neural networks. As shown in </w:t>
      </w:r>
      <w:r w:rsidR="00BC7907" w:rsidRPr="008F601D">
        <w:rPr>
          <w:rFonts w:ascii="Times New Roman" w:eastAsia="SimSun" w:hAnsi="Times New Roman"/>
          <w:b w:val="0"/>
          <w:snapToGrid/>
          <w:color w:val="auto"/>
          <w:kern w:val="2"/>
          <w:sz w:val="24"/>
          <w:szCs w:val="24"/>
          <w:lang w:eastAsia="zh-CN" w:bidi="ar-SA"/>
        </w:rPr>
        <w:t>Fig.</w:t>
      </w:r>
      <w:r w:rsidRPr="008F601D">
        <w:rPr>
          <w:rFonts w:ascii="Times New Roman" w:eastAsia="SimSun" w:hAnsi="Times New Roman"/>
          <w:b w:val="0"/>
          <w:snapToGrid/>
          <w:color w:val="auto"/>
          <w:kern w:val="2"/>
          <w:sz w:val="24"/>
          <w:szCs w:val="24"/>
          <w:lang w:eastAsia="zh-CN" w:bidi="ar-SA"/>
        </w:rPr>
        <w:t xml:space="preserve"> </w:t>
      </w:r>
      <w:r w:rsidR="008B7A91" w:rsidRPr="008F601D">
        <w:rPr>
          <w:rFonts w:ascii="Times New Roman" w:eastAsia="SimSun" w:hAnsi="Times New Roman"/>
          <w:b w:val="0"/>
          <w:snapToGrid/>
          <w:color w:val="auto"/>
          <w:kern w:val="2"/>
          <w:sz w:val="24"/>
          <w:szCs w:val="24"/>
          <w:lang w:eastAsia="zh-CN" w:bidi="ar-SA"/>
        </w:rPr>
        <w:t>3</w:t>
      </w:r>
      <w:r w:rsidRPr="00011EEF">
        <w:rPr>
          <w:rFonts w:ascii="Times New Roman" w:eastAsia="SimSun" w:hAnsi="Times New Roman"/>
          <w:b w:val="0"/>
          <w:snapToGrid/>
          <w:color w:val="auto"/>
          <w:kern w:val="2"/>
          <w:sz w:val="24"/>
          <w:szCs w:val="24"/>
          <w:lang w:eastAsia="zh-CN" w:bidi="ar-SA"/>
        </w:rPr>
        <w:t xml:space="preserve">, a generator G produces synthetic data given a noise variable input Z while a discriminator D identifies whether a sample is coming from the real data distribution </w:t>
      </w:r>
      <w:proofErr w:type="spellStart"/>
      <w:r w:rsidRPr="00011EEF">
        <w:rPr>
          <w:rFonts w:ascii="Times New Roman" w:eastAsia="SimSun" w:hAnsi="Times New Roman"/>
          <w:b w:val="0"/>
          <w:snapToGrid/>
          <w:color w:val="auto"/>
          <w:kern w:val="2"/>
          <w:sz w:val="24"/>
          <w:szCs w:val="24"/>
          <w:lang w:eastAsia="zh-CN" w:bidi="ar-SA"/>
        </w:rPr>
        <w:t>Xr</w:t>
      </w:r>
      <w:proofErr w:type="spellEnd"/>
      <w:r w:rsidRPr="00011EEF">
        <w:rPr>
          <w:rFonts w:ascii="Times New Roman" w:eastAsia="SimSun" w:hAnsi="Times New Roman"/>
          <w:b w:val="0"/>
          <w:snapToGrid/>
          <w:color w:val="auto"/>
          <w:kern w:val="2"/>
          <w:sz w:val="24"/>
          <w:szCs w:val="24"/>
          <w:lang w:eastAsia="zh-CN" w:bidi="ar-SA"/>
        </w:rPr>
        <w:t xml:space="preserve"> or the generated data distribution </w:t>
      </w:r>
      <w:proofErr w:type="spellStart"/>
      <w:r w:rsidRPr="00011EEF">
        <w:rPr>
          <w:rFonts w:ascii="Times New Roman" w:eastAsia="SimSun" w:hAnsi="Times New Roman"/>
          <w:b w:val="0"/>
          <w:snapToGrid/>
          <w:color w:val="auto"/>
          <w:kern w:val="2"/>
          <w:sz w:val="24"/>
          <w:szCs w:val="24"/>
          <w:lang w:eastAsia="zh-CN" w:bidi="ar-SA"/>
        </w:rPr>
        <w:t>Xg</w:t>
      </w:r>
      <w:proofErr w:type="spellEnd"/>
      <w:r w:rsidRPr="00011EEF">
        <w:rPr>
          <w:rFonts w:ascii="Times New Roman" w:eastAsia="SimSun" w:hAnsi="Times New Roman"/>
          <w:b w:val="0"/>
          <w:snapToGrid/>
          <w:color w:val="auto"/>
          <w:kern w:val="2"/>
          <w:sz w:val="24"/>
          <w:szCs w:val="24"/>
          <w:lang w:eastAsia="zh-CN" w:bidi="ar-SA"/>
        </w:rPr>
        <w:t xml:space="preserve">. The discriminator D is trained to estimate the probability of a given sample coming </w:t>
      </w:r>
      <w:r w:rsidRPr="00011EEF">
        <w:rPr>
          <w:rFonts w:ascii="Times New Roman" w:eastAsia="SimSun" w:hAnsi="Times New Roman"/>
          <w:b w:val="0"/>
          <w:snapToGrid/>
          <w:color w:val="auto"/>
          <w:kern w:val="2"/>
          <w:sz w:val="24"/>
          <w:szCs w:val="24"/>
          <w:lang w:eastAsia="zh-CN" w:bidi="ar-SA"/>
        </w:rPr>
        <w:lastRenderedPageBreak/>
        <w:t xml:space="preserve">from the real data distribution whereas the generator G is optimized to “fool” the discriminator to oﬀer a high probability for the generated data </w:t>
      </w:r>
      <w:r w:rsidR="00B40EE1" w:rsidRPr="008F601D">
        <w:rPr>
          <w:rFonts w:ascii="Times New Roman" w:eastAsia="SimSun" w:hAnsi="Times New Roman"/>
          <w:b w:val="0"/>
          <w:snapToGrid/>
          <w:color w:val="auto"/>
          <w:kern w:val="2"/>
          <w:sz w:val="24"/>
          <w:szCs w:val="24"/>
          <w:lang w:eastAsia="zh-CN" w:bidi="ar-SA"/>
        </w:rPr>
        <w:fldChar w:fldCharType="begin"/>
      </w:r>
      <w:r w:rsidR="00CA10B6" w:rsidRPr="008F601D">
        <w:rPr>
          <w:rFonts w:ascii="Times New Roman" w:eastAsia="SimSun" w:hAnsi="Times New Roman"/>
          <w:b w:val="0"/>
          <w:snapToGrid/>
          <w:color w:val="auto"/>
          <w:kern w:val="2"/>
          <w:sz w:val="24"/>
          <w:szCs w:val="24"/>
          <w:lang w:eastAsia="zh-CN" w:bidi="ar-SA"/>
        </w:rPr>
        <w:instrText xml:space="preserve"> ADDIN EN.CITE &lt;EndNote&gt;&lt;Cite&gt;&lt;Author&gt;Luo&lt;/Author&gt;&lt;Year&gt;2019&lt;/Year&gt;&lt;RecNum&gt;115&lt;/RecNum&gt;&lt;DisplayText&gt;(Luo et al., 2019b)&lt;/DisplayText&gt;&lt;record&gt;&lt;rec-number&gt;115&lt;/rec-number&gt;&lt;foreign-keys&gt;&lt;key app="EN" db-id="fspe090xm2sf0nef9aapp9tezvaxx5av9vr9" timestamp="1604388853"&gt;115&lt;/key&gt;&lt;/foreign-keys&gt;&lt;ref-type name="Book Section"&gt;5&lt;/ref-type&gt;&lt;contributors&gt;&lt;authors&gt;&lt;author&gt;Luo, Yun&lt;/author&gt;&lt;author&gt;Zhu, Li-Zhen&lt;/author&gt;&lt;author&gt;Lu, Bao-Liang&lt;/author&gt;&lt;/authors&gt;&lt;/contributors&gt;&lt;titles&gt;&lt;title&gt;A GAN-Based Data Augmentation Method for Multimodal Emotion Recognition&lt;/title&gt;&lt;secondary-title&gt;Advances in Neural Networks – ISNN 2019&lt;/secondary-title&gt;&lt;tertiary-title&gt;Lecture Notes in Computer Science&lt;/tertiary-title&gt;&lt;/titles&gt;&lt;pages&gt;141-150&lt;/pages&gt;&lt;section&gt;Chapter 16&lt;/section&gt;&lt;dates&gt;&lt;year&gt;2019&lt;/year&gt;&lt;/dates&gt;&lt;isbn&gt;978-3-030-22795-1&amp;#xD;978-3-030-22796-8&lt;/isbn&gt;&lt;urls&gt;&lt;/urls&gt;&lt;electronic-resource-num&gt;10.1007/978-3-030-22796-8_16&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CA10B6" w:rsidRPr="008F601D">
        <w:rPr>
          <w:rFonts w:ascii="Times New Roman" w:eastAsia="SimSun" w:hAnsi="Times New Roman"/>
          <w:b w:val="0"/>
          <w:noProof/>
          <w:snapToGrid/>
          <w:color w:val="auto"/>
          <w:kern w:val="2"/>
          <w:sz w:val="24"/>
          <w:szCs w:val="24"/>
          <w:lang w:eastAsia="zh-CN" w:bidi="ar-SA"/>
        </w:rPr>
        <w:t>(Luo et al., 2019b)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1FEEBC7F" w14:textId="637DD48A" w:rsidR="00E94590" w:rsidRPr="008F601D" w:rsidRDefault="00E94590" w:rsidP="00EC4E04">
      <w:pPr>
        <w:pStyle w:val="MDPI21heading1"/>
        <w:spacing w:before="0" w:after="0"/>
        <w:ind w:firstLine="360"/>
        <w:jc w:val="center"/>
        <w:rPr>
          <w:rFonts w:ascii="Times New Roman" w:eastAsia="SimSun" w:hAnsi="Times New Roman"/>
          <w:b w:val="0"/>
          <w:snapToGrid/>
          <w:color w:val="auto"/>
          <w:kern w:val="2"/>
          <w:sz w:val="24"/>
          <w:szCs w:val="24"/>
          <w:lang w:eastAsia="zh-CN" w:bidi="ar-SA"/>
        </w:rPr>
      </w:pPr>
      <w:r>
        <w:rPr>
          <w:rFonts w:ascii="Times New Roman" w:eastAsia="SimSun" w:hAnsi="Times New Roman"/>
          <w:b w:val="0"/>
          <w:noProof/>
          <w:snapToGrid/>
          <w:color w:val="auto"/>
          <w:kern w:val="2"/>
          <w:sz w:val="24"/>
          <w:szCs w:val="24"/>
          <w:lang w:eastAsia="en-US" w:bidi="ar-SA"/>
        </w:rPr>
        <w:drawing>
          <wp:inline distT="0" distB="0" distL="0" distR="0" wp14:anchorId="6D4FA9DE" wp14:editId="7D69AEED">
            <wp:extent cx="5274310" cy="167513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HSI.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75130"/>
                    </a:xfrm>
                    <a:prstGeom prst="rect">
                      <a:avLst/>
                    </a:prstGeom>
                  </pic:spPr>
                </pic:pic>
              </a:graphicData>
            </a:graphic>
          </wp:inline>
        </w:drawing>
      </w:r>
    </w:p>
    <w:p w14:paraId="06902EF8" w14:textId="07526B5C" w:rsidR="008B7A91" w:rsidRPr="00135CC7" w:rsidRDefault="008B7A91" w:rsidP="008B7A91">
      <w:pPr>
        <w:pStyle w:val="MDPI21heading1"/>
        <w:spacing w:before="0" w:after="0"/>
        <w:jc w:val="both"/>
        <w:rPr>
          <w:rFonts w:ascii="Times New Roman" w:eastAsia="SimSun" w:hAnsi="Times New Roman"/>
          <w:b w:val="0"/>
          <w:snapToGrid/>
          <w:color w:val="auto"/>
          <w:kern w:val="2"/>
          <w:sz w:val="21"/>
          <w:szCs w:val="21"/>
          <w:lang w:eastAsia="zh-CN" w:bidi="ar-SA"/>
        </w:rPr>
      </w:pPr>
      <w:r w:rsidRPr="00135CC7">
        <w:rPr>
          <w:rFonts w:ascii="Times New Roman" w:eastAsia="SimSun" w:hAnsi="Times New Roman"/>
          <w:snapToGrid/>
          <w:color w:val="auto"/>
          <w:kern w:val="2"/>
          <w:sz w:val="21"/>
          <w:szCs w:val="21"/>
          <w:lang w:eastAsia="zh-CN" w:bidi="ar-SA"/>
        </w:rPr>
        <w:t>Fig. 3.</w:t>
      </w:r>
      <w:r w:rsidRPr="00135CC7">
        <w:rPr>
          <w:rFonts w:ascii="Times New Roman" w:eastAsia="SimSun" w:hAnsi="Times New Roman"/>
          <w:b w:val="0"/>
          <w:snapToGrid/>
          <w:color w:val="auto"/>
          <w:kern w:val="2"/>
          <w:sz w:val="21"/>
          <w:szCs w:val="21"/>
          <w:lang w:eastAsia="zh-CN" w:bidi="ar-SA"/>
        </w:rPr>
        <w:t xml:space="preserve"> An illustration of the GAN-based hyperspectral imagery (HSI) classification approach </w:t>
      </w:r>
      <w:r w:rsidR="00B40EE1" w:rsidRPr="00135CC7">
        <w:rPr>
          <w:rFonts w:ascii="Times New Roman" w:eastAsia="SimSun" w:hAnsi="Times New Roman"/>
          <w:b w:val="0"/>
          <w:snapToGrid/>
          <w:color w:val="auto"/>
          <w:kern w:val="2"/>
          <w:sz w:val="21"/>
          <w:szCs w:val="21"/>
          <w:lang w:eastAsia="zh-CN" w:bidi="ar-SA"/>
        </w:rPr>
        <w:fldChar w:fldCharType="begin"/>
      </w:r>
      <w:r w:rsidRPr="00135CC7">
        <w:rPr>
          <w:rFonts w:ascii="Times New Roman" w:eastAsia="SimSun" w:hAnsi="Times New Roman"/>
          <w:b w:val="0"/>
          <w:snapToGrid/>
          <w:color w:val="auto"/>
          <w:kern w:val="2"/>
          <w:sz w:val="21"/>
          <w:szCs w:val="21"/>
          <w:lang w:eastAsia="zh-CN" w:bidi="ar-SA"/>
        </w:rPr>
        <w:instrText xml:space="preserve"> ADDIN EN.CITE &lt;EndNote&gt;&lt;Cite&gt;&lt;Author&gt;Lin&lt;/Author&gt;&lt;Year&gt;2018&lt;/Year&gt;&lt;RecNum&gt;189&lt;/RecNum&gt;&lt;DisplayText&gt;(Lin et al., 2018c)&lt;/DisplayText&gt;&lt;record&gt;&lt;rec-number&gt;189&lt;/rec-number&gt;&lt;foreign-keys&gt;&lt;key app="EN" db-id="fspe090xm2sf0nef9aapp9tezvaxx5av9vr9" timestamp="1604388853"&gt;189&lt;/key&gt;&lt;/foreign-keys&gt;&lt;ref-type name="Journal Article"&gt;17&lt;/ref-type&gt;&lt;contributors&gt;&lt;authors&gt;&lt;author&gt;Lin, Zhu&lt;/author&gt;&lt;author&gt;Chen, Yushi&lt;/author&gt;&lt;author&gt;Ghamisi, Pedram&lt;/author&gt;&lt;author&gt;Benediktsson, Jon&lt;/author&gt;&lt;/authors&gt;&lt;/contributors&gt;&lt;titles&gt;&lt;title&gt;Generative Adversarial Networks for Hyperspectral Image Classification&lt;/title&gt;&lt;secondary-title&gt;IEEE Transactions on Geoscience and Remote Sensing&lt;/secondary-title&gt;&lt;/titles&gt;&lt;periodical&gt;&lt;full-title&gt;IEEE Transactions on Geoscience and Remote Sensing&lt;/full-title&gt;&lt;/periodical&gt;&lt;volume&gt;PP&lt;/volume&gt;&lt;dates&gt;&lt;year&gt;2018&lt;/year&gt;&lt;pub-dates&gt;&lt;date&gt;02/14&lt;/date&gt;&lt;/pub-dates&gt;&lt;/dates&gt;&lt;urls&gt;&lt;/urls&gt;&lt;electronic-resource-num&gt;10.1109/TGRS.2018.2805286&lt;/electronic-resource-num&gt;&lt;/record&gt;&lt;/Cite&gt;&lt;/EndNote&gt;</w:instrText>
      </w:r>
      <w:r w:rsidR="00B40EE1" w:rsidRPr="00135CC7">
        <w:rPr>
          <w:rFonts w:ascii="Times New Roman" w:eastAsia="SimSun" w:hAnsi="Times New Roman"/>
          <w:b w:val="0"/>
          <w:snapToGrid/>
          <w:color w:val="auto"/>
          <w:kern w:val="2"/>
          <w:sz w:val="21"/>
          <w:szCs w:val="21"/>
          <w:lang w:eastAsia="zh-CN" w:bidi="ar-SA"/>
        </w:rPr>
        <w:fldChar w:fldCharType="separate"/>
      </w:r>
      <w:r w:rsidRPr="00135CC7">
        <w:rPr>
          <w:rFonts w:ascii="Times New Roman" w:eastAsia="SimSun" w:hAnsi="Times New Roman"/>
          <w:b w:val="0"/>
          <w:snapToGrid/>
          <w:color w:val="auto"/>
          <w:kern w:val="2"/>
          <w:sz w:val="21"/>
          <w:szCs w:val="21"/>
          <w:lang w:eastAsia="zh-CN" w:bidi="ar-SA"/>
        </w:rPr>
        <w:t>(Lin et al., 2018c)</w:t>
      </w:r>
      <w:r w:rsidR="00B40EE1" w:rsidRPr="00135CC7">
        <w:rPr>
          <w:rFonts w:ascii="Times New Roman" w:eastAsia="SimSun" w:hAnsi="Times New Roman"/>
          <w:b w:val="0"/>
          <w:snapToGrid/>
          <w:color w:val="auto"/>
          <w:kern w:val="2"/>
          <w:sz w:val="21"/>
          <w:szCs w:val="21"/>
          <w:lang w:eastAsia="zh-CN" w:bidi="ar-SA"/>
        </w:rPr>
        <w:fldChar w:fldCharType="end"/>
      </w:r>
    </w:p>
    <w:p w14:paraId="6466937E" w14:textId="77777777" w:rsidR="008B7A91" w:rsidRPr="008F601D" w:rsidRDefault="008B7A91" w:rsidP="008B7A91">
      <w:pPr>
        <w:pStyle w:val="MDPI21heading1"/>
        <w:spacing w:before="0" w:after="0"/>
        <w:jc w:val="both"/>
        <w:rPr>
          <w:rFonts w:ascii="Times New Roman" w:eastAsia="SimSun" w:hAnsi="Times New Roman"/>
          <w:b w:val="0"/>
          <w:snapToGrid/>
          <w:color w:val="auto"/>
          <w:kern w:val="2"/>
          <w:sz w:val="24"/>
          <w:szCs w:val="24"/>
          <w:lang w:eastAsia="zh-CN" w:bidi="ar-SA"/>
        </w:rPr>
      </w:pPr>
    </w:p>
    <w:p w14:paraId="4E3539D7" w14:textId="25B9C329" w:rsidR="00A61D00" w:rsidRDefault="00A61D00" w:rsidP="00135CC7">
      <w:pPr>
        <w:pStyle w:val="MDPI21heading1"/>
        <w:spacing w:before="0" w:after="0"/>
        <w:ind w:firstLineChars="100" w:firstLine="240"/>
        <w:jc w:val="both"/>
        <w:rPr>
          <w:ins w:id="413" w:author="Windows User" w:date="2020-12-28T12:34:00Z"/>
          <w:rFonts w:ascii="Times New Roman" w:eastAsia="SimSun" w:hAnsi="Times New Roman"/>
          <w:b w:val="0"/>
          <w:snapToGrid/>
          <w:color w:val="auto"/>
          <w:kern w:val="2"/>
          <w:sz w:val="24"/>
          <w:szCs w:val="24"/>
          <w:lang w:eastAsia="zh-CN" w:bidi="ar-SA"/>
        </w:rPr>
      </w:pPr>
      <w:del w:id="414" w:author="Windows User" w:date="2020-12-28T12:14:00Z">
        <w:r w:rsidRPr="008F601D" w:rsidDel="00B42641">
          <w:rPr>
            <w:rFonts w:ascii="Times New Roman" w:eastAsia="SimSun" w:hAnsi="Times New Roman"/>
            <w:b w:val="0"/>
            <w:snapToGrid/>
            <w:color w:val="auto"/>
            <w:kern w:val="2"/>
            <w:sz w:val="24"/>
            <w:szCs w:val="24"/>
            <w:lang w:eastAsia="zh-CN" w:bidi="ar-SA"/>
          </w:rPr>
          <w:delText xml:space="preserve">GANs are considered an effective unsupervised technique to generate new image samples for training using the min-max strategy where one neural net successively generates fake samples from the original data. GANs can learn how to produce data from a dataset that is indistinguishable from the original data. From each source image, a style image from a subset of a choice of styles is selected and a tailored transformation of the original image is created. </w:delText>
        </w:r>
      </w:del>
      <w:ins w:id="415" w:author="Windows User" w:date="2020-12-28T12:14:00Z">
        <w:r w:rsidR="00B42641">
          <w:rPr>
            <w:rFonts w:ascii="Times New Roman" w:eastAsia="SimSun" w:hAnsi="Times New Roman"/>
            <w:b w:val="0"/>
            <w:snapToGrid/>
            <w:color w:val="auto"/>
            <w:kern w:val="2"/>
            <w:sz w:val="24"/>
            <w:szCs w:val="24"/>
            <w:lang w:eastAsia="zh-CN" w:bidi="ar-SA"/>
          </w:rPr>
          <w:t>In order to produce new image samples for training using the min-max strategy, GANs are con</w:t>
        </w:r>
      </w:ins>
      <w:ins w:id="416" w:author="Windows User" w:date="2020-12-28T12:15:00Z">
        <w:r w:rsidR="00B42641">
          <w:rPr>
            <w:rFonts w:ascii="Times New Roman" w:eastAsia="SimSun" w:hAnsi="Times New Roman"/>
            <w:b w:val="0"/>
            <w:snapToGrid/>
            <w:color w:val="auto"/>
            <w:kern w:val="2"/>
            <w:sz w:val="24"/>
            <w:szCs w:val="24"/>
            <w:lang w:eastAsia="zh-CN" w:bidi="ar-SA"/>
          </w:rPr>
          <w:t xml:space="preserve">sidered an efficient unsupervised technique where one neural net successively produces false samples from the original data. GANs can learn how to create data that is indistinguishable from the original data from a dataset. </w:t>
        </w:r>
      </w:ins>
      <w:ins w:id="417" w:author="Windows User" w:date="2020-12-28T12:16:00Z">
        <w:r w:rsidR="00B42641">
          <w:rPr>
            <w:rFonts w:ascii="Times New Roman" w:eastAsia="SimSun" w:hAnsi="Times New Roman"/>
            <w:b w:val="0"/>
            <w:snapToGrid/>
            <w:color w:val="auto"/>
            <w:kern w:val="2"/>
            <w:sz w:val="24"/>
            <w:szCs w:val="24"/>
            <w:lang w:eastAsia="zh-CN" w:bidi="ar-SA"/>
          </w:rPr>
          <w:t xml:space="preserve">A style image from a subset of choice of styles is chosen from each source image and a tailor-made transformation of the original image is generated. </w:t>
        </w:r>
      </w:ins>
      <w:proofErr w:type="spellStart"/>
      <w:r w:rsidRPr="008F601D">
        <w:rPr>
          <w:rFonts w:ascii="Times New Roman" w:eastAsia="SimSun" w:hAnsi="Times New Roman"/>
          <w:b w:val="0"/>
          <w:snapToGrid/>
          <w:color w:val="auto"/>
          <w:kern w:val="2"/>
          <w:sz w:val="24"/>
          <w:szCs w:val="24"/>
          <w:lang w:eastAsia="zh-CN" w:bidi="ar-SA"/>
        </w:rPr>
        <w:t>CycleGAN</w:t>
      </w:r>
      <w:proofErr w:type="spellEnd"/>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&lt;EndNote&gt;&lt;Cite&gt;&lt;Author&gt;Zhen-long&lt;/Author&gt;&lt;Year&gt;2019&lt;/Year&gt;&lt;RecNum&gt;190&lt;/RecNum&gt;&lt;DisplayText&gt;(Zhen-long et al., 2019)&lt;/DisplayText&gt;&lt;record&gt;&lt;rec-number&gt;190&lt;/rec-number&gt;&lt;foreign-keys&gt;&lt;key app="EN" db-id="fspe090xm2sf0nef9aapp9tezvaxx5av9vr9" timestamp="1604388853"&gt;190&lt;/key&gt;&lt;/foreign-keys&gt;&lt;ref-type name="Journal Article"&gt;17&lt;/ref-type&gt;&lt;contributors&gt;&lt;authors&gt;&lt;author&gt;Zhen-long, </w:instrText>
      </w:r>
      <w:r w:rsidRPr="008F601D">
        <w:rPr>
          <w:rFonts w:ascii="Times New Roman" w:eastAsia="SimSun" w:hAnsi="Times New Roman" w:hint="eastAsia"/>
          <w:b w:val="0"/>
          <w:snapToGrid/>
          <w:color w:val="auto"/>
          <w:kern w:val="2"/>
          <w:sz w:val="24"/>
          <w:szCs w:val="24"/>
          <w:lang w:eastAsia="zh-CN" w:bidi="ar-SA"/>
        </w:rPr>
        <w:instrText>杜振龙</w:instrText>
      </w:r>
      <w:r w:rsidRPr="008F601D">
        <w:rPr>
          <w:rFonts w:ascii="Times New Roman" w:eastAsia="SimSun" w:hAnsi="Times New Roman"/>
          <w:b w:val="0"/>
          <w:snapToGrid/>
          <w:color w:val="auto"/>
          <w:kern w:val="2"/>
          <w:sz w:val="24"/>
          <w:szCs w:val="24"/>
          <w:lang w:eastAsia="zh-CN" w:bidi="ar-SA"/>
        </w:rPr>
        <w:instrText xml:space="preserve">&lt;/author&gt;&lt;author&gt;Hai-yang, </w:instrText>
      </w:r>
      <w:r w:rsidRPr="008F601D">
        <w:rPr>
          <w:rFonts w:ascii="Times New Roman" w:eastAsia="SimSun" w:hAnsi="Times New Roman" w:hint="eastAsia"/>
          <w:b w:val="0"/>
          <w:snapToGrid/>
          <w:color w:val="auto"/>
          <w:kern w:val="2"/>
          <w:sz w:val="24"/>
          <w:szCs w:val="24"/>
          <w:lang w:eastAsia="zh-CN" w:bidi="ar-SA"/>
        </w:rPr>
        <w:instrText>沈海洋</w:instrText>
      </w:r>
      <w:r w:rsidRPr="008F601D">
        <w:rPr>
          <w:rFonts w:ascii="Times New Roman" w:eastAsia="SimSun" w:hAnsi="Times New Roman"/>
          <w:b w:val="0"/>
          <w:snapToGrid/>
          <w:color w:val="auto"/>
          <w:kern w:val="2"/>
          <w:sz w:val="24"/>
          <w:szCs w:val="24"/>
          <w:lang w:eastAsia="zh-CN" w:bidi="ar-SA"/>
        </w:rPr>
        <w:instrText xml:space="preserve">&lt;/author&gt;&lt;author&gt;Guo-mei, </w:instrText>
      </w:r>
      <w:r w:rsidRPr="008F601D">
        <w:rPr>
          <w:rFonts w:ascii="Times New Roman" w:eastAsia="SimSun" w:hAnsi="Times New Roman" w:hint="eastAsia"/>
          <w:b w:val="0"/>
          <w:snapToGrid/>
          <w:color w:val="auto"/>
          <w:kern w:val="2"/>
          <w:sz w:val="24"/>
          <w:szCs w:val="24"/>
          <w:lang w:eastAsia="zh-CN" w:bidi="ar-SA"/>
        </w:rPr>
        <w:instrText>宋国美</w:instrText>
      </w:r>
      <w:r w:rsidRPr="008F601D">
        <w:rPr>
          <w:rFonts w:ascii="Times New Roman" w:eastAsia="SimSun" w:hAnsi="Times New Roman"/>
          <w:b w:val="0"/>
          <w:snapToGrid/>
          <w:color w:val="auto"/>
          <w:kern w:val="2"/>
          <w:sz w:val="24"/>
          <w:szCs w:val="24"/>
          <w:lang w:eastAsia="zh-CN" w:bidi="ar-SA"/>
        </w:rPr>
        <w:instrText xml:space="preserve">&lt;/author&gt;&lt;author&gt;Xiao-li, </w:instrText>
      </w:r>
      <w:r w:rsidRPr="008F601D">
        <w:rPr>
          <w:rFonts w:ascii="Times New Roman" w:eastAsia="SimSun" w:hAnsi="Times New Roman" w:hint="eastAsia"/>
          <w:b w:val="0"/>
          <w:snapToGrid/>
          <w:color w:val="auto"/>
          <w:kern w:val="2"/>
          <w:sz w:val="24"/>
          <w:szCs w:val="24"/>
          <w:lang w:eastAsia="zh-CN" w:bidi="ar-SA"/>
        </w:rPr>
        <w:instrText>李晓丽</w:instrText>
      </w:r>
      <w:r w:rsidRPr="008F601D">
        <w:rPr>
          <w:rFonts w:ascii="Times New Roman" w:eastAsia="SimSun" w:hAnsi="Times New Roman"/>
          <w:b w:val="0"/>
          <w:snapToGrid/>
          <w:color w:val="auto"/>
          <w:kern w:val="2"/>
          <w:sz w:val="24"/>
          <w:szCs w:val="24"/>
          <w:lang w:eastAsia="zh-CN" w:bidi="ar-SA"/>
        </w:rPr>
        <w:instrText>&lt;/author&gt;&lt;/authors&gt;&lt;/contributors&gt;&lt;titles&gt;&lt;title&gt;Image style transfer based on improved CycleGAN&lt;/title&gt;&lt;secondary-title&gt;Optics and Precision Engineering&lt;/secondary-title&gt;&lt;/titles&gt;&lt;periodical&gt;&lt;full-title&gt;Optics and Precision Engineering&lt;/full-title&gt;&lt;/periodical&gt;&lt;pages&gt;1836-1844&lt;/pages&gt;&lt;volume&gt;27&lt;/volume&gt;&lt;dates&gt;&lt;year&gt;2019&lt;/year&gt;&lt;pub-dates&gt;&lt;date&gt;01/01&lt;/date&gt;&lt;/pub-dates&gt;&lt;/dates&gt;&lt;urls&gt;&lt;/urls&gt;&lt;electronic-resource-num&gt;10.3788/OPE.20192708.1836&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(Zhen-long et al.,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has been used for style transfer such as transferring images in one setting to another setting. GANs, for example, can be used to train a car in a night scene or a rainy scene using only data collected on these scenarios. These networks have been reported to work well even with limited datasets and have shown extremely good functionality in increasing image resolution of input images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&lt;EndNote&gt;&lt;Cite&gt;&lt;Author&gt;Marchesi&lt;/Author&gt;&lt;Year&gt;May 2017&lt;/Year&gt;&lt;RecNum&gt;116&lt;/RecNum&gt;&lt;DisplayText&gt;(Marchesi, May 2017)&lt;/DisplayText&gt;&lt;record&gt;&lt;rec-number&gt;116&lt;/rec-number&gt;&lt;foreign-keys&gt;&lt;key app="EN" db-id="fspe090xm2sf0nef9aapp9tezvaxx5av9vr9" timestamp="1604388853"&gt;116&lt;/key&gt;&lt;/foreign-keys&gt;&lt;ref-type name="Journal Article"&gt;17&lt;/ref-type&gt;&lt;contributors&gt;&lt;authors&gt;&lt;author&gt;Marco Marchesi&lt;/author&gt;&lt;/authors&gt;&lt;/contributors&gt;&lt;titles&gt;&lt;title&gt;Megapixel Size Image Creation using Generative Adversarial Networks&lt;/title&gt;&lt;secondary-title&gt;arXiv:1706.00082&lt;/secondary-title&gt;&lt;/titles&gt;&lt;periodical&gt;&lt;full-title&gt;arXiv:1706.00082&lt;/full-title&gt;&lt;/periodical&gt;&lt;volume&gt;1&lt;/volume&gt;&lt;dates&gt;&lt;year&gt;May 2017&lt;/year&gt;&lt;/dates&gt;&lt;urls&gt;&lt;/urls&gt;&lt;/record&gt;&lt;/Cite&gt;&lt;/EndNote&gt;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(Marchesi, May 2017)</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w:t>
      </w:r>
      <w:r w:rsidR="008B7A91"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GANs have been used in various prior RS studies. Yun et al.</w:t>
      </w:r>
      <w:ins w:id="418" w:author="Windows User" w:date="2020-12-28T12:32:00Z">
        <w:r w:rsidR="00FC7D7D">
          <w:rPr>
            <w:rFonts w:ascii="Times New Roman" w:eastAsia="SimSun" w:hAnsi="Times New Roman"/>
            <w:b w:val="0"/>
            <w:snapToGrid/>
            <w:color w:val="auto"/>
            <w:kern w:val="2"/>
            <w:sz w:val="24"/>
            <w:szCs w:val="24"/>
            <w:lang w:eastAsia="zh-CN" w:bidi="ar-SA"/>
          </w:rPr>
          <w:t xml:space="preserve"> (2019)</w:t>
        </w:r>
      </w:ins>
      <w:r w:rsidRPr="008F601D">
        <w:rPr>
          <w:rFonts w:ascii="Times New Roman" w:eastAsia="SimSun" w:hAnsi="Times New Roman"/>
          <w:b w:val="0"/>
          <w:snapToGrid/>
          <w:color w:val="auto"/>
          <w:kern w:val="2"/>
          <w:sz w:val="24"/>
          <w:szCs w:val="24"/>
          <w:lang w:eastAsia="zh-CN" w:bidi="ar-SA"/>
        </w:rPr>
        <w:t xml:space="preserve"> trained cycle consistent adversarial networks (</w:t>
      </w:r>
      <w:proofErr w:type="spellStart"/>
      <w:r w:rsidRPr="008F601D">
        <w:rPr>
          <w:rFonts w:ascii="Times New Roman" w:eastAsia="SimSun" w:hAnsi="Times New Roman"/>
          <w:b w:val="0"/>
          <w:snapToGrid/>
          <w:color w:val="auto"/>
          <w:kern w:val="2"/>
          <w:sz w:val="24"/>
          <w:szCs w:val="24"/>
          <w:lang w:eastAsia="zh-CN" w:bidi="ar-SA"/>
        </w:rPr>
        <w:t>CycleGAN</w:t>
      </w:r>
      <w:proofErr w:type="spellEnd"/>
      <w:r w:rsidRPr="008F601D">
        <w:rPr>
          <w:rFonts w:ascii="Times New Roman" w:eastAsia="SimSun" w:hAnsi="Times New Roman"/>
          <w:b w:val="0"/>
          <w:snapToGrid/>
          <w:color w:val="auto"/>
          <w:kern w:val="2"/>
          <w:sz w:val="24"/>
          <w:szCs w:val="24"/>
          <w:lang w:eastAsia="zh-CN" w:bidi="ar-SA"/>
        </w:rPr>
        <w:t xml:space="preserve">) to convert visible images to generate synthetic </w:t>
      </w:r>
      <w:proofErr w:type="spellStart"/>
      <w:r w:rsidRPr="008F601D">
        <w:rPr>
          <w:rFonts w:ascii="Times New Roman" w:eastAsia="SimSun" w:hAnsi="Times New Roman"/>
          <w:b w:val="0"/>
          <w:snapToGrid/>
          <w:color w:val="auto"/>
          <w:kern w:val="2"/>
          <w:sz w:val="24"/>
          <w:szCs w:val="24"/>
          <w:lang w:eastAsia="zh-CN" w:bidi="ar-SA"/>
        </w:rPr>
        <w:t>InfraRed</w:t>
      </w:r>
      <w:proofErr w:type="spellEnd"/>
      <w:r w:rsidRPr="008F601D">
        <w:rPr>
          <w:rFonts w:ascii="Times New Roman" w:eastAsia="SimSun" w:hAnsi="Times New Roman"/>
          <w:b w:val="0"/>
          <w:snapToGrid/>
          <w:color w:val="auto"/>
          <w:kern w:val="2"/>
          <w:sz w:val="24"/>
          <w:szCs w:val="24"/>
          <w:lang w:eastAsia="zh-CN" w:bidi="ar-SA"/>
        </w:rPr>
        <w:t xml:space="preserve"> images for training their network</w:t>
      </w:r>
      <w:ins w:id="419" w:author="Windows User" w:date="2020-12-28T12:33:00Z">
        <w:r w:rsidR="00FC7D7D">
          <w:rPr>
            <w:rFonts w:ascii="Times New Roman" w:eastAsia="SimSun" w:hAnsi="Times New Roman"/>
            <w:b w:val="0"/>
            <w:snapToGrid/>
            <w:color w:val="auto"/>
            <w:kern w:val="2"/>
            <w:sz w:val="24"/>
            <w:szCs w:val="24"/>
            <w:lang w:eastAsia="zh-CN" w:bidi="ar-SA"/>
          </w:rPr>
          <w:t>.</w:t>
        </w:r>
      </w:ins>
      <w:del w:id="420" w:author="Windows User" w:date="2020-12-28T12:32:00Z">
        <w:r w:rsidRPr="008F601D" w:rsidDel="00FC7D7D">
          <w:rPr>
            <w:rFonts w:ascii="Times New Roman" w:eastAsia="SimSun" w:hAnsi="Times New Roman"/>
            <w:b w:val="0"/>
            <w:snapToGrid/>
            <w:color w:val="auto"/>
            <w:kern w:val="2"/>
            <w:sz w:val="24"/>
            <w:szCs w:val="24"/>
            <w:lang w:eastAsia="zh-CN" w:bidi="ar-SA"/>
          </w:rPr>
          <w:delText xml:space="preserve"> </w:delText>
        </w:r>
        <w:r w:rsidR="00B40EE1" w:rsidRPr="008F601D" w:rsidDel="00FC7D7D">
          <w:rPr>
            <w:rFonts w:ascii="Times New Roman" w:eastAsia="SimSun" w:hAnsi="Times New Roman"/>
            <w:b w:val="0"/>
            <w:snapToGrid/>
            <w:color w:val="auto"/>
            <w:kern w:val="2"/>
            <w:sz w:val="24"/>
            <w:szCs w:val="24"/>
            <w:lang w:eastAsia="zh-CN" w:bidi="ar-SA"/>
          </w:rPr>
          <w:fldChar w:fldCharType="begin"/>
        </w:r>
        <w:r w:rsidRPr="008F601D" w:rsidDel="00FC7D7D">
          <w:rPr>
            <w:rFonts w:ascii="Times New Roman" w:eastAsia="SimSun" w:hAnsi="Times New Roman"/>
            <w:b w:val="0"/>
            <w:snapToGrid/>
            <w:color w:val="auto"/>
            <w:kern w:val="2"/>
            <w:sz w:val="24"/>
            <w:szCs w:val="24"/>
            <w:lang w:eastAsia="zh-CN" w:bidi="ar-SA"/>
          </w:rPr>
          <w:delInstrText xml:space="preserve"> ADDIN EN.CITE &lt;EndNote&gt;&lt;Cite&gt;&lt;Author&gt;Yun&lt;/Author&gt;&lt;Year&gt;2019&lt;/Year&gt;&lt;RecNum&gt;229&lt;/RecNum&gt;&lt;DisplayText&gt;(Yun et al., 2019)&lt;/DisplayText&gt;&lt;record&gt;&lt;rec-number&gt;229&lt;/rec-number&gt;&lt;foreign-keys&gt;&lt;key app="EN" db-id="fspe090xm2sf0nef9aapp9tezvaxx5av9vr9" timestamp="1604388853"&gt;229&lt;/key&gt;&lt;/foreign-keys&gt;&lt;ref-type name="Book"&gt;6&lt;/ref-type&gt;&lt;contributors&gt;&lt;authors&gt;&lt;author&gt;Yun, Kyongsik&lt;/author&gt;&lt;author&gt;Yu, Kevin&lt;/author&gt;&lt;author&gt;Osborne, Joseph&lt;/author&gt;&lt;author&gt;Eldin, Sarah&lt;/author&gt;&lt;author&gt;Huyen, Alexander&lt;/author&gt;&lt;author&gt;Lu, Thomas&lt;/author&gt;&lt;/authors&gt;&lt;/contributors&gt;&lt;titles&gt;&lt;title&gt;Improved visible to IR image transformation using synthetic data augmentation with cycle-consistent adversarial networks&lt;/title&gt;&lt;/titles&gt;&lt;dates&gt;&lt;year&gt;2019&lt;/year&gt;&lt;/dates&gt;&lt;urls&gt;&lt;/urls&gt;&lt;/record&gt;&lt;/Cite&gt;&lt;/EndNote&gt;</w:delInstrText>
        </w:r>
        <w:r w:rsidR="00B40EE1" w:rsidRPr="008F601D" w:rsidDel="00FC7D7D">
          <w:rPr>
            <w:rFonts w:ascii="Times New Roman" w:eastAsia="SimSun" w:hAnsi="Times New Roman"/>
            <w:b w:val="0"/>
            <w:snapToGrid/>
            <w:color w:val="auto"/>
            <w:kern w:val="2"/>
            <w:sz w:val="24"/>
            <w:szCs w:val="24"/>
            <w:lang w:eastAsia="zh-CN" w:bidi="ar-SA"/>
          </w:rPr>
          <w:fldChar w:fldCharType="separate"/>
        </w:r>
        <w:r w:rsidRPr="008F601D" w:rsidDel="00FC7D7D">
          <w:rPr>
            <w:rFonts w:ascii="Times New Roman" w:eastAsia="SimSun" w:hAnsi="Times New Roman"/>
            <w:b w:val="0"/>
            <w:snapToGrid/>
            <w:color w:val="auto"/>
            <w:kern w:val="2"/>
            <w:sz w:val="24"/>
            <w:szCs w:val="24"/>
            <w:lang w:eastAsia="zh-CN" w:bidi="ar-SA"/>
          </w:rPr>
          <w:delText>(Yun et al., 2019)</w:delText>
        </w:r>
        <w:r w:rsidR="00B40EE1" w:rsidRPr="008F601D" w:rsidDel="00FC7D7D">
          <w:rPr>
            <w:rFonts w:ascii="Times New Roman" w:eastAsia="SimSun" w:hAnsi="Times New Roman"/>
            <w:b w:val="0"/>
            <w:snapToGrid/>
            <w:color w:val="auto"/>
            <w:kern w:val="2"/>
            <w:sz w:val="24"/>
            <w:szCs w:val="24"/>
            <w:lang w:eastAsia="zh-CN" w:bidi="ar-SA"/>
          </w:rPr>
          <w:fldChar w:fldCharType="end"/>
        </w:r>
        <w:r w:rsidRPr="008F601D" w:rsidDel="00FC7D7D">
          <w:rPr>
            <w:rFonts w:ascii="Times New Roman" w:eastAsia="SimSun" w:hAnsi="Times New Roman"/>
            <w:b w:val="0"/>
            <w:snapToGrid/>
            <w:color w:val="auto"/>
            <w:kern w:val="2"/>
            <w:sz w:val="24"/>
            <w:szCs w:val="24"/>
            <w:lang w:eastAsia="zh-CN" w:bidi="ar-SA"/>
          </w:rPr>
          <w:delText>.</w:delText>
        </w:r>
      </w:del>
      <w:r w:rsidRPr="008F601D">
        <w:rPr>
          <w:rFonts w:ascii="Times New Roman" w:eastAsia="SimSun" w:hAnsi="Times New Roman"/>
          <w:b w:val="0"/>
          <w:snapToGrid/>
          <w:color w:val="auto"/>
          <w:kern w:val="2"/>
          <w:sz w:val="24"/>
          <w:szCs w:val="24"/>
          <w:lang w:eastAsia="zh-CN" w:bidi="ar-SA"/>
        </w:rPr>
        <w:t xml:space="preserve"> </w:t>
      </w:r>
      <w:ins w:id="421" w:author="Windows User" w:date="2020-12-28T12:33:00Z">
        <w:r w:rsidR="00FC7D7D">
          <w:rPr>
            <w:rFonts w:ascii="Times New Roman" w:eastAsia="SimSun" w:hAnsi="Times New Roman"/>
            <w:b w:val="0"/>
            <w:snapToGrid/>
            <w:color w:val="auto"/>
            <w:kern w:val="2"/>
            <w:sz w:val="24"/>
            <w:szCs w:val="24"/>
            <w:lang w:eastAsia="zh-CN" w:bidi="ar-SA"/>
          </w:rPr>
          <w:t>Similarly</w:t>
        </w:r>
      </w:ins>
      <w:del w:id="422" w:author="Windows User" w:date="2020-12-28T12:33:00Z">
        <w:r w:rsidRPr="008F601D" w:rsidDel="00FC7D7D">
          <w:rPr>
            <w:rFonts w:ascii="Times New Roman" w:eastAsia="SimSun" w:hAnsi="Times New Roman"/>
            <w:b w:val="0"/>
            <w:snapToGrid/>
            <w:color w:val="auto"/>
            <w:kern w:val="2"/>
            <w:sz w:val="24"/>
            <w:szCs w:val="24"/>
            <w:lang w:eastAsia="zh-CN" w:bidi="ar-SA"/>
          </w:rPr>
          <w:delText>Equally</w:delText>
        </w:r>
      </w:del>
      <w:r w:rsidRPr="008F601D">
        <w:rPr>
          <w:rFonts w:ascii="Times New Roman" w:eastAsia="SimSun" w:hAnsi="Times New Roman"/>
          <w:b w:val="0"/>
          <w:snapToGrid/>
          <w:color w:val="auto"/>
          <w:kern w:val="2"/>
          <w:sz w:val="24"/>
          <w:szCs w:val="24"/>
          <w:lang w:eastAsia="zh-CN" w:bidi="ar-SA"/>
        </w:rPr>
        <w:t xml:space="preserve">, </w:t>
      </w:r>
      <w:proofErr w:type="spellStart"/>
      <w:r w:rsidRPr="008F601D">
        <w:rPr>
          <w:rFonts w:ascii="Times New Roman" w:eastAsia="SimSun" w:hAnsi="Times New Roman"/>
          <w:b w:val="0"/>
          <w:snapToGrid/>
          <w:color w:val="auto"/>
          <w:kern w:val="2"/>
          <w:sz w:val="24"/>
          <w:szCs w:val="24"/>
          <w:lang w:eastAsia="zh-CN" w:bidi="ar-SA"/>
        </w:rPr>
        <w:t>Benjdira</w:t>
      </w:r>
      <w:proofErr w:type="spellEnd"/>
      <w:r w:rsidRPr="008F601D">
        <w:rPr>
          <w:rFonts w:ascii="Times New Roman" w:eastAsia="SimSun" w:hAnsi="Times New Roman"/>
          <w:b w:val="0"/>
          <w:snapToGrid/>
          <w:color w:val="auto"/>
          <w:kern w:val="2"/>
          <w:sz w:val="24"/>
          <w:szCs w:val="24"/>
          <w:lang w:eastAsia="zh-CN" w:bidi="ar-SA"/>
        </w:rPr>
        <w:t xml:space="preserve"> </w:t>
      </w:r>
      <w:r w:rsidRPr="00FC7D7D">
        <w:rPr>
          <w:rFonts w:ascii="Times New Roman" w:eastAsia="SimSun" w:hAnsi="Times New Roman"/>
          <w:b w:val="0"/>
          <w:i/>
          <w:snapToGrid/>
          <w:color w:val="auto"/>
          <w:kern w:val="2"/>
          <w:sz w:val="24"/>
          <w:szCs w:val="24"/>
          <w:lang w:eastAsia="zh-CN" w:bidi="ar-SA"/>
          <w:rPrChange w:id="423" w:author="Windows User" w:date="2020-12-28T12:33:00Z">
            <w:rPr>
              <w:rFonts w:ascii="Times New Roman" w:eastAsia="SimSun" w:hAnsi="Times New Roman"/>
              <w:b w:val="0"/>
              <w:snapToGrid/>
              <w:color w:val="auto"/>
              <w:kern w:val="2"/>
              <w:sz w:val="24"/>
              <w:szCs w:val="24"/>
              <w:lang w:eastAsia="zh-CN" w:bidi="ar-SA"/>
            </w:rPr>
          </w:rPrChange>
        </w:rPr>
        <w:t>et al.</w:t>
      </w:r>
      <w:ins w:id="424" w:author="Windows User" w:date="2020-12-28T12:33:00Z">
        <w:r w:rsidR="00FC7D7D" w:rsidRPr="00FC7D7D">
          <w:rPr>
            <w:rFonts w:ascii="Times New Roman" w:eastAsia="SimSun" w:hAnsi="Times New Roman"/>
            <w:b w:val="0"/>
            <w:i/>
            <w:snapToGrid/>
            <w:color w:val="auto"/>
            <w:kern w:val="2"/>
            <w:sz w:val="24"/>
            <w:szCs w:val="24"/>
            <w:lang w:eastAsia="zh-CN" w:bidi="ar-SA"/>
            <w:rPrChange w:id="425" w:author="Windows User" w:date="2020-12-28T12:33:00Z">
              <w:rPr>
                <w:rFonts w:ascii="Times New Roman" w:eastAsia="SimSun" w:hAnsi="Times New Roman"/>
                <w:b w:val="0"/>
                <w:snapToGrid/>
                <w:color w:val="auto"/>
                <w:kern w:val="2"/>
                <w:sz w:val="24"/>
                <w:szCs w:val="24"/>
                <w:lang w:eastAsia="zh-CN" w:bidi="ar-SA"/>
              </w:rPr>
            </w:rPrChange>
          </w:rPr>
          <w:t>,</w:t>
        </w:r>
        <w:r w:rsidR="00FC7D7D">
          <w:rPr>
            <w:rFonts w:ascii="Times New Roman" w:eastAsia="SimSun" w:hAnsi="Times New Roman"/>
            <w:b w:val="0"/>
            <w:snapToGrid/>
            <w:color w:val="auto"/>
            <w:kern w:val="2"/>
            <w:sz w:val="24"/>
            <w:szCs w:val="24"/>
            <w:lang w:eastAsia="zh-CN" w:bidi="ar-SA"/>
          </w:rPr>
          <w:t xml:space="preserve"> (2019)</w:t>
        </w:r>
      </w:ins>
      <w:r w:rsidRPr="008F601D">
        <w:rPr>
          <w:rFonts w:ascii="Times New Roman" w:eastAsia="SimSun" w:hAnsi="Times New Roman"/>
          <w:b w:val="0"/>
          <w:snapToGrid/>
          <w:color w:val="auto"/>
          <w:kern w:val="2"/>
          <w:sz w:val="24"/>
          <w:szCs w:val="24"/>
          <w:lang w:eastAsia="zh-CN" w:bidi="ar-SA"/>
        </w:rPr>
        <w:t xml:space="preserve"> used the output of </w:t>
      </w:r>
      <w:proofErr w:type="spellStart"/>
      <w:r w:rsidRPr="008F601D">
        <w:rPr>
          <w:rFonts w:ascii="Times New Roman" w:eastAsia="SimSun" w:hAnsi="Times New Roman"/>
          <w:b w:val="0"/>
          <w:snapToGrid/>
          <w:color w:val="auto"/>
          <w:kern w:val="2"/>
          <w:sz w:val="24"/>
          <w:szCs w:val="24"/>
          <w:lang w:eastAsia="zh-CN" w:bidi="ar-SA"/>
        </w:rPr>
        <w:t>CycleGANs</w:t>
      </w:r>
      <w:proofErr w:type="spellEnd"/>
      <w:r w:rsidRPr="008F601D">
        <w:rPr>
          <w:rFonts w:ascii="Times New Roman" w:eastAsia="SimSun" w:hAnsi="Times New Roman"/>
          <w:b w:val="0"/>
          <w:snapToGrid/>
          <w:color w:val="auto"/>
          <w:kern w:val="2"/>
          <w:sz w:val="24"/>
          <w:szCs w:val="24"/>
          <w:lang w:eastAsia="zh-CN" w:bidi="ar-SA"/>
        </w:rPr>
        <w:t xml:space="preserve"> between the visible band and infrared data to significantly increase the segmentation accuracy of RS datasets</w:t>
      </w:r>
      <w:del w:id="426" w:author="Windows User" w:date="2020-12-28T12:33:00Z">
        <w:r w:rsidRPr="008F601D" w:rsidDel="00FC7D7D">
          <w:rPr>
            <w:rFonts w:ascii="Times New Roman" w:eastAsia="SimSun" w:hAnsi="Times New Roman"/>
            <w:b w:val="0"/>
            <w:snapToGrid/>
            <w:color w:val="auto"/>
            <w:kern w:val="2"/>
            <w:sz w:val="24"/>
            <w:szCs w:val="24"/>
            <w:lang w:eastAsia="zh-CN" w:bidi="ar-SA"/>
          </w:rPr>
          <w:delText xml:space="preserve"> </w:delText>
        </w:r>
        <w:r w:rsidR="00B40EE1" w:rsidRPr="008F601D" w:rsidDel="00FC7D7D">
          <w:rPr>
            <w:rFonts w:ascii="Times New Roman" w:eastAsia="SimSun" w:hAnsi="Times New Roman"/>
            <w:b w:val="0"/>
            <w:snapToGrid/>
            <w:color w:val="auto"/>
            <w:kern w:val="2"/>
            <w:sz w:val="24"/>
            <w:szCs w:val="24"/>
            <w:lang w:eastAsia="zh-CN" w:bidi="ar-SA"/>
          </w:rPr>
          <w:fldChar w:fldCharType="begin"/>
        </w:r>
        <w:r w:rsidR="00B16786" w:rsidRPr="008F601D" w:rsidDel="00FC7D7D">
          <w:rPr>
            <w:rFonts w:ascii="Times New Roman" w:eastAsia="SimSun" w:hAnsi="Times New Roman"/>
            <w:b w:val="0"/>
            <w:snapToGrid/>
            <w:color w:val="auto"/>
            <w:kern w:val="2"/>
            <w:sz w:val="24"/>
            <w:szCs w:val="24"/>
            <w:lang w:eastAsia="zh-CN" w:bidi="ar-SA"/>
          </w:rPr>
          <w:delInstrText xml:space="preserve"> ADDIN EN.CITE &lt;EndNote&gt;&lt;Cite&gt;&lt;Author&gt;Benjdira&lt;/Author&gt;&lt;Year&gt;2019&lt;/Year&gt;&lt;RecNum&gt;240&lt;/RecNum&gt;&lt;DisplayText&gt;(Benjdira et al., 2019)&lt;/DisplayText&gt;&lt;record&gt;&lt;rec-number&gt;240&lt;/rec-number&gt;&lt;foreign-keys&gt;&lt;key app="EN" db-id="9tzztt9fztrewoefrsoxzf5nddss0awxvzs0" timestamp="1592898331"&gt;240&lt;/key&gt;&lt;/foreign-keys&gt;&lt;ref-type name="Journal Article"&gt;17&lt;/ref-type&gt;&lt;contributors&gt;&lt;authors&gt;&lt;author&gt;Benjdira, B.&lt;/author&gt;&lt;author&gt;Bazi, Y.&lt;/author&gt;&lt;author&gt;Koubaa, A.&lt;/author&gt;&lt;author&gt;Ouni, K.&lt;/author&gt;&lt;/authors&gt;&lt;/contributors&gt;&lt;titles&gt;&lt;title&gt;Unsupervised Domain Adaptation Using Generative Adversarial Networks for Semantic Segmentation of Aerial Images&lt;/title&gt;&lt;secondary-title&gt;Remote Sens.&lt;/secondary-title&gt;&lt;/titles&gt;&lt;periodical&gt;&lt;full-title&gt;Remote Sens.&lt;/full-title&gt;&lt;/periodical&gt;&lt;volume&gt;11&lt;/volume&gt;&lt;number&gt;1369&lt;/number&gt;&lt;dates&gt;&lt;year&gt;2019&lt;/year&gt;&lt;/dates&gt;&lt;urls&gt;&lt;/urls&gt;&lt;/record&gt;&lt;/Cite&gt;&lt;/EndNote&gt;</w:delInstrText>
        </w:r>
        <w:r w:rsidR="00B40EE1" w:rsidRPr="008F601D" w:rsidDel="00FC7D7D">
          <w:rPr>
            <w:rFonts w:ascii="Times New Roman" w:eastAsia="SimSun" w:hAnsi="Times New Roman"/>
            <w:b w:val="0"/>
            <w:snapToGrid/>
            <w:color w:val="auto"/>
            <w:kern w:val="2"/>
            <w:sz w:val="24"/>
            <w:szCs w:val="24"/>
            <w:lang w:eastAsia="zh-CN" w:bidi="ar-SA"/>
          </w:rPr>
          <w:fldChar w:fldCharType="separate"/>
        </w:r>
        <w:r w:rsidRPr="008F601D" w:rsidDel="00FC7D7D">
          <w:rPr>
            <w:rFonts w:ascii="Times New Roman" w:eastAsia="SimSun" w:hAnsi="Times New Roman"/>
            <w:b w:val="0"/>
            <w:noProof/>
            <w:snapToGrid/>
            <w:color w:val="auto"/>
            <w:kern w:val="2"/>
            <w:sz w:val="24"/>
            <w:szCs w:val="24"/>
            <w:lang w:eastAsia="zh-CN" w:bidi="ar-SA"/>
          </w:rPr>
          <w:delText>(Benjdira et al., 2019)</w:delText>
        </w:r>
        <w:r w:rsidR="00B40EE1" w:rsidRPr="008F601D" w:rsidDel="00FC7D7D">
          <w:rPr>
            <w:rFonts w:ascii="Times New Roman" w:eastAsia="SimSun" w:hAnsi="Times New Roman"/>
            <w:b w:val="0"/>
            <w:snapToGrid/>
            <w:color w:val="auto"/>
            <w:kern w:val="2"/>
            <w:sz w:val="24"/>
            <w:szCs w:val="24"/>
            <w:lang w:eastAsia="zh-CN" w:bidi="ar-SA"/>
          </w:rPr>
          <w:fldChar w:fldCharType="end"/>
        </w:r>
      </w:del>
      <w:r w:rsidRPr="008F601D">
        <w:rPr>
          <w:rFonts w:ascii="Times New Roman" w:eastAsia="SimSun" w:hAnsi="Times New Roman"/>
          <w:b w:val="0"/>
          <w:snapToGrid/>
          <w:color w:val="auto"/>
          <w:kern w:val="2"/>
          <w:sz w:val="24"/>
          <w:szCs w:val="24"/>
          <w:lang w:eastAsia="zh-CN" w:bidi="ar-SA"/>
        </w:rPr>
        <w:t xml:space="preserve">, while </w:t>
      </w:r>
      <w:proofErr w:type="spellStart"/>
      <w:r w:rsidRPr="008F601D">
        <w:rPr>
          <w:rFonts w:ascii="Times New Roman" w:eastAsia="SimSun" w:hAnsi="Times New Roman"/>
          <w:b w:val="0"/>
          <w:snapToGrid/>
          <w:color w:val="auto"/>
          <w:kern w:val="2"/>
          <w:sz w:val="24"/>
          <w:szCs w:val="24"/>
          <w:lang w:eastAsia="zh-CN" w:bidi="ar-SA"/>
        </w:rPr>
        <w:t>Seo</w:t>
      </w:r>
      <w:proofErr w:type="spellEnd"/>
      <w:r w:rsidRPr="008F601D">
        <w:rPr>
          <w:rFonts w:ascii="Times New Roman" w:eastAsia="SimSun" w:hAnsi="Times New Roman"/>
          <w:b w:val="0"/>
          <w:snapToGrid/>
          <w:color w:val="auto"/>
          <w:kern w:val="2"/>
          <w:sz w:val="24"/>
          <w:szCs w:val="24"/>
          <w:lang w:eastAsia="zh-CN" w:bidi="ar-SA"/>
        </w:rPr>
        <w:t xml:space="preserve"> et al. </w:t>
      </w:r>
      <w:ins w:id="427" w:author="Windows User" w:date="2020-12-28T12:34:00Z">
        <w:r w:rsidR="00FC7D7D">
          <w:rPr>
            <w:rFonts w:ascii="Times New Roman" w:eastAsia="SimSun" w:hAnsi="Times New Roman"/>
            <w:b w:val="0"/>
            <w:snapToGrid/>
            <w:color w:val="auto"/>
            <w:kern w:val="2"/>
            <w:sz w:val="24"/>
            <w:szCs w:val="24"/>
            <w:lang w:eastAsia="zh-CN" w:bidi="ar-SA"/>
          </w:rPr>
          <w:t xml:space="preserve">(2018) </w:t>
        </w:r>
      </w:ins>
      <w:r w:rsidRPr="008F601D">
        <w:rPr>
          <w:rFonts w:ascii="Times New Roman" w:eastAsia="SimSun" w:hAnsi="Times New Roman"/>
          <w:b w:val="0"/>
          <w:snapToGrid/>
          <w:color w:val="auto"/>
          <w:kern w:val="2"/>
          <w:sz w:val="24"/>
          <w:szCs w:val="24"/>
          <w:lang w:eastAsia="zh-CN" w:bidi="ar-SA"/>
        </w:rPr>
        <w:t>transferred image statistics from real images into synthetically rendered imagery containing military vehicles to increase the overall image conformity</w:t>
      </w:r>
      <w:del w:id="428" w:author="Windows User" w:date="2020-12-28T12:34:00Z">
        <w:r w:rsidRPr="008F601D" w:rsidDel="00FC7D7D">
          <w:rPr>
            <w:rFonts w:ascii="Times New Roman" w:eastAsia="SimSun" w:hAnsi="Times New Roman"/>
            <w:b w:val="0"/>
            <w:snapToGrid/>
            <w:color w:val="auto"/>
            <w:kern w:val="2"/>
            <w:sz w:val="24"/>
            <w:szCs w:val="24"/>
            <w:lang w:eastAsia="zh-CN" w:bidi="ar-SA"/>
          </w:rPr>
          <w:delText xml:space="preserve"> </w:delText>
        </w:r>
        <w:r w:rsidR="00B40EE1" w:rsidRPr="008F601D" w:rsidDel="00FC7D7D">
          <w:rPr>
            <w:rFonts w:ascii="Times New Roman" w:eastAsia="SimSun" w:hAnsi="Times New Roman"/>
            <w:b w:val="0"/>
            <w:snapToGrid/>
            <w:color w:val="auto"/>
            <w:kern w:val="2"/>
            <w:sz w:val="24"/>
            <w:szCs w:val="24"/>
            <w:lang w:eastAsia="zh-CN" w:bidi="ar-SA"/>
          </w:rPr>
          <w:fldChar w:fldCharType="begin"/>
        </w:r>
        <w:r w:rsidR="00B16786" w:rsidRPr="008F601D" w:rsidDel="00FC7D7D">
          <w:rPr>
            <w:rFonts w:ascii="Times New Roman" w:eastAsia="SimSun" w:hAnsi="Times New Roman"/>
            <w:b w:val="0"/>
            <w:snapToGrid/>
            <w:color w:val="auto"/>
            <w:kern w:val="2"/>
            <w:sz w:val="24"/>
            <w:szCs w:val="24"/>
            <w:lang w:eastAsia="zh-CN" w:bidi="ar-SA"/>
          </w:rPr>
          <w:delInstrText xml:space="preserve"> ADDIN EN.CITE &lt;EndNote&gt;&lt;Cite&gt;&lt;Author&gt;Seo&lt;/Author&gt;&lt;Year&gt;2018&lt;/Year&gt;&lt;RecNum&gt;241&lt;/RecNum&gt;&lt;DisplayText&gt;(Seo et al., 2018)&lt;/DisplayText&gt;&lt;record&gt;&lt;rec-number&gt;241&lt;/rec-number&gt;&lt;foreign-keys&gt;&lt;key app="EN" db-id="9tzztt9fztrewoefrsoxzf5nddss0awxvzs0" timestamp="1592898518"&gt;241&lt;/key&gt;&lt;/foreign-keys&gt;&lt;ref-type name="Book"&gt;6&lt;/ref-type&gt;&lt;contributors&gt;&lt;authors&gt;&lt;author&gt;Seo, Junghoon&lt;/author&gt;&lt;author&gt;Jeon, Seunghyun&lt;/author&gt;&lt;author&gt;Jeon, Taegyun&lt;/author&gt;&lt;/authors&gt;&lt;/contributors&gt;&lt;titles&gt;&lt;title&gt;Domain Adaptive Generation of Aircraft on Satellite Imagery via Simulated and Unsupervised Learning&lt;/title&gt;&lt;/titles&gt;&lt;dates&gt;&lt;year&gt;2018&lt;/year&gt;&lt;/dates&gt;&lt;urls&gt;&lt;/urls&gt;&lt;/record&gt;&lt;/Cite&gt;&lt;/EndNote&gt;</w:delInstrText>
        </w:r>
        <w:r w:rsidR="00B40EE1" w:rsidRPr="008F601D" w:rsidDel="00FC7D7D">
          <w:rPr>
            <w:rFonts w:ascii="Times New Roman" w:eastAsia="SimSun" w:hAnsi="Times New Roman"/>
            <w:b w:val="0"/>
            <w:snapToGrid/>
            <w:color w:val="auto"/>
            <w:kern w:val="2"/>
            <w:sz w:val="24"/>
            <w:szCs w:val="24"/>
            <w:lang w:eastAsia="zh-CN" w:bidi="ar-SA"/>
          </w:rPr>
          <w:fldChar w:fldCharType="separate"/>
        </w:r>
        <w:r w:rsidRPr="008F601D" w:rsidDel="00FC7D7D">
          <w:rPr>
            <w:rFonts w:ascii="Times New Roman" w:eastAsia="SimSun" w:hAnsi="Times New Roman"/>
            <w:b w:val="0"/>
            <w:noProof/>
            <w:snapToGrid/>
            <w:color w:val="auto"/>
            <w:kern w:val="2"/>
            <w:sz w:val="24"/>
            <w:szCs w:val="24"/>
            <w:lang w:eastAsia="zh-CN" w:bidi="ar-SA"/>
          </w:rPr>
          <w:delText>(Seo et al., 2018)</w:delText>
        </w:r>
        <w:r w:rsidR="00B40EE1" w:rsidRPr="008F601D" w:rsidDel="00FC7D7D">
          <w:rPr>
            <w:rFonts w:ascii="Times New Roman" w:eastAsia="SimSun" w:hAnsi="Times New Roman"/>
            <w:b w:val="0"/>
            <w:snapToGrid/>
            <w:color w:val="auto"/>
            <w:kern w:val="2"/>
            <w:sz w:val="24"/>
            <w:szCs w:val="24"/>
            <w:lang w:eastAsia="zh-CN" w:bidi="ar-SA"/>
          </w:rPr>
          <w:fldChar w:fldCharType="end"/>
        </w:r>
      </w:del>
      <w:r w:rsidRPr="008F601D">
        <w:rPr>
          <w:rFonts w:ascii="Times New Roman" w:eastAsia="SimSun" w:hAnsi="Times New Roman"/>
          <w:b w:val="0"/>
          <w:snapToGrid/>
          <w:color w:val="auto"/>
          <w:kern w:val="2"/>
          <w:sz w:val="24"/>
          <w:szCs w:val="24"/>
          <w:lang w:eastAsia="zh-CN" w:bidi="ar-SA"/>
        </w:rPr>
        <w:t>. In each of these works, real data were used to augment synthetic data for object detection or segmentation model training.</w:t>
      </w:r>
    </w:p>
    <w:p w14:paraId="6280C818" w14:textId="77777777" w:rsidR="00FC7D7D" w:rsidRPr="008F601D" w:rsidRDefault="00FC7D7D" w:rsidP="00135CC7">
      <w:pPr>
        <w:pStyle w:val="MDPI21heading1"/>
        <w:spacing w:before="0" w:after="0"/>
        <w:ind w:firstLineChars="100" w:firstLine="240"/>
        <w:jc w:val="both"/>
        <w:rPr>
          <w:rFonts w:ascii="Times New Roman" w:eastAsia="SimSun" w:hAnsi="Times New Roman"/>
          <w:b w:val="0"/>
          <w:snapToGrid/>
          <w:color w:val="auto"/>
          <w:kern w:val="2"/>
          <w:sz w:val="24"/>
          <w:szCs w:val="24"/>
          <w:lang w:eastAsia="zh-CN" w:bidi="ar-SA"/>
        </w:rPr>
      </w:pPr>
    </w:p>
    <w:p w14:paraId="6AF8CA9D" w14:textId="77777777" w:rsidR="00A61D00" w:rsidRPr="008F601D"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Transfer learning</w:t>
      </w:r>
    </w:p>
    <w:p w14:paraId="6581DD3F" w14:textId="4832FF27" w:rsidR="008B7A91" w:rsidRPr="008F601D" w:rsidDel="007049EE" w:rsidRDefault="00A61D00" w:rsidP="00E32FD4">
      <w:pPr>
        <w:pStyle w:val="MDPI21heading1"/>
        <w:spacing w:before="0" w:after="0"/>
        <w:ind w:firstLine="360"/>
        <w:jc w:val="both"/>
        <w:rPr>
          <w:del w:id="429" w:author="Windows User" w:date="2020-12-28T14:47:00Z"/>
          <w:rFonts w:ascii="Times New Roman" w:eastAsia="SimSun" w:hAnsi="Times New Roman"/>
          <w:b w:val="0"/>
          <w:snapToGrid/>
          <w:color w:val="auto"/>
          <w:kern w:val="2"/>
          <w:sz w:val="24"/>
          <w:szCs w:val="24"/>
          <w:lang w:eastAsia="zh-CN" w:bidi="ar-SA"/>
        </w:rPr>
      </w:pPr>
      <w:del w:id="430" w:author="Windows User" w:date="2020-12-28T14:43:00Z">
        <w:r w:rsidRPr="008F601D" w:rsidDel="007049EE">
          <w:rPr>
            <w:rFonts w:ascii="Times New Roman" w:eastAsia="SimSun" w:hAnsi="Times New Roman"/>
            <w:b w:val="0"/>
            <w:snapToGrid/>
            <w:color w:val="auto"/>
            <w:kern w:val="2"/>
            <w:sz w:val="24"/>
            <w:szCs w:val="24"/>
            <w:lang w:eastAsia="zh-CN" w:bidi="ar-SA"/>
          </w:rPr>
          <w:delText>The optimal goal of deep learning is to train models that can produce useful outputs when fed input data. DL models are provided experiences in the form of training data and are made to learn and extract high-level features that are later fine-tuned to produce accurate predictions for the training data by an optimization algorithm. It is the goal of any DL model to be able to generalize their learned expertise and deliver accurate predictions for unseen data</w:delText>
        </w:r>
      </w:del>
      <w:ins w:id="431" w:author="Windows User" w:date="2020-12-28T14:43:00Z">
        <w:r w:rsidR="007049EE">
          <w:rPr>
            <w:rFonts w:ascii="Times New Roman" w:eastAsia="SimSun" w:hAnsi="Times New Roman"/>
            <w:b w:val="0"/>
            <w:snapToGrid/>
            <w:color w:val="auto"/>
            <w:kern w:val="2"/>
            <w:sz w:val="24"/>
            <w:szCs w:val="24"/>
            <w:lang w:eastAsia="zh-CN" w:bidi="ar-SA"/>
          </w:rPr>
          <w:t>One of the key characteristic of the deep learning model is to extract high-level features using training data and then further tune fine features to produce accurate prediction by using an optimization algorithm</w:t>
        </w:r>
      </w:ins>
      <w:ins w:id="432" w:author="Windows User" w:date="2020-12-28T14:45:00Z">
        <w:r w:rsidR="007049EE">
          <w:rPr>
            <w:rFonts w:ascii="Times New Roman" w:eastAsia="SimSun" w:hAnsi="Times New Roman"/>
            <w:b w:val="0"/>
            <w:snapToGrid/>
            <w:color w:val="auto"/>
            <w:kern w:val="2"/>
            <w:sz w:val="24"/>
            <w:szCs w:val="24"/>
            <w:lang w:eastAsia="zh-CN" w:bidi="ar-SA"/>
          </w:rPr>
          <w:t xml:space="preserve"> </w:t>
        </w:r>
      </w:ins>
      <w:del w:id="433" w:author="Windows User" w:date="2020-12-28T14:45:00Z">
        <w:r w:rsidRPr="008F601D" w:rsidDel="007049EE">
          <w:rPr>
            <w:rFonts w:ascii="Times New Roman" w:eastAsia="SimSun" w:hAnsi="Times New Roman"/>
            <w:b w:val="0"/>
            <w:snapToGrid/>
            <w:color w:val="auto"/>
            <w:kern w:val="2"/>
            <w:sz w:val="24"/>
            <w:szCs w:val="24"/>
            <w:lang w:eastAsia="zh-CN" w:bidi="ar-SA"/>
          </w:rPr>
          <w:delText xml:space="preserve"> </w:delText>
        </w:r>
      </w:del>
      <w:r w:rsidR="00B40EE1" w:rsidRPr="008F601D">
        <w:rPr>
          <w:rFonts w:ascii="Times New Roman" w:hAnsi="Times New Roman"/>
          <w:b w:val="0"/>
          <w:sz w:val="24"/>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&lt;EndNote&gt;&lt;Cite&gt;&lt;Author&gt;Lundervold&lt;/Author&gt;&lt;Year&gt;2019&lt;/Year&gt;&lt;RecNum&gt;224&lt;/RecNum&gt;&lt;DisplayText&gt;(Lundervold and Lundervold, 2019)&lt;/DisplayText&gt;&lt;record&gt;&lt;rec-number&gt;224&lt;/rec-number&gt;&lt;foreign-keys&gt;&lt;key app="EN" db-id="fspe090xm2sf0nef9aapp9tezvaxx5av9vr9" timestamp="1604388853"&gt;224&lt;/key&gt;&lt;/foreign-keys&gt;&lt;ref-type name="Journal Article"&gt;17&lt;/ref-type&gt;&lt;contributors&gt;&lt;authors&gt;&lt;author&gt;Lundervold, Alexander Selvikvåg&lt;/author&gt;&lt;author&gt;Lundervold, Arvid&lt;/author&gt;&lt;/authors&gt;&lt;/contributors&gt;&lt;titles&gt;&lt;title&gt;An overview of deep learning in medical imaging focusing on MRI&lt;/title&gt;&lt;secondary-title&gt;Zeitschrift für Medizinische Physik&lt;/secondary-title&gt;&lt;/titles&gt;&lt;periodical&gt;&lt;full-title&gt;Zeitschrift für Medizinische Physik&lt;/full-title&gt;&lt;/periodical&gt;&lt;pages&gt;102-127&lt;/pages&gt;&lt;volume&gt;29&lt;/volume&gt;&lt;number&gt;2&lt;/number&gt;&lt;keywords&gt;&lt;keyword&gt;Machine learning&lt;/keyword&gt;&lt;keyword&gt;Deep learning&lt;/keyword&gt;&lt;keyword&gt;Medical imaging&lt;/keyword&gt;&lt;keyword&gt;MRI&lt;/keyword&gt;&lt;/keywords&gt;&lt;dates&gt;&lt;year&gt;2019&lt;/year&gt;&lt;pub-dates&gt;&lt;date&gt;2019/05/01/&lt;/date&gt;&lt;/pub-dates&gt;&lt;/dates&gt;&lt;isbn&gt;0939-3889&lt;/isbn&gt;&lt;urls&gt;&lt;related-urls&gt;&lt;url&gt;http://www.sciencedirect.com/science/article/pii/S0939388918301181&lt;/url&gt;&lt;/related-urls&gt;&lt;/urls&gt;&lt;electronic-resource-num&gt;https://doi.org/10.1016/j.zemedi.2018.11.002&lt;/electronic-resource-num&gt;&lt;/record&gt;&lt;/Cite&gt;&lt;/EndNote&gt;</w:instrText>
      </w:r>
      <w:r w:rsidR="00B40EE1" w:rsidRPr="008F601D">
        <w:rPr>
          <w:rFonts w:ascii="Times New Roman" w:hAnsi="Times New Roman"/>
          <w:b w:val="0"/>
          <w:sz w:val="24"/>
        </w:rPr>
        <w:fldChar w:fldCharType="separate"/>
      </w:r>
      <w:r w:rsidRPr="008F601D">
        <w:rPr>
          <w:rFonts w:ascii="Times New Roman" w:eastAsia="SimSun" w:hAnsi="Times New Roman"/>
          <w:b w:val="0"/>
          <w:snapToGrid/>
          <w:color w:val="auto"/>
          <w:kern w:val="2"/>
          <w:sz w:val="24"/>
          <w:szCs w:val="24"/>
          <w:lang w:eastAsia="zh-CN" w:bidi="ar-SA"/>
        </w:rPr>
        <w:t>(Lundervold and Lundervold, 2019)</w:t>
      </w:r>
      <w:r w:rsidR="00B40EE1" w:rsidRPr="008F601D">
        <w:rPr>
          <w:rFonts w:ascii="Times New Roman" w:hAnsi="Times New Roman"/>
          <w:b w:val="0"/>
          <w:sz w:val="24"/>
        </w:rPr>
        <w:fldChar w:fldCharType="end"/>
      </w:r>
      <w:r w:rsidRPr="008F601D">
        <w:rPr>
          <w:rFonts w:ascii="Times New Roman" w:eastAsia="SimSun" w:hAnsi="Times New Roman"/>
          <w:b w:val="0"/>
          <w:snapToGrid/>
          <w:color w:val="auto"/>
          <w:kern w:val="2"/>
          <w:sz w:val="24"/>
          <w:szCs w:val="24"/>
          <w:lang w:eastAsia="zh-CN" w:bidi="ar-SA"/>
        </w:rPr>
        <w:t>.</w:t>
      </w:r>
      <w:r w:rsidR="008B7A91" w:rsidRPr="008F601D">
        <w:rPr>
          <w:rFonts w:ascii="Times New Roman" w:eastAsia="SimSun" w:hAnsi="Times New Roman"/>
          <w:b w:val="0"/>
          <w:snapToGrid/>
          <w:color w:val="auto"/>
          <w:kern w:val="2"/>
          <w:sz w:val="24"/>
          <w:szCs w:val="24"/>
          <w:lang w:eastAsia="zh-CN" w:bidi="ar-SA"/>
        </w:rPr>
        <w:t xml:space="preserve"> </w:t>
      </w:r>
      <w:ins w:id="434" w:author="Windows User" w:date="2020-12-28T14:45:00Z">
        <w:r w:rsidR="007049EE">
          <w:rPr>
            <w:rFonts w:ascii="Times New Roman" w:eastAsia="SimSun" w:hAnsi="Times New Roman"/>
            <w:b w:val="0"/>
            <w:snapToGrid/>
            <w:color w:val="auto"/>
            <w:kern w:val="2"/>
            <w:sz w:val="24"/>
            <w:szCs w:val="24"/>
            <w:lang w:eastAsia="zh-CN" w:bidi="ar-SA"/>
          </w:rPr>
          <w:t xml:space="preserve">Transfer learning techniques are widely adopted to </w:t>
        </w:r>
      </w:ins>
      <w:ins w:id="435" w:author="Windows User" w:date="2020-12-28T14:46:00Z">
        <w:r w:rsidR="007049EE">
          <w:rPr>
            <w:rFonts w:ascii="Times New Roman" w:eastAsia="SimSun" w:hAnsi="Times New Roman"/>
            <w:b w:val="0"/>
            <w:snapToGrid/>
            <w:color w:val="auto"/>
            <w:kern w:val="2"/>
            <w:sz w:val="24"/>
            <w:szCs w:val="24"/>
            <w:lang w:eastAsia="zh-CN" w:bidi="ar-SA"/>
          </w:rPr>
          <w:t xml:space="preserve">read from </w:t>
        </w:r>
      </w:ins>
      <w:ins w:id="436" w:author="Windows User" w:date="2020-12-28T14:45:00Z">
        <w:r w:rsidR="007049EE">
          <w:rPr>
            <w:rFonts w:ascii="Times New Roman" w:eastAsia="SimSun" w:hAnsi="Times New Roman"/>
            <w:b w:val="0"/>
            <w:snapToGrid/>
            <w:color w:val="auto"/>
            <w:kern w:val="2"/>
            <w:sz w:val="24"/>
            <w:szCs w:val="24"/>
            <w:lang w:eastAsia="zh-CN" w:bidi="ar-SA"/>
          </w:rPr>
          <w:t xml:space="preserve"> the source dataset features </w:t>
        </w:r>
      </w:ins>
      <w:ins w:id="437" w:author="Windows User" w:date="2020-12-28T14:46:00Z">
        <w:r w:rsidR="007049EE">
          <w:rPr>
            <w:rFonts w:ascii="Times New Roman" w:eastAsia="SimSun" w:hAnsi="Times New Roman"/>
            <w:b w:val="0"/>
            <w:snapToGrid/>
            <w:color w:val="auto"/>
            <w:kern w:val="2"/>
            <w:sz w:val="24"/>
            <w:szCs w:val="24"/>
            <w:lang w:eastAsia="zh-CN" w:bidi="ar-SA"/>
          </w:rPr>
          <w:t>and apply to the target dataset</w:t>
        </w:r>
      </w:ins>
      <w:ins w:id="438" w:author="Windows User" w:date="2020-12-28T14:47:00Z">
        <w:r w:rsidR="007049EE">
          <w:rPr>
            <w:rFonts w:ascii="Times New Roman" w:eastAsia="SimSun" w:hAnsi="Times New Roman"/>
            <w:b w:val="0"/>
            <w:snapToGrid/>
            <w:color w:val="auto"/>
            <w:kern w:val="2"/>
            <w:sz w:val="24"/>
            <w:szCs w:val="24"/>
            <w:lang w:eastAsia="zh-CN" w:bidi="ar-SA"/>
          </w:rPr>
          <w:t xml:space="preserve"> </w:t>
        </w:r>
      </w:ins>
    </w:p>
    <w:p w14:paraId="4211AF99" w14:textId="25D255AA" w:rsidR="00A61D00" w:rsidRPr="008F601D" w:rsidRDefault="00A61D00" w:rsidP="007049EE">
      <w:pPr>
        <w:pStyle w:val="MDPI21heading1"/>
        <w:spacing w:before="0" w:after="0"/>
        <w:ind w:firstLine="360"/>
        <w:jc w:val="both"/>
        <w:rPr>
          <w:rFonts w:ascii="Times New Roman" w:eastAsia="SimSun" w:hAnsi="Times New Roman"/>
          <w:b w:val="0"/>
          <w:snapToGrid/>
          <w:color w:val="auto"/>
          <w:kern w:val="2"/>
          <w:sz w:val="24"/>
          <w:szCs w:val="24"/>
          <w:lang w:eastAsia="zh-CN" w:bidi="ar-SA"/>
        </w:rPr>
      </w:pPr>
      <w:del w:id="439" w:author="Windows User" w:date="2020-12-28T14:47:00Z">
        <w:r w:rsidRPr="008F601D" w:rsidDel="007049EE">
          <w:rPr>
            <w:rFonts w:ascii="Times New Roman" w:eastAsia="SimSun" w:hAnsi="Times New Roman"/>
            <w:b w:val="0"/>
            <w:snapToGrid/>
            <w:color w:val="auto"/>
            <w:kern w:val="2"/>
            <w:sz w:val="24"/>
            <w:szCs w:val="24"/>
            <w:lang w:eastAsia="zh-CN" w:bidi="ar-SA"/>
          </w:rPr>
          <w:delText xml:space="preserve">Transfer learning introduces the useful information learned from the source data to the target data </w:delText>
        </w:r>
      </w:del>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&lt;EndNote&gt;&lt;Cite&gt;&lt;Author&gt;Yosinski&lt;/Author&gt;&lt;Year&gt;2014&lt;/Year&gt;&lt;RecNum&gt;65&lt;/RecNum&gt;&lt;DisplayText&gt;(Yosinski et al., 2014)&lt;/DisplayText&gt;&lt;record&gt;&lt;rec-number&gt;65&lt;/rec-number&gt;&lt;foreign-keys&gt;&lt;key app="EN" db-id="fspe090xm2sf0nef9aapp9tezvaxx5av9vr9" timestamp="1604388852"&gt;65&lt;/key&gt;&lt;/foreign-keys&gt;&lt;ref-type name="Journal Article"&gt;17&lt;/ref-type&gt;&lt;contributors&gt;&lt;authors&gt;&lt;author&gt;Jason Yosinski&lt;/author&gt;&lt;author&gt;Jeff Clune&lt;/author&gt;&lt;author&gt;Yoshua Bengio&lt;/author&gt;&lt;author&gt;Hod Lipson&lt;/author&gt;&lt;/authors&gt;&lt;/contributors&gt;&lt;titles&gt;&lt;title&gt;How transferable are features in deep neural networks?&lt;/title&gt;&lt;secondary-title&gt;arXiv&lt;/secondary-title&gt;&lt;/titles&gt;&lt;periodical&gt;&lt;full-title&gt;ArXiv&lt;/full-title&gt;&lt;/periodical&gt;&lt;dates&gt;&lt;year&gt;2014&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(Yosinski et al., 2014)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This</w:t>
      </w:r>
      <w:ins w:id="440" w:author="Windows User" w:date="2020-12-28T14:47:00Z">
        <w:r w:rsidR="007049EE">
          <w:rPr>
            <w:rFonts w:ascii="Times New Roman" w:eastAsia="SimSun" w:hAnsi="Times New Roman"/>
            <w:b w:val="0"/>
            <w:snapToGrid/>
            <w:color w:val="auto"/>
            <w:kern w:val="2"/>
            <w:sz w:val="24"/>
            <w:szCs w:val="24"/>
            <w:lang w:eastAsia="zh-CN" w:bidi="ar-SA"/>
          </w:rPr>
          <w:t xml:space="preserve"> approach</w:t>
        </w:r>
      </w:ins>
      <w:r w:rsidRPr="008F601D">
        <w:rPr>
          <w:rFonts w:ascii="Times New Roman" w:eastAsia="SimSun" w:hAnsi="Times New Roman"/>
          <w:b w:val="0"/>
          <w:snapToGrid/>
          <w:color w:val="auto"/>
          <w:kern w:val="2"/>
          <w:sz w:val="24"/>
          <w:szCs w:val="24"/>
          <w:lang w:eastAsia="zh-CN" w:bidi="ar-SA"/>
        </w:rPr>
        <w:t xml:space="preserve"> significantly decreases the demand for training samples, improves the models learning, and decreases the training time </w:t>
      </w:r>
      <w:ins w:id="441" w:author="Windows User" w:date="2020-12-28T14:48:00Z">
        <w:r w:rsidR="007049EE">
          <w:rPr>
            <w:rFonts w:ascii="Times New Roman" w:eastAsia="SimSun" w:hAnsi="Times New Roman"/>
            <w:b w:val="0"/>
            <w:snapToGrid/>
            <w:color w:val="auto"/>
            <w:kern w:val="2"/>
            <w:sz w:val="24"/>
            <w:szCs w:val="24"/>
            <w:lang w:eastAsia="zh-CN" w:bidi="ar-SA"/>
          </w:rPr>
          <w:t xml:space="preserve">required. </w:t>
        </w:r>
      </w:ins>
      <w:del w:id="442" w:author="Windows User" w:date="2020-12-28T14:48:00Z">
        <w:r w:rsidRPr="008F601D" w:rsidDel="007049EE">
          <w:rPr>
            <w:rFonts w:ascii="Times New Roman" w:eastAsia="SimSun" w:hAnsi="Times New Roman"/>
            <w:b w:val="0"/>
            <w:snapToGrid/>
            <w:color w:val="auto"/>
            <w:kern w:val="2"/>
            <w:sz w:val="24"/>
            <w:szCs w:val="24"/>
            <w:lang w:eastAsia="zh-CN" w:bidi="ar-SA"/>
          </w:rPr>
          <w:delText xml:space="preserve">thus making the learning process more spontaneous for a particular task. </w:delText>
        </w:r>
      </w:del>
      <w:r w:rsidRPr="008F601D">
        <w:rPr>
          <w:rFonts w:ascii="Times New Roman" w:eastAsia="SimSun" w:hAnsi="Times New Roman"/>
          <w:b w:val="0"/>
          <w:snapToGrid/>
          <w:color w:val="auto"/>
          <w:kern w:val="2"/>
          <w:sz w:val="24"/>
          <w:szCs w:val="24"/>
          <w:lang w:eastAsia="zh-CN" w:bidi="ar-SA"/>
        </w:rPr>
        <w:t xml:space="preserve">Usually, features learned from the lower layers of a CNN such as color blobs, edges, and other low-level features are well generalized for other classification tasks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&lt;EndNote&gt;&lt;Cite&gt;&lt;Author&gt;Castelluccio&lt;/Author&gt;&lt;Year&gt;2015&lt;/Year&gt;&lt;RecNum&gt;14&lt;/RecNum&gt;&lt;DisplayText&gt;(Castelluccio et al., 2015)&lt;/DisplayText&gt;&lt;record&gt;&lt;rec-number&gt;14&lt;/rec-number&gt;&lt;foreign-keys&gt;&lt;key app="EN" db-id="fspe090xm2sf0nef9aapp9tezvaxx5av9vr9" timestamp="1604388852"&gt;14&lt;/key&gt;&lt;/foreign-keys&gt;&lt;ref-type name="Journal Article"&gt;17&lt;/ref-type&gt;&lt;contributors&gt;&lt;authors&gt;&lt;author&gt;Marco Castelluccio&lt;/author&gt;&lt;author&gt;Giovanni Poggi&lt;/author&gt;&lt;author&gt;Carlo Sansone&lt;/author&gt;&lt;author&gt;Luisa Verdoliva&lt;/author&gt;&lt;/authors&gt;&lt;/contributors&gt;&lt;auth-address&gt;mar.castelluccio@studenti.unina.it&lt;/auth-address&gt;&lt;titles&gt;&lt;title&gt;Land Use Classification in Remote Sensing Images by Convolutional Neural Networks&lt;/title&gt;&lt;secondary-title&gt;arXiv&lt;/secondary-title&gt;&lt;/titles&gt;&lt;periodical&gt;&lt;full-title&gt;ArXiv&lt;/full-title&gt;&lt;/periodical&gt;&lt;volume&gt;1&lt;/volume&gt;&lt;number&gt;1508.00092&lt;/number&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(Castelluccio et al., 2015)</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The main aim of transfer learning is to train deep networks using significantly less data than it would require if the network is to be trained from scratch. This allows machine algorithms to utilize the knowledge acquired from one task to solve related tasks. </w:t>
      </w:r>
    </w:p>
    <w:p w14:paraId="3B8A6822" w14:textId="2F4DEA0E" w:rsidR="008B7A91" w:rsidRPr="008F601D" w:rsidRDefault="00A61D00" w:rsidP="008B7A91">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Generic descriptors obtained by CNNs are powerful in that they can provide a generic image representation, the ability to tackle diverse tasks of object recognition, </w:t>
      </w:r>
      <w:r w:rsidRPr="008F601D">
        <w:rPr>
          <w:rFonts w:ascii="Times New Roman" w:eastAsia="SimSun" w:hAnsi="Times New Roman"/>
          <w:b w:val="0"/>
          <w:snapToGrid/>
          <w:color w:val="auto"/>
          <w:kern w:val="2"/>
          <w:sz w:val="24"/>
          <w:szCs w:val="24"/>
          <w:lang w:eastAsia="zh-CN" w:bidi="ar-SA"/>
        </w:rPr>
        <w:lastRenderedPageBreak/>
        <w:t xml:space="preserve">image classification, scene recognition, fine-grained recognition, attribute detection, and image retrieval applied to a </w:t>
      </w:r>
      <w:del w:id="443" w:author="Windows User" w:date="2020-12-28T14:50:00Z">
        <w:r w:rsidRPr="008F601D" w:rsidDel="007049EE">
          <w:rPr>
            <w:rFonts w:ascii="Times New Roman" w:eastAsia="SimSun" w:hAnsi="Times New Roman"/>
            <w:b w:val="0"/>
            <w:snapToGrid/>
            <w:color w:val="auto"/>
            <w:kern w:val="2"/>
            <w:sz w:val="24"/>
            <w:szCs w:val="24"/>
            <w:lang w:eastAsia="zh-CN" w:bidi="ar-SA"/>
          </w:rPr>
          <w:delText xml:space="preserve">variety </w:delText>
        </w:r>
      </w:del>
      <w:ins w:id="444" w:author="Windows User" w:date="2020-12-28T14:50:00Z">
        <w:r w:rsidR="007049EE">
          <w:rPr>
            <w:rFonts w:ascii="Times New Roman" w:eastAsia="SimSun" w:hAnsi="Times New Roman"/>
            <w:b w:val="0"/>
            <w:snapToGrid/>
            <w:color w:val="auto"/>
            <w:kern w:val="2"/>
            <w:sz w:val="24"/>
            <w:szCs w:val="24"/>
            <w:lang w:eastAsia="zh-CN" w:bidi="ar-SA"/>
          </w:rPr>
          <w:t>diverse</w:t>
        </w:r>
        <w:r w:rsidR="007049EE" w:rsidRPr="008F601D">
          <w:rPr>
            <w:rFonts w:ascii="Times New Roman" w:eastAsia="SimSun" w:hAnsi="Times New Roman"/>
            <w:b w:val="0"/>
            <w:snapToGrid/>
            <w:color w:val="auto"/>
            <w:kern w:val="2"/>
            <w:sz w:val="24"/>
            <w:szCs w:val="24"/>
            <w:lang w:eastAsia="zh-CN" w:bidi="ar-SA"/>
          </w:rPr>
          <w:t xml:space="preserve"> </w:t>
        </w:r>
      </w:ins>
      <w:r w:rsidRPr="008F601D">
        <w:rPr>
          <w:rFonts w:ascii="Times New Roman" w:eastAsia="SimSun" w:hAnsi="Times New Roman"/>
          <w:b w:val="0"/>
          <w:snapToGrid/>
          <w:color w:val="auto"/>
          <w:kern w:val="2"/>
          <w:sz w:val="24"/>
          <w:szCs w:val="24"/>
          <w:lang w:eastAsia="zh-CN" w:bidi="ar-SA"/>
        </w:rPr>
        <w:t xml:space="preserve">set of image datasets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&lt;EndNote&gt;&lt;Cite&gt;&lt;Author&gt;Razavian&lt;/Author&gt;&lt;Year&gt;2014&lt;/Year&gt;&lt;RecNum&gt;104&lt;/RecNum&gt;&lt;DisplayText&gt;(Razavian et al., 2014)&lt;/DisplayText&gt;&lt;record&gt;&lt;rec-number&gt;104&lt;/rec-number&gt;&lt;foreign-keys&gt;&lt;key app="EN" db-id="fspe090xm2sf0nef9aapp9tezvaxx5av9vr9" timestamp="1604388852"&gt;104&lt;/key&gt;&lt;/foreign-keys&gt;&lt;ref-type name="Conference Paper"&gt;47&lt;/ref-type&gt;&lt;contributors&gt;&lt;authors&gt;&lt;author&gt;Ali Sharif Razavian&lt;/author&gt;&lt;author&gt;Hossein Azizpour &lt;/author&gt;&lt;author&gt;Josephine Sullivan &lt;/author&gt;&lt;author&gt;Stefan Carlsson&lt;/author&gt;&lt;/authors&gt;&lt;/contributors&gt;&lt;titles&gt;&lt;title&gt;CNN Features off-the-shelf: an Astounding Baseline for Recognition&lt;/title&gt;&lt;secondary-title&gt;CVPR&lt;/secondary-title&gt;&lt;/titles&gt;&lt;periodical&gt;&lt;full-title&gt;CVPR&lt;/full-title&gt;&lt;/periodical&gt;&lt;dates&gt;&lt;year&gt;2014&lt;/year&gt;&lt;/dates&gt;&lt;publisher&gt;Computer Vision Foundation.  &lt;/publisher&gt;&lt;urls&gt;&lt;/urls&gt;&lt;/record&gt;&lt;/Cite&gt;&lt;/EndNote&gt;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(Razavian et al., 2014)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This makes transfer learning an astounding baseline for image processing tasks. </w:t>
      </w:r>
    </w:p>
    <w:p w14:paraId="47C9BB3D" w14:textId="6640DBA7" w:rsidR="00A61D00" w:rsidRPr="008F601D" w:rsidRDefault="008B7A91" w:rsidP="008B7A91">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As shown in Fig. 4, the learnt features from low and middle network layers are transferred to other networks with</w:t>
      </w:r>
      <w:ins w:id="445" w:author="Windows User" w:date="2020-12-28T14:52:00Z">
        <w:r w:rsidR="007049EE">
          <w:rPr>
            <w:rFonts w:ascii="Times New Roman" w:eastAsia="SimSun" w:hAnsi="Times New Roman"/>
            <w:b w:val="0"/>
            <w:snapToGrid/>
            <w:color w:val="auto"/>
            <w:kern w:val="2"/>
            <w:sz w:val="24"/>
            <w:szCs w:val="24"/>
            <w:lang w:eastAsia="zh-CN" w:bidi="ar-SA"/>
          </w:rPr>
          <w:t>in</w:t>
        </w:r>
      </w:ins>
      <w:r w:rsidRPr="008F601D">
        <w:rPr>
          <w:rFonts w:ascii="Times New Roman" w:eastAsia="SimSun" w:hAnsi="Times New Roman"/>
          <w:b w:val="0"/>
          <w:snapToGrid/>
          <w:color w:val="auto"/>
          <w:kern w:val="2"/>
          <w:sz w:val="24"/>
          <w:szCs w:val="24"/>
          <w:lang w:eastAsia="zh-CN" w:bidi="ar-SA"/>
        </w:rPr>
        <w:t xml:space="preserve"> the same architecture as the learnt one in an image segmentation task</w:t>
      </w:r>
      <w:r w:rsidRPr="00011EEF">
        <w:rPr>
          <w:rFonts w:ascii="Times New Roman" w:eastAsia="SimSun" w:hAnsi="Times New Roman"/>
          <w:b w:val="0"/>
          <w:snapToGrid/>
          <w:color w:val="auto"/>
          <w:kern w:val="2"/>
          <w:sz w:val="24"/>
          <w:szCs w:val="24"/>
          <w:lang w:eastAsia="zh-CN" w:bidi="ar-SA"/>
        </w:rPr>
        <w:t xml:space="preserve">. After the transfer, the new network can use the learnt features for classification tasks using either supervised or unsupervised methods. During pre-training, the network learns salient features from the network to perform classification while </w:t>
      </w:r>
      <w:del w:id="446" w:author="Windows User" w:date="2020-12-28T14:54:00Z">
        <w:r w:rsidRPr="00011EEF" w:rsidDel="00234497">
          <w:rPr>
            <w:rFonts w:ascii="Times New Roman" w:eastAsia="SimSun" w:hAnsi="Times New Roman"/>
            <w:b w:val="0"/>
            <w:snapToGrid/>
            <w:color w:val="auto"/>
            <w:kern w:val="2"/>
            <w:sz w:val="24"/>
            <w:szCs w:val="24"/>
            <w:lang w:eastAsia="zh-CN" w:bidi="ar-SA"/>
          </w:rPr>
          <w:delText xml:space="preserve">in </w:delText>
        </w:r>
      </w:del>
      <w:r w:rsidRPr="00011EEF">
        <w:rPr>
          <w:rFonts w:ascii="Times New Roman" w:eastAsia="SimSun" w:hAnsi="Times New Roman"/>
          <w:b w:val="0"/>
          <w:snapToGrid/>
          <w:color w:val="auto"/>
          <w:kern w:val="2"/>
          <w:sz w:val="24"/>
          <w:szCs w:val="24"/>
          <w:lang w:eastAsia="zh-CN" w:bidi="ar-SA"/>
        </w:rPr>
        <w:t xml:space="preserve">fine-tuning the network is tweaked with a small number of training samples for the target task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&lt;EndNote&gt;&lt;Cite&gt;&lt;Author&gt;Long&lt;/Author&gt;&lt;Year&gt;2015&lt;/Year&gt;&lt;RecNum&gt;121&lt;/RecNum&gt;&lt;DisplayText&gt;(Long et al., 2015b)&lt;/DisplayText&gt;&lt;record&gt;&lt;rec-number&gt;121&lt;/rec-number&gt;&lt;foreign-keys&gt;&lt;key app="EN" db-id="fspe090xm2sf0nef9aapp9tezvaxx5av9vr9" timestamp="1604388853"&gt;121&lt;/key&gt;&lt;/foreign-keys&gt;&lt;ref-type name="Journal Article"&gt;17&lt;/ref-type&gt;&lt;contributors&gt;&lt;authors&gt;&lt;author&gt;Mingsheng Long&lt;/author&gt;&lt;author&gt;Yue Cao&lt;/author&gt;&lt;author&gt;Jianmin Wang&lt;/author&gt;&lt;author&gt;Michael I. Jordan&lt;/author&gt;&lt;/authors&gt;&lt;/contributors&gt;&lt;titles&gt;&lt;title&gt;Learning Transferable Features with Deep Adaptation Networks&lt;/title&gt;&lt;secondary-title&gt;arXiv:1502.02791&lt;/secondary-title&gt;&lt;/titles&gt;&lt;periodical&gt;&lt;full-title&gt;arXiv:1502.02791&lt;/full-title&gt;&lt;/periodical&gt;&lt;volume&gt;2&lt;/volume&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(Long et al., 2015b)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During fine-tuning, some initial network layers are frozen because low-level features can best fit for most deep learning problems, while a few top layers are adapted to learn features of the target task. Transfer learning has been reported effective in improving network performance especially in cases where training data is insufficient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&lt;EndNote&gt;&lt;Cite&gt;&lt;Author&gt;Yosinski&lt;/Author&gt;&lt;Year&gt;2014&lt;/Year&gt;&lt;RecNum&gt;65&lt;/RecNum&gt;&lt;DisplayText&gt;(Yosinski et al., 2014)&lt;/DisplayText&gt;&lt;record&gt;&lt;rec-number&gt;65&lt;/rec-number&gt;&lt;foreign-keys&gt;&lt;key app="EN" db-id="fspe090xm2sf0nef9aapp9tezvaxx5av9vr9" timestamp="1604388852"&gt;65&lt;/key&gt;&lt;/foreign-keys&gt;&lt;ref-type name="Journal Article"&gt;17&lt;/ref-type&gt;&lt;contributors&gt;&lt;authors&gt;&lt;author&gt;Jason Yosinski&lt;/author&gt;&lt;author&gt;Jeff Clune&lt;/author&gt;&lt;author&gt;Yoshua Bengio&lt;/author&gt;&lt;author&gt;Hod Lipson&lt;/author&gt;&lt;/authors&gt;&lt;/contributors&gt;&lt;titles&gt;&lt;title&gt;How transferable are features in deep neural networks?&lt;/title&gt;&lt;secondary-title&gt;arXiv&lt;/secondary-title&gt;&lt;/titles&gt;&lt;periodical&gt;&lt;full-title&gt;ArXiv&lt;/full-title&gt;&lt;/periodical&gt;&lt;dates&gt;&lt;year&gt;2014&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(Yosinski et al., 2014)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w:t>
      </w:r>
    </w:p>
    <w:p w14:paraId="0916B4D2" w14:textId="52DC0A51" w:rsidR="002A634F" w:rsidRPr="008F601D" w:rsidDel="007049EE" w:rsidRDefault="002A634F" w:rsidP="002A634F">
      <w:pPr>
        <w:pStyle w:val="MDPI21heading1"/>
        <w:spacing w:before="0" w:after="0"/>
        <w:ind w:firstLine="420"/>
        <w:jc w:val="both"/>
        <w:rPr>
          <w:moveFrom w:id="447" w:author="Windows User" w:date="2020-12-28T14:52:00Z"/>
          <w:rFonts w:ascii="Times New Roman" w:eastAsia="SimSun" w:hAnsi="Times New Roman"/>
          <w:b w:val="0"/>
          <w:snapToGrid/>
          <w:color w:val="auto"/>
          <w:kern w:val="2"/>
          <w:sz w:val="24"/>
          <w:szCs w:val="24"/>
          <w:lang w:eastAsia="zh-CN" w:bidi="ar-SA"/>
        </w:rPr>
      </w:pPr>
      <w:moveFromRangeStart w:id="448" w:author="Windows User" w:date="2020-12-28T14:52:00Z" w:name="move60059582"/>
      <w:moveFrom w:id="449" w:author="Windows User" w:date="2020-12-28T14:52:00Z">
        <w:r w:rsidRPr="008F601D" w:rsidDel="007049EE">
          <w:rPr>
            <w:rFonts w:ascii="Times New Roman" w:eastAsia="SimSun" w:hAnsi="Times New Roman"/>
            <w:b w:val="0"/>
            <w:snapToGrid/>
            <w:color w:val="auto"/>
            <w:kern w:val="2"/>
            <w:sz w:val="24"/>
            <w:szCs w:val="24"/>
            <w:lang w:eastAsia="zh-CN" w:bidi="ar-SA"/>
          </w:rPr>
          <w:t xml:space="preserve">This approach has gained immense acceptance in remote sensing tasks and various researchers have used this paradigm to carry out HSI tasks. </w:t>
        </w:r>
        <w:r w:rsidR="00B40EE1" w:rsidRPr="008F601D" w:rsidDel="007049EE">
          <w:rPr>
            <w:rFonts w:ascii="Times New Roman" w:hAnsi="Times New Roman"/>
            <w:b w:val="0"/>
            <w:sz w:val="24"/>
          </w:rPr>
          <w:fldChar w:fldCharType="begin">
            <w:fldData xml:space="preserve">PEVuZE5vdGU+PENpdGU+PEF1dGhvcj5EZW5nPC9BdXRob3I+PFllYXI+MjAxOTwvWWVhcj48UmVj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==
</w:fldData>
          </w:fldChar>
        </w:r>
        <w:r w:rsidR="0001202E" w:rsidRPr="008F601D" w:rsidDel="007049EE">
          <w:rPr>
            <w:rFonts w:ascii="Times New Roman" w:eastAsia="SimSun" w:hAnsi="Times New Roman"/>
            <w:b w:val="0"/>
            <w:snapToGrid/>
            <w:color w:val="auto"/>
            <w:kern w:val="2"/>
            <w:sz w:val="24"/>
            <w:szCs w:val="24"/>
            <w:lang w:eastAsia="zh-CN" w:bidi="ar-SA"/>
          </w:rPr>
          <w:instrText xml:space="preserve"> ADDIN EN.CITE </w:instrText>
        </w:r>
        <w:r w:rsidR="00B40EE1" w:rsidRPr="00135CC7" w:rsidDel="007049EE">
          <w:rPr>
            <w:rFonts w:ascii="Times New Roman" w:hAnsi="Times New Roman"/>
            <w:b w:val="0"/>
            <w:sz w:val="24"/>
          </w:rPr>
          <w:fldChar w:fldCharType="begin">
            <w:fldData xml:space="preserve">PEVuZE5vdGU+PENpdGU+PEF1dGhvcj5EZW5nPC9BdXRob3I+PFllYXI+MjAxOTwvWWVhcj48UmVj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==
</w:fldData>
          </w:fldChar>
        </w:r>
        <w:r w:rsidR="0001202E" w:rsidRPr="008F601D" w:rsidDel="007049EE">
          <w:rPr>
            <w:rFonts w:ascii="Times New Roman" w:eastAsia="SimSun" w:hAnsi="Times New Roman"/>
            <w:b w:val="0"/>
            <w:snapToGrid/>
            <w:color w:val="auto"/>
            <w:kern w:val="2"/>
            <w:sz w:val="24"/>
            <w:szCs w:val="24"/>
            <w:lang w:eastAsia="zh-CN" w:bidi="ar-SA"/>
          </w:rPr>
          <w:instrText xml:space="preserve"> ADDIN EN.CITE.DATA </w:instrText>
        </w:r>
      </w:moveFrom>
      <w:del w:id="450" w:author="Windows User" w:date="2020-12-28T14:52:00Z">
        <w:r w:rsidR="00B40EE1" w:rsidRPr="00135CC7" w:rsidDel="007049EE">
          <w:rPr>
            <w:rFonts w:ascii="Times New Roman" w:hAnsi="Times New Roman"/>
            <w:b w:val="0"/>
            <w:sz w:val="24"/>
          </w:rPr>
        </w:r>
      </w:del>
      <w:moveFrom w:id="451" w:author="Windows User" w:date="2020-12-28T14:52:00Z">
        <w:r w:rsidR="00B40EE1" w:rsidRPr="00135CC7" w:rsidDel="007049EE">
          <w:rPr>
            <w:rFonts w:ascii="Times New Roman" w:hAnsi="Times New Roman"/>
            <w:b w:val="0"/>
            <w:sz w:val="24"/>
          </w:rPr>
          <w:fldChar w:fldCharType="end"/>
        </w:r>
      </w:moveFrom>
      <w:del w:id="452" w:author="Windows User" w:date="2020-12-28T14:52:00Z">
        <w:r w:rsidR="00B40EE1" w:rsidRPr="008F601D" w:rsidDel="007049EE">
          <w:rPr>
            <w:rFonts w:ascii="Times New Roman" w:hAnsi="Times New Roman"/>
            <w:b w:val="0"/>
            <w:sz w:val="24"/>
          </w:rPr>
        </w:r>
      </w:del>
      <w:moveFrom w:id="453" w:author="Windows User" w:date="2020-12-28T14:52:00Z">
        <w:r w:rsidR="00B40EE1" w:rsidRPr="008F601D" w:rsidDel="007049EE">
          <w:rPr>
            <w:rFonts w:ascii="Times New Roman" w:hAnsi="Times New Roman"/>
            <w:b w:val="0"/>
            <w:sz w:val="24"/>
          </w:rPr>
          <w:fldChar w:fldCharType="separate"/>
        </w:r>
        <w:r w:rsidR="0001202E" w:rsidRPr="008F601D" w:rsidDel="007049EE">
          <w:rPr>
            <w:rFonts w:ascii="Times New Roman" w:eastAsia="SimSun" w:hAnsi="Times New Roman"/>
            <w:b w:val="0"/>
            <w:noProof/>
            <w:snapToGrid/>
            <w:color w:val="auto"/>
            <w:kern w:val="2"/>
            <w:sz w:val="24"/>
            <w:szCs w:val="24"/>
            <w:lang w:eastAsia="zh-CN" w:bidi="ar-SA"/>
          </w:rPr>
          <w:t>(Deng et al., 2019; Lin et al., 2018b; Liu et al., 2019b; Yang et al., 2017; Zhang et al., 2019)</w:t>
        </w:r>
        <w:r w:rsidR="00B40EE1" w:rsidRPr="008F601D" w:rsidDel="007049EE">
          <w:rPr>
            <w:rFonts w:ascii="Times New Roman" w:hAnsi="Times New Roman"/>
            <w:b w:val="0"/>
            <w:sz w:val="24"/>
          </w:rPr>
          <w:fldChar w:fldCharType="end"/>
        </w:r>
        <w:r w:rsidRPr="008F601D" w:rsidDel="007049EE">
          <w:rPr>
            <w:rFonts w:ascii="Times New Roman" w:eastAsia="SimSun" w:hAnsi="Times New Roman"/>
            <w:b w:val="0"/>
            <w:snapToGrid/>
            <w:color w:val="auto"/>
            <w:kern w:val="2"/>
            <w:sz w:val="24"/>
            <w:szCs w:val="24"/>
            <w:lang w:eastAsia="zh-CN" w:bidi="ar-SA"/>
          </w:rPr>
          <w:t xml:space="preserve"> have all explored how transfer learning can work best using limited training samples and still overcome the cross-domain inconsistencies. The outcome of these studies demonstrates that transfer learning is an efficient method that has helped CNNs achieve better classification accuracies in HSI tasks and that it remains a preferred approach open to further research, especially for the heterogeneous domains. In some recent works </w:t>
        </w:r>
        <w:r w:rsidR="00B40EE1" w:rsidRPr="008F601D" w:rsidDel="007049EE">
          <w:rPr>
            <w:rFonts w:ascii="Times New Roman" w:hAnsi="Times New Roman"/>
            <w:b w:val="0"/>
            <w:sz w:val="24"/>
          </w:rPr>
          <w:fldChar w:fldCharType="begin">
            <w:fldData xml:space="preserve">PEVuZE5vdGU+PENpdGU+PEF1dGhvcj5ZYW5nPC9BdXRob3I+PFllYXI+MjAxNzwvWWVhcj48UmVj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</w:fldData>
          </w:fldChar>
        </w:r>
        <w:r w:rsidRPr="008F601D" w:rsidDel="007049EE">
          <w:rPr>
            <w:rFonts w:ascii="Times New Roman" w:eastAsia="SimSun" w:hAnsi="Times New Roman"/>
            <w:b w:val="0"/>
            <w:snapToGrid/>
            <w:color w:val="auto"/>
            <w:kern w:val="2"/>
            <w:sz w:val="24"/>
            <w:szCs w:val="24"/>
            <w:lang w:eastAsia="zh-CN" w:bidi="ar-SA"/>
          </w:rPr>
          <w:instrText xml:space="preserve"> ADDIN EN.CITE </w:instrText>
        </w:r>
        <w:r w:rsidR="00B40EE1" w:rsidRPr="00135CC7" w:rsidDel="007049EE">
          <w:rPr>
            <w:rFonts w:ascii="Times New Roman" w:hAnsi="Times New Roman"/>
            <w:b w:val="0"/>
            <w:sz w:val="24"/>
          </w:rPr>
          <w:fldChar w:fldCharType="begin">
            <w:fldData xml:space="preserve">PEVuZE5vdGU+PENpdGU+PEF1dGhvcj5ZYW5nPC9BdXRob3I+PFllYXI+MjAxNzwvWWVhcj48UmVj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</w:fldData>
          </w:fldChar>
        </w:r>
        <w:r w:rsidRPr="008F601D" w:rsidDel="007049EE">
          <w:rPr>
            <w:rFonts w:ascii="Times New Roman" w:eastAsia="SimSun" w:hAnsi="Times New Roman"/>
            <w:b w:val="0"/>
            <w:snapToGrid/>
            <w:color w:val="auto"/>
            <w:kern w:val="2"/>
            <w:sz w:val="24"/>
            <w:szCs w:val="24"/>
            <w:lang w:eastAsia="zh-CN" w:bidi="ar-SA"/>
          </w:rPr>
          <w:instrText xml:space="preserve"> ADDIN EN.CITE.DATA </w:instrText>
        </w:r>
      </w:moveFrom>
      <w:del w:id="454" w:author="Windows User" w:date="2020-12-28T14:52:00Z">
        <w:r w:rsidR="00B40EE1" w:rsidRPr="00135CC7" w:rsidDel="007049EE">
          <w:rPr>
            <w:rFonts w:ascii="Times New Roman" w:hAnsi="Times New Roman"/>
            <w:b w:val="0"/>
            <w:sz w:val="24"/>
          </w:rPr>
        </w:r>
      </w:del>
      <w:moveFrom w:id="455" w:author="Windows User" w:date="2020-12-28T14:52:00Z">
        <w:r w:rsidR="00B40EE1" w:rsidRPr="00135CC7" w:rsidDel="007049EE">
          <w:rPr>
            <w:rFonts w:ascii="Times New Roman" w:hAnsi="Times New Roman"/>
            <w:b w:val="0"/>
            <w:sz w:val="24"/>
          </w:rPr>
          <w:fldChar w:fldCharType="end"/>
        </w:r>
      </w:moveFrom>
      <w:del w:id="456" w:author="Windows User" w:date="2020-12-28T14:52:00Z">
        <w:r w:rsidR="00B40EE1" w:rsidRPr="008F601D" w:rsidDel="007049EE">
          <w:rPr>
            <w:rFonts w:ascii="Times New Roman" w:hAnsi="Times New Roman"/>
            <w:b w:val="0"/>
            <w:sz w:val="24"/>
          </w:rPr>
        </w:r>
      </w:del>
      <w:moveFrom w:id="457" w:author="Windows User" w:date="2020-12-28T14:52:00Z">
        <w:r w:rsidR="00B40EE1" w:rsidRPr="008F601D" w:rsidDel="007049EE">
          <w:rPr>
            <w:rFonts w:ascii="Times New Roman" w:hAnsi="Times New Roman"/>
            <w:b w:val="0"/>
            <w:sz w:val="24"/>
          </w:rPr>
          <w:fldChar w:fldCharType="separate"/>
        </w:r>
        <w:r w:rsidRPr="008F601D" w:rsidDel="007049EE">
          <w:rPr>
            <w:rFonts w:ascii="Times New Roman" w:eastAsia="SimSun" w:hAnsi="Times New Roman"/>
            <w:b w:val="0"/>
            <w:noProof/>
            <w:snapToGrid/>
            <w:color w:val="auto"/>
            <w:kern w:val="2"/>
            <w:sz w:val="24"/>
            <w:szCs w:val="24"/>
            <w:lang w:eastAsia="zh-CN" w:bidi="ar-SA"/>
          </w:rPr>
          <w:t>(Kemker and Kanan, 2017; Lin et al., 2017c; Mei et al., 2017; Wu and Prasad, 2018; Xu et al., 2017; Yang et al., 2017)</w:t>
        </w:r>
        <w:r w:rsidR="00B40EE1" w:rsidRPr="008F601D" w:rsidDel="007049EE">
          <w:rPr>
            <w:rFonts w:ascii="Times New Roman" w:hAnsi="Times New Roman"/>
            <w:b w:val="0"/>
            <w:sz w:val="24"/>
          </w:rPr>
          <w:fldChar w:fldCharType="end"/>
        </w:r>
        <w:r w:rsidRPr="008F601D" w:rsidDel="007049EE">
          <w:rPr>
            <w:rFonts w:ascii="Times New Roman" w:eastAsia="SimSun" w:hAnsi="Times New Roman"/>
            <w:b w:val="0"/>
            <w:snapToGrid/>
            <w:color w:val="auto"/>
            <w:kern w:val="2"/>
            <w:sz w:val="24"/>
            <w:szCs w:val="24"/>
            <w:lang w:eastAsia="zh-CN" w:bidi="ar-SA"/>
          </w:rPr>
          <w:t xml:space="preserve">, transfer learning was used to initialize the network parameters copied from trained deep networks, and the results paid off compared to randomly initialized methods. For best results on prediction and accuracy scores, the distribution of the underlying sample should be unbiased. </w:t>
        </w:r>
      </w:moveFrom>
    </w:p>
    <w:moveFromRangeEnd w:id="448"/>
    <w:p w14:paraId="47238965" w14:textId="77777777" w:rsidR="002A634F" w:rsidRPr="008F601D" w:rsidRDefault="002A634F" w:rsidP="008B7A91">
      <w:pPr>
        <w:pStyle w:val="MDPI21heading1"/>
        <w:spacing w:before="0" w:after="0"/>
        <w:ind w:firstLine="360"/>
        <w:jc w:val="both"/>
        <w:rPr>
          <w:rFonts w:ascii="Times New Roman" w:eastAsia="SimSun" w:hAnsi="Times New Roman"/>
          <w:b w:val="0"/>
          <w:snapToGrid/>
          <w:color w:val="auto"/>
          <w:kern w:val="2"/>
          <w:sz w:val="24"/>
          <w:szCs w:val="24"/>
          <w:lang w:eastAsia="zh-CN" w:bidi="ar-SA"/>
        </w:rPr>
      </w:pPr>
    </w:p>
    <w:p w14:paraId="395ACEDE" w14:textId="6222AEDD" w:rsidR="00A61D00" w:rsidRPr="008F601D" w:rsidRDefault="00FA342A" w:rsidP="00E32FD4">
      <w:pPr>
        <w:pStyle w:val="MDPI21heading1"/>
        <w:spacing w:before="0" w:after="0"/>
        <w:jc w:val="center"/>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noProof/>
          <w:snapToGrid/>
          <w:color w:val="auto"/>
          <w:kern w:val="2"/>
          <w:sz w:val="24"/>
          <w:szCs w:val="24"/>
          <w:lang w:eastAsia="en-US" w:bidi="ar-SA"/>
        </w:rPr>
        <w:drawing>
          <wp:anchor distT="0" distB="0" distL="114300" distR="114300" simplePos="0" relativeHeight="251660288" behindDoc="0" locked="0" layoutInCell="1" allowOverlap="1" wp14:anchorId="7D4AC346" wp14:editId="1577C187">
            <wp:simplePos x="0" y="0"/>
            <wp:positionH relativeFrom="column">
              <wp:posOffset>4512310</wp:posOffset>
            </wp:positionH>
            <wp:positionV relativeFrom="paragraph">
              <wp:posOffset>345675</wp:posOffset>
            </wp:positionV>
            <wp:extent cx="1595120" cy="540385"/>
            <wp:effectExtent l="0" t="0" r="5080" b="0"/>
            <wp:wrapNone/>
            <wp:docPr id="2" name="Picture 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2768" t="85376"/>
                    <a:stretch/>
                  </pic:blipFill>
                  <pic:spPr bwMode="auto">
                    <a:xfrm>
                      <a:off x="0" y="0"/>
                      <a:ext cx="1595120" cy="540385"/>
                    </a:xfrm>
                    <a:prstGeom prst="rect">
                      <a:avLst/>
                    </a:prstGeom>
                    <a:noFill/>
                    <a:ln>
                      <a:noFill/>
                    </a:ln>
                    <a:extLst>
                      <a:ext uri="{53640926-AAD7-44D8-BBD7-CCE9431645EC}">
                        <a14:shadowObscured xmlns:a14="http://schemas.microsoft.com/office/drawing/2010/main"/>
                      </a:ext>
                    </a:extLst>
                  </pic:spPr>
                </pic:pic>
              </a:graphicData>
            </a:graphic>
          </wp:anchor>
        </w:drawing>
      </w:r>
      <w:r w:rsidRPr="008F601D">
        <w:rPr>
          <w:rFonts w:ascii="Times New Roman" w:eastAsia="SimSun" w:hAnsi="Times New Roman"/>
          <w:b w:val="0"/>
          <w:noProof/>
          <w:snapToGrid/>
          <w:color w:val="auto"/>
          <w:kern w:val="2"/>
          <w:sz w:val="24"/>
          <w:szCs w:val="24"/>
          <w:lang w:eastAsia="en-US" w:bidi="ar-SA"/>
        </w:rPr>
        <w:drawing>
          <wp:inline distT="0" distB="0" distL="0" distR="0" wp14:anchorId="037F7F0F" wp14:editId="381B1A03">
            <wp:extent cx="4241587" cy="3050561"/>
            <wp:effectExtent l="0" t="0" r="6985" b="0"/>
            <wp:docPr id="4" name="Picture 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00" b="17534"/>
                    <a:stretch/>
                  </pic:blipFill>
                  <pic:spPr bwMode="auto">
                    <a:xfrm>
                      <a:off x="0" y="0"/>
                      <a:ext cx="4255391" cy="3060489"/>
                    </a:xfrm>
                    <a:prstGeom prst="rect">
                      <a:avLst/>
                    </a:prstGeom>
                    <a:noFill/>
                    <a:ln>
                      <a:noFill/>
                    </a:ln>
                    <a:extLst>
                      <a:ext uri="{53640926-AAD7-44D8-BBD7-CCE9431645EC}">
                        <a14:shadowObscured xmlns:a14="http://schemas.microsoft.com/office/drawing/2010/main"/>
                      </a:ext>
                    </a:extLst>
                  </pic:spPr>
                </pic:pic>
              </a:graphicData>
            </a:graphic>
          </wp:inline>
        </w:drawing>
      </w:r>
    </w:p>
    <w:p w14:paraId="6BBEF90E" w14:textId="20C7AC48" w:rsidR="00A61D00" w:rsidRDefault="00A61D00" w:rsidP="00E32FD4">
      <w:pPr>
        <w:pStyle w:val="MDPI21heading1"/>
        <w:spacing w:before="0" w:after="0"/>
        <w:jc w:val="both"/>
        <w:rPr>
          <w:ins w:id="458" w:author="Windows User" w:date="2020-12-28T14:52:00Z"/>
          <w:rFonts w:ascii="Times New Roman" w:eastAsia="SimSun" w:hAnsi="Times New Roman"/>
          <w:b w:val="0"/>
          <w:snapToGrid/>
          <w:color w:val="auto"/>
          <w:kern w:val="2"/>
          <w:sz w:val="24"/>
          <w:szCs w:val="24"/>
          <w:lang w:eastAsia="zh-CN" w:bidi="ar-SA"/>
        </w:rPr>
      </w:pPr>
      <w:commentRangeStart w:id="459"/>
      <w:r w:rsidRPr="008F601D">
        <w:rPr>
          <w:rFonts w:ascii="Times New Roman" w:eastAsia="SimSun" w:hAnsi="Times New Roman"/>
          <w:snapToGrid/>
          <w:color w:val="auto"/>
          <w:kern w:val="2"/>
          <w:sz w:val="24"/>
          <w:szCs w:val="24"/>
          <w:lang w:eastAsia="zh-CN" w:bidi="ar-SA"/>
        </w:rPr>
        <w:t>Fig</w:t>
      </w:r>
      <w:r w:rsidR="00BC7907" w:rsidRPr="008F601D">
        <w:rPr>
          <w:rFonts w:ascii="Times New Roman" w:eastAsia="SimSun" w:hAnsi="Times New Roman"/>
          <w:snapToGrid/>
          <w:color w:val="auto"/>
          <w:kern w:val="2"/>
          <w:sz w:val="24"/>
          <w:szCs w:val="24"/>
          <w:lang w:eastAsia="zh-CN" w:bidi="ar-SA"/>
        </w:rPr>
        <w:t>.</w:t>
      </w:r>
      <w:r w:rsidRPr="008F601D">
        <w:rPr>
          <w:rFonts w:ascii="Times New Roman" w:eastAsia="SimSun" w:hAnsi="Times New Roman"/>
          <w:snapToGrid/>
          <w:color w:val="auto"/>
          <w:kern w:val="2"/>
          <w:sz w:val="24"/>
          <w:szCs w:val="24"/>
          <w:lang w:eastAsia="zh-CN" w:bidi="ar-SA"/>
        </w:rPr>
        <w:t xml:space="preserve"> </w:t>
      </w:r>
      <w:r w:rsidR="008B7A91" w:rsidRPr="008F601D">
        <w:rPr>
          <w:rFonts w:ascii="Times New Roman" w:eastAsia="SimSun" w:hAnsi="Times New Roman"/>
          <w:snapToGrid/>
          <w:color w:val="auto"/>
          <w:kern w:val="2"/>
          <w:sz w:val="24"/>
          <w:szCs w:val="24"/>
          <w:lang w:eastAsia="zh-CN" w:bidi="ar-SA"/>
        </w:rPr>
        <w:t>4</w:t>
      </w:r>
      <w:commentRangeEnd w:id="459"/>
      <w:r w:rsidR="009F513A" w:rsidRPr="00135CC7">
        <w:rPr>
          <w:rStyle w:val="CommentReference"/>
          <w:rFonts w:ascii="Cambria" w:eastAsia="Cambria" w:hAnsi="Cambria"/>
          <w:b w:val="0"/>
          <w:snapToGrid/>
          <w:color w:val="auto"/>
          <w:kern w:val="2"/>
          <w:lang w:eastAsia="zh-CN" w:bidi="ar-SA"/>
        </w:rPr>
        <w:commentReference w:id="459"/>
      </w:r>
      <w:r w:rsidR="00BC7907" w:rsidRPr="008F601D">
        <w:rPr>
          <w:rFonts w:ascii="Times New Roman" w:eastAsia="SimSun" w:hAnsi="Times New Roman"/>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Transfer learning procedure of deep CNNs to obtain optimized weights initializations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&lt;EndNote&gt;&lt;Cite&gt;&lt;Author&gt;Ahmad&lt;/Author&gt;&lt;Year&gt;2018&lt;/Year&gt;&lt;RecNum&gt;185&lt;/RecNum&gt;&lt;DisplayText&gt;(Ahmad et al., 2018)&lt;/DisplayText&gt;&lt;record&gt;&lt;rec-number&gt;185&lt;/rec-number&gt;&lt;foreign-keys&gt;&lt;key app="EN" db-id="fspe090xm2sf0nef9aapp9tezvaxx5av9vr9" timestamp="1604388853"&gt;185&lt;/key&gt;&lt;/foreign-keys&gt;&lt;ref-type name="Journal Article"&gt;17&lt;/ref-type&gt;&lt;contributors&gt;&lt;authors&gt;&lt;author&gt;Ezak Ahmad&lt;/author&gt;&lt;author&gt;Manu Goyal&lt;/author&gt;&lt;author&gt;Jamie Mcphee&lt;/author&gt;&lt;author&gt;Hans Degens&lt;/author&gt;&lt;/authors&gt;&lt;/contributors&gt;&lt;titles&gt;&lt;title&gt;Semantic Segmentation of Human Thigh Quadriceps Muscle in Magnetic Resonance Images&lt;/title&gt;&lt;secondary-title&gt;arXiv&lt;/secondary-title&gt;&lt;/titles&gt;&lt;periodical&gt;&lt;full-title&gt;ArXiv&lt;/full-title&gt;&lt;/periodical&gt;&lt;volume&gt;1&lt;/volume&gt;&lt;dates&gt;&lt;year&gt;2018&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(Ahmad et al.,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w:t>
      </w:r>
    </w:p>
    <w:p w14:paraId="272903E6" w14:textId="671D4EBD" w:rsidR="007049EE" w:rsidRDefault="007049EE" w:rsidP="00E32FD4">
      <w:pPr>
        <w:pStyle w:val="MDPI21heading1"/>
        <w:spacing w:before="0" w:after="0"/>
        <w:jc w:val="both"/>
        <w:rPr>
          <w:ins w:id="460" w:author="Windows User" w:date="2020-12-28T14:52:00Z"/>
          <w:rFonts w:ascii="Times New Roman" w:eastAsia="SimSun" w:hAnsi="Times New Roman"/>
          <w:b w:val="0"/>
          <w:snapToGrid/>
          <w:color w:val="auto"/>
          <w:kern w:val="2"/>
          <w:sz w:val="24"/>
          <w:szCs w:val="24"/>
          <w:lang w:eastAsia="zh-CN" w:bidi="ar-SA"/>
        </w:rPr>
      </w:pPr>
    </w:p>
    <w:p w14:paraId="1211803C" w14:textId="77777777" w:rsidR="007049EE" w:rsidRPr="008F601D" w:rsidRDefault="007049EE" w:rsidP="007049EE">
      <w:pPr>
        <w:pStyle w:val="MDPI21heading1"/>
        <w:spacing w:before="0" w:after="0"/>
        <w:ind w:firstLine="420"/>
        <w:jc w:val="both"/>
        <w:rPr>
          <w:moveTo w:id="461" w:author="Windows User" w:date="2020-12-28T14:52:00Z"/>
          <w:rFonts w:ascii="Times New Roman" w:eastAsia="SimSun" w:hAnsi="Times New Roman"/>
          <w:b w:val="0"/>
          <w:snapToGrid/>
          <w:color w:val="auto"/>
          <w:kern w:val="2"/>
          <w:sz w:val="24"/>
          <w:szCs w:val="24"/>
          <w:lang w:eastAsia="zh-CN" w:bidi="ar-SA"/>
        </w:rPr>
      </w:pPr>
      <w:moveToRangeStart w:id="462" w:author="Windows User" w:date="2020-12-28T14:52:00Z" w:name="move60059582"/>
      <w:moveTo w:id="463" w:author="Windows User" w:date="2020-12-28T14:52:00Z">
        <w:r w:rsidRPr="008F601D">
          <w:rPr>
            <w:rFonts w:ascii="Times New Roman" w:eastAsia="SimSun" w:hAnsi="Times New Roman"/>
            <w:b w:val="0"/>
            <w:snapToGrid/>
            <w:color w:val="auto"/>
            <w:kern w:val="2"/>
            <w:sz w:val="24"/>
            <w:szCs w:val="24"/>
            <w:lang w:eastAsia="zh-CN" w:bidi="ar-SA"/>
          </w:rPr>
          <w:t xml:space="preserve">This approach has gained immense acceptance in remote sensing tasks and various researchers have used this paradigm to carry out HSI tasks. </w:t>
        </w:r>
        <w:r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PEVuZE5vdGU+PENpdGU+PEF1dGhvcj5EZW5nPC9BdXRob3I+PFllYXI+MjAxOTwvWWVhcj48UmVj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==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PEVuZE5vdGU+PENpdGU+PEF1dGhvcj5EZW5nPC9BdXRob3I+PFllYXI+MjAxOTwvWWVhcj48UmVj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==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moveTo>
      <w:ins w:id="464" w:author="Windows User" w:date="2020-12-28T14:52:00Z">
        <w:r w:rsidRPr="00135CC7">
          <w:rPr>
            <w:rFonts w:ascii="Times New Roman" w:eastAsia="SimSun" w:hAnsi="Times New Roman"/>
            <w:b w:val="0"/>
            <w:snapToGrid/>
            <w:color w:val="auto"/>
            <w:kern w:val="2"/>
            <w:sz w:val="24"/>
            <w:szCs w:val="24"/>
            <w:lang w:eastAsia="zh-CN" w:bidi="ar-SA"/>
          </w:rPr>
        </w:r>
      </w:ins>
      <w:moveTo w:id="465" w:author="Windows User" w:date="2020-12-28T14:52:00Z">
        <w:r w:rsidRPr="00135CC7">
          <w:rPr>
            <w:rFonts w:ascii="Times New Roman" w:eastAsia="SimSun" w:hAnsi="Times New Roman"/>
            <w:b w:val="0"/>
            <w:snapToGrid/>
            <w:color w:val="auto"/>
            <w:kern w:val="2"/>
            <w:sz w:val="24"/>
            <w:szCs w:val="24"/>
            <w:lang w:eastAsia="zh-CN" w:bidi="ar-SA"/>
          </w:rPr>
          <w:fldChar w:fldCharType="end"/>
        </w:r>
      </w:moveTo>
      <w:ins w:id="466" w:author="Windows User" w:date="2020-12-28T14:52:00Z">
        <w:r w:rsidRPr="008F601D">
          <w:rPr>
            <w:rFonts w:ascii="Times New Roman" w:eastAsia="SimSun" w:hAnsi="Times New Roman"/>
            <w:b w:val="0"/>
            <w:snapToGrid/>
            <w:color w:val="auto"/>
            <w:kern w:val="2"/>
            <w:sz w:val="24"/>
            <w:szCs w:val="24"/>
            <w:lang w:eastAsia="zh-CN" w:bidi="ar-SA"/>
          </w:rPr>
        </w:r>
      </w:ins>
      <w:moveTo w:id="467" w:author="Windows User" w:date="2020-12-28T14:52:00Z">
        <w:r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(Deng et al., 2019; Lin et al., 2018b; Liu et al., 2019b; Yang et al., 2017; Zhang et al., 2019)</w:t>
        </w:r>
        <w:r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have all explored how transfer learning can work best using limited training samples and still overcome the cross-domain inconsistencies. The outcome of these studies demonstrates that transfer learning is an efficient method that has helped CNNs achieve better classification accuracies in HSI tasks and that it remains a preferred approach open to further research, especially for the heterogeneous domains. In some recent works </w:t>
        </w:r>
        <w:r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PEVuZE5vdGU+PENpdGU+PEF1dGhvcj5ZYW5nPC9BdXRob3I+PFllYXI+MjAxNzwvWWVhcj48UmVj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PEVuZE5vdGU+PENpdGU+PEF1dGhvcj5ZYW5nPC9BdXRob3I+PFllYXI+MjAxNzwvWWVhcj48UmVj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moveTo>
      <w:ins w:id="468" w:author="Windows User" w:date="2020-12-28T14:52:00Z">
        <w:r w:rsidRPr="00135CC7">
          <w:rPr>
            <w:rFonts w:ascii="Times New Roman" w:eastAsia="SimSun" w:hAnsi="Times New Roman"/>
            <w:b w:val="0"/>
            <w:snapToGrid/>
            <w:color w:val="auto"/>
            <w:kern w:val="2"/>
            <w:sz w:val="24"/>
            <w:szCs w:val="24"/>
            <w:lang w:eastAsia="zh-CN" w:bidi="ar-SA"/>
          </w:rPr>
        </w:r>
      </w:ins>
      <w:moveTo w:id="469" w:author="Windows User" w:date="2020-12-28T14:52:00Z">
        <w:r w:rsidRPr="00135CC7">
          <w:rPr>
            <w:rFonts w:ascii="Times New Roman" w:eastAsia="SimSun" w:hAnsi="Times New Roman"/>
            <w:b w:val="0"/>
            <w:snapToGrid/>
            <w:color w:val="auto"/>
            <w:kern w:val="2"/>
            <w:sz w:val="24"/>
            <w:szCs w:val="24"/>
            <w:lang w:eastAsia="zh-CN" w:bidi="ar-SA"/>
          </w:rPr>
          <w:fldChar w:fldCharType="end"/>
        </w:r>
      </w:moveTo>
      <w:ins w:id="470" w:author="Windows User" w:date="2020-12-28T14:52:00Z">
        <w:r w:rsidRPr="008F601D">
          <w:rPr>
            <w:rFonts w:ascii="Times New Roman" w:eastAsia="SimSun" w:hAnsi="Times New Roman"/>
            <w:b w:val="0"/>
            <w:snapToGrid/>
            <w:color w:val="auto"/>
            <w:kern w:val="2"/>
            <w:sz w:val="24"/>
            <w:szCs w:val="24"/>
            <w:lang w:eastAsia="zh-CN" w:bidi="ar-SA"/>
          </w:rPr>
        </w:r>
      </w:ins>
      <w:moveTo w:id="471" w:author="Windows User" w:date="2020-12-28T14:52:00Z">
        <w:r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(Kemker and Kanan, 2017; Lin et al., 2017c; Mei et al., 2017; Wu and Prasad, 2018; Xu et al., 2017; Yang et al., 2017)</w:t>
        </w:r>
        <w:r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transfer learning was used to initialize the network parameters copied from trained deep networks, and the results paid off compared to randomly initialized methods. For best results on prediction and accuracy scores, the distribution of the underlying sample should be unbiased. </w:t>
        </w:r>
      </w:moveTo>
    </w:p>
    <w:moveToRangeEnd w:id="462"/>
    <w:p w14:paraId="6A628FC2" w14:textId="77777777" w:rsidR="007049EE" w:rsidRPr="008F601D" w:rsidRDefault="007049EE" w:rsidP="00E32FD4">
      <w:pPr>
        <w:pStyle w:val="MDPI21heading1"/>
        <w:spacing w:before="0" w:after="0"/>
        <w:jc w:val="both"/>
        <w:rPr>
          <w:rFonts w:ascii="Times New Roman" w:eastAsia="SimSun" w:hAnsi="Times New Roman"/>
          <w:b w:val="0"/>
          <w:snapToGrid/>
          <w:color w:val="auto"/>
          <w:kern w:val="2"/>
          <w:sz w:val="24"/>
          <w:szCs w:val="24"/>
          <w:lang w:eastAsia="zh-CN" w:bidi="ar-SA"/>
        </w:rPr>
      </w:pPr>
    </w:p>
    <w:p w14:paraId="18658932" w14:textId="709226AB" w:rsidR="00A61D00" w:rsidRPr="008F601D"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Domain adaptation</w:t>
      </w:r>
    </w:p>
    <w:p w14:paraId="0A4D076D" w14:textId="68186238" w:rsidR="00A61D00" w:rsidRPr="008F601D" w:rsidRDefault="00C23630" w:rsidP="00700326">
      <w:pPr>
        <w:pStyle w:val="MDPI21heading1"/>
        <w:spacing w:before="0" w:after="0"/>
        <w:ind w:firstLine="420"/>
        <w:jc w:val="both"/>
        <w:rPr>
          <w:rFonts w:ascii="Times New Roman" w:eastAsia="SimSun" w:hAnsi="Times New Roman"/>
          <w:b w:val="0"/>
          <w:snapToGrid/>
          <w:color w:val="auto"/>
          <w:kern w:val="2"/>
          <w:sz w:val="24"/>
          <w:szCs w:val="24"/>
          <w:lang w:eastAsia="zh-CN" w:bidi="ar-SA"/>
        </w:rPr>
      </w:pPr>
      <w:ins w:id="472" w:author="Windows User" w:date="2020-12-28T15:02:00Z">
        <w:r>
          <w:rPr>
            <w:rFonts w:ascii="Times New Roman" w:eastAsia="SimSun" w:hAnsi="Times New Roman"/>
            <w:b w:val="0"/>
            <w:snapToGrid/>
            <w:color w:val="auto"/>
            <w:kern w:val="2"/>
            <w:sz w:val="24"/>
            <w:szCs w:val="24"/>
            <w:lang w:eastAsia="zh-CN" w:bidi="ar-SA"/>
          </w:rPr>
          <w:lastRenderedPageBreak/>
          <w:t xml:space="preserve">In reality, </w:t>
        </w:r>
      </w:ins>
      <w:ins w:id="473" w:author="Windows User" w:date="2020-12-28T15:03:00Z">
        <w:r w:rsidR="00700326">
          <w:rPr>
            <w:rFonts w:ascii="Times New Roman" w:eastAsia="SimSun" w:hAnsi="Times New Roman"/>
            <w:b w:val="0"/>
            <w:snapToGrid/>
            <w:color w:val="auto"/>
            <w:kern w:val="2"/>
            <w:sz w:val="24"/>
            <w:szCs w:val="24"/>
            <w:lang w:eastAsia="zh-CN" w:bidi="ar-SA"/>
          </w:rPr>
          <w:t xml:space="preserve">sometimes researchers have adopted auxiliary data sets to compensate for </w:t>
        </w:r>
      </w:ins>
      <w:ins w:id="474" w:author="Windows User" w:date="2020-12-28T15:02:00Z">
        <w:r>
          <w:rPr>
            <w:rFonts w:ascii="Times New Roman" w:eastAsia="SimSun" w:hAnsi="Times New Roman"/>
            <w:b w:val="0"/>
            <w:snapToGrid/>
            <w:color w:val="auto"/>
            <w:kern w:val="2"/>
            <w:sz w:val="24"/>
            <w:szCs w:val="24"/>
            <w:lang w:eastAsia="zh-CN" w:bidi="ar-SA"/>
          </w:rPr>
          <w:t>quality training data</w:t>
        </w:r>
      </w:ins>
      <w:ins w:id="475" w:author="Windows User" w:date="2020-12-28T15:04:00Z">
        <w:r w:rsidR="00700326">
          <w:rPr>
            <w:rFonts w:ascii="Times New Roman" w:eastAsia="SimSun" w:hAnsi="Times New Roman"/>
            <w:b w:val="0"/>
            <w:snapToGrid/>
            <w:color w:val="auto"/>
            <w:kern w:val="2"/>
            <w:sz w:val="24"/>
            <w:szCs w:val="24"/>
            <w:lang w:eastAsia="zh-CN" w:bidi="ar-SA"/>
          </w:rPr>
          <w:t xml:space="preserve"> for a given task.</w:t>
        </w:r>
      </w:ins>
      <w:del w:id="476" w:author="Windows User" w:date="2020-12-28T15:04:00Z">
        <w:r w:rsidR="00A61D00" w:rsidRPr="008F601D" w:rsidDel="00700326">
          <w:rPr>
            <w:rFonts w:ascii="Times New Roman" w:eastAsia="SimSun" w:hAnsi="Times New Roman"/>
            <w:b w:val="0"/>
            <w:snapToGrid/>
            <w:color w:val="auto"/>
            <w:kern w:val="2"/>
            <w:sz w:val="24"/>
            <w:szCs w:val="24"/>
            <w:lang w:eastAsia="zh-CN" w:bidi="ar-SA"/>
          </w:rPr>
          <w:delText>Given that sufficient training data is not always available for every real-world application, skillfully, auxiliary data can be used to complement scarce data for a given task.</w:delText>
        </w:r>
      </w:del>
      <w:r w:rsidR="00A61D00" w:rsidRPr="008F601D">
        <w:rPr>
          <w:rFonts w:ascii="Times New Roman" w:eastAsia="SimSun" w:hAnsi="Times New Roman"/>
          <w:b w:val="0"/>
          <w:snapToGrid/>
          <w:color w:val="auto"/>
          <w:kern w:val="2"/>
          <w:sz w:val="24"/>
          <w:szCs w:val="24"/>
          <w:lang w:eastAsia="zh-CN" w:bidi="ar-SA"/>
        </w:rPr>
        <w:t xml:space="preserve"> </w:t>
      </w:r>
      <w:ins w:id="477" w:author="Windows User" w:date="2020-12-28T15:04:00Z">
        <w:r w:rsidR="00700326">
          <w:rPr>
            <w:rFonts w:ascii="Times New Roman" w:eastAsia="SimSun" w:hAnsi="Times New Roman"/>
            <w:b w:val="0"/>
            <w:snapToGrid/>
            <w:color w:val="auto"/>
            <w:kern w:val="2"/>
            <w:sz w:val="24"/>
            <w:szCs w:val="24"/>
            <w:lang w:eastAsia="zh-CN" w:bidi="ar-SA"/>
          </w:rPr>
          <w:t>These auxiliary data sets have varying pose, illumination and image quality, sometimes there exists some domain variance between two application domains, which can lead to degrading performance</w:t>
        </w:r>
      </w:ins>
      <w:ins w:id="478" w:author="Windows User" w:date="2020-12-28T15:07:00Z">
        <w:r w:rsidR="00700326">
          <w:rPr>
            <w:rFonts w:ascii="Times New Roman" w:eastAsia="SimSun" w:hAnsi="Times New Roman"/>
            <w:b w:val="0"/>
            <w:snapToGrid/>
            <w:color w:val="auto"/>
            <w:kern w:val="2"/>
            <w:sz w:val="24"/>
            <w:szCs w:val="24"/>
            <w:lang w:eastAsia="zh-CN" w:bidi="ar-SA"/>
          </w:rPr>
          <w:t xml:space="preserve"> </w:t>
        </w:r>
      </w:ins>
      <w:del w:id="479" w:author="Windows User" w:date="2020-12-28T15:07:00Z">
        <w:r w:rsidR="00A61D00" w:rsidRPr="008F601D" w:rsidDel="00700326">
          <w:rPr>
            <w:rFonts w:ascii="Times New Roman" w:eastAsia="SimSun" w:hAnsi="Times New Roman"/>
            <w:b w:val="0"/>
            <w:snapToGrid/>
            <w:color w:val="auto"/>
            <w:kern w:val="2"/>
            <w:sz w:val="24"/>
            <w:szCs w:val="24"/>
            <w:lang w:eastAsia="zh-CN" w:bidi="ar-SA"/>
          </w:rPr>
          <w:delText xml:space="preserve">Conversely, due to many varying factors such as pose, illumination, and image quality, there is always a domain variance between two application domains and this can cause degrading of the performance </w:delText>
        </w:r>
      </w:del>
      <w:r w:rsidR="00B40EE1" w:rsidRPr="008F601D">
        <w:rPr>
          <w:rFonts w:ascii="Times New Roman" w:eastAsia="SimSun" w:hAnsi="Times New Roman"/>
          <w:b w:val="0"/>
          <w:snapToGrid/>
          <w:color w:val="auto"/>
          <w:kern w:val="2"/>
          <w:sz w:val="24"/>
          <w:szCs w:val="24"/>
          <w:lang w:eastAsia="zh-CN" w:bidi="ar-SA"/>
        </w:rPr>
        <w:fldChar w:fldCharType="begin"/>
      </w:r>
      <w:r w:rsidR="00A61D00" w:rsidRPr="008F601D">
        <w:rPr>
          <w:rFonts w:ascii="Times New Roman" w:eastAsia="SimSun" w:hAnsi="Times New Roman"/>
          <w:b w:val="0"/>
          <w:snapToGrid/>
          <w:color w:val="auto"/>
          <w:kern w:val="2"/>
          <w:sz w:val="24"/>
          <w:szCs w:val="24"/>
          <w:lang w:eastAsia="zh-CN" w:bidi="ar-SA"/>
        </w:rPr>
        <w:instrText xml:space="preserve"> ADDIN EN.CITE &lt;EndNote&gt;&lt;Cite&gt;&lt;Author&gt;Wang&lt;/Author&gt;&lt;Year&gt;2018&lt;/Year&gt;&lt;RecNum&gt;102&lt;/RecNum&gt;&lt;DisplayText&gt;(Wang and Deng, 2018)&lt;/DisplayText&gt;&lt;record&gt;&lt;rec-number&gt;102&lt;/rec-number&gt;&lt;foreign-keys&gt;&lt;key app="EN" db-id="fspe090xm2sf0nef9aapp9tezvaxx5av9vr9" timestamp="1604388852"&gt;102&lt;/key&gt;&lt;/foreign-keys&gt;&lt;ref-type name="Journal Article"&gt;17&lt;/ref-type&gt;&lt;contributors&gt;&lt;authors&gt;&lt;author&gt;Mei Wang&lt;/author&gt;&lt;author&gt;Weihong Deng&lt;/author&gt;&lt;/authors&gt;&lt;/contributors&gt;&lt;titles&gt;&lt;title&gt;Deep Visual Domain Adaptation: A Survey&lt;/title&gt;&lt;secondary-title&gt;arXiv:1802.03601&lt;/secondary-title&gt;&lt;/titles&gt;&lt;periodical&gt;&lt;full-title&gt;arXiv:1802.03601&lt;/full-title&gt;&lt;/periodical&gt;&lt;dates&gt;&lt;year&gt;2018&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A61D00" w:rsidRPr="008F601D">
        <w:rPr>
          <w:rFonts w:ascii="Times New Roman" w:eastAsia="SimSun" w:hAnsi="Times New Roman"/>
          <w:b w:val="0"/>
          <w:snapToGrid/>
          <w:color w:val="auto"/>
          <w:kern w:val="2"/>
          <w:sz w:val="24"/>
          <w:szCs w:val="24"/>
          <w:lang w:eastAsia="zh-CN" w:bidi="ar-SA"/>
        </w:rPr>
        <w:t>(Wang and Deng, 2018)</w:t>
      </w:r>
      <w:r w:rsidR="00B40EE1" w:rsidRPr="008F601D">
        <w:rPr>
          <w:rFonts w:ascii="Times New Roman" w:eastAsia="SimSun" w:hAnsi="Times New Roman"/>
          <w:b w:val="0"/>
          <w:snapToGrid/>
          <w:color w:val="auto"/>
          <w:kern w:val="2"/>
          <w:sz w:val="24"/>
          <w:szCs w:val="24"/>
          <w:lang w:eastAsia="zh-CN" w:bidi="ar-SA"/>
        </w:rPr>
        <w:fldChar w:fldCharType="end"/>
      </w:r>
      <w:r w:rsidR="00A61D00" w:rsidRPr="008F601D">
        <w:rPr>
          <w:rFonts w:ascii="Times New Roman" w:eastAsia="SimSun" w:hAnsi="Times New Roman"/>
          <w:b w:val="0"/>
          <w:snapToGrid/>
          <w:color w:val="auto"/>
          <w:kern w:val="2"/>
          <w:sz w:val="24"/>
          <w:szCs w:val="24"/>
          <w:lang w:eastAsia="zh-CN" w:bidi="ar-SA"/>
        </w:rPr>
        <w:t xml:space="preserve">.  </w:t>
      </w:r>
    </w:p>
    <w:p w14:paraId="4822A648" w14:textId="77777777" w:rsidR="00A61D00" w:rsidRPr="008F601D" w:rsidRDefault="00A61D00"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Domain adaptation (DA) is a transfer learning paradigm that exploits labeled information in one relevant application to execute new tasks in another application domain. The goal of domain adaptation is to minimize the domain gap (where data from the source and target domains may either be considered homogeneous or heterogeneous) and to transfer knowledge in cases where a wide domain gap exists while attempting to reduce dataset bias caused by </w:t>
      </w:r>
      <w:r w:rsidR="003C60C5" w:rsidRPr="008F601D">
        <w:rPr>
          <w:rFonts w:ascii="Times New Roman" w:eastAsia="SimSun" w:hAnsi="Times New Roman"/>
          <w:b w:val="0"/>
          <w:snapToGrid/>
          <w:color w:val="auto"/>
          <w:kern w:val="2"/>
          <w:sz w:val="24"/>
          <w:szCs w:val="24"/>
          <w:lang w:eastAsia="zh-CN" w:bidi="ar-SA"/>
        </w:rPr>
        <w:t xml:space="preserve">the </w:t>
      </w:r>
      <w:r w:rsidRPr="008F601D">
        <w:rPr>
          <w:rFonts w:ascii="Times New Roman" w:eastAsia="SimSun" w:hAnsi="Times New Roman"/>
          <w:b w:val="0"/>
          <w:snapToGrid/>
          <w:color w:val="auto"/>
          <w:kern w:val="2"/>
          <w:sz w:val="24"/>
          <w:szCs w:val="24"/>
          <w:lang w:eastAsia="zh-CN" w:bidi="ar-SA"/>
        </w:rPr>
        <w:t xml:space="preserve">difference in the statistical distributions between training and test domains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&lt;EndNote&gt;&lt;Cite&gt;&lt;Author&gt;Hoffman&lt;/Author&gt;&lt;Year&gt;2014&lt;/Year&gt;&lt;RecNum&gt;119&lt;/RecNum&gt;&lt;DisplayText&gt;(Hoffman et al., 2014)&lt;/DisplayText&gt;&lt;record&gt;&lt;rec-number&gt;119&lt;/rec-number&gt;&lt;foreign-keys&gt;&lt;key app="EN" db-id="fspe090xm2sf0nef9aapp9tezvaxx5av9vr9" timestamp="1604388853"&gt;119&lt;/key&gt;&lt;/foreign-keys&gt;&lt;ref-type name="Journal Article"&gt;17&lt;/ref-type&gt;&lt;contributors&gt;&lt;authors&gt;&lt;author&gt;Judy Hoffman&lt;/author&gt;&lt;author&gt;Sergio Guadarrama&lt;/author&gt;&lt;author&gt;Eric Tzeng&lt;/author&gt;&lt;author&gt;Jeff Donahue&lt;/author&gt;&lt;author&gt;Ross Girshick&lt;/author&gt;&lt;author&gt;Trevor Darrell&lt;/author&gt;&lt;author&gt;Kate Saenko&lt;/author&gt;&lt;/authors&gt;&lt;/contributors&gt;&lt;titles&gt;&lt;title&gt;LSDA: Large Scale Detection Through Adaptation&lt;/title&gt;&lt;secondary-title&gt;arXiv:1407.5035&lt;/secondary-title&gt;&lt;/titles&gt;&lt;periodical&gt;&lt;full-title&gt;arXiv:1407.5035&lt;/full-title&gt;&lt;/periodical&gt;&lt;volume&gt;2&lt;/volume&gt;&lt;dates&gt;&lt;year&gt;2014&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(Hoffman et al., 2014)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w:t>
      </w:r>
    </w:p>
    <w:p w14:paraId="7451EF25"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In various cases, images collected for computer vision tasks may suffer platform inconsistencies due to diverse sensor settings, image acquisition platforms, image calibration settings, and device’s mechanical configuration variations. Consequently, images trained on one platform may fail to perform well in another platform thus requiring an adaptive system that seeks to bridge the difference between two environments </w:t>
      </w:r>
      <w:r w:rsidR="00B40EE1" w:rsidRPr="008F601D">
        <w:rPr>
          <w:rFonts w:ascii="Times New Roman" w:eastAsia="SimSun" w:hAnsi="Times New Roman"/>
          <w:b w:val="0"/>
          <w:snapToGrid/>
          <w:color w:val="auto"/>
          <w:kern w:val="2"/>
          <w:sz w:val="24"/>
          <w:szCs w:val="24"/>
          <w:lang w:eastAsia="zh-CN" w:bidi="ar-SA"/>
        </w:rPr>
        <w:fldChar w:fldCharType="begin"/>
      </w:r>
      <w:r w:rsidR="00EF6A6A" w:rsidRPr="008F601D">
        <w:rPr>
          <w:rFonts w:ascii="Times New Roman" w:eastAsia="SimSun" w:hAnsi="Times New Roman"/>
          <w:b w:val="0"/>
          <w:snapToGrid/>
          <w:color w:val="auto"/>
          <w:kern w:val="2"/>
          <w:sz w:val="24"/>
          <w:szCs w:val="24"/>
          <w:lang w:eastAsia="zh-CN" w:bidi="ar-SA"/>
        </w:rPr>
        <w:instrText xml:space="preserve"> ADDIN EN.CITE &lt;EndNote&gt;&lt;Cite&gt;&lt;Author&gt;TUIA&lt;/Author&gt;&lt;Year&gt;2016&lt;/Year&gt;&lt;RecNum&gt;192&lt;/RecNum&gt;&lt;DisplayText&gt;(Tuia et al., 2016a)&lt;/DisplayText&gt;&lt;record&gt;&lt;rec-number&gt;192&lt;/rec-number&gt;&lt;foreign-keys&gt;&lt;key app="EN" db-id="fspe090xm2sf0nef9aapp9tezvaxx5av9vr9" timestamp="1604388853"&gt;192&lt;/key&gt;&lt;/foreign-keys&gt;&lt;ref-type name="Journal Article"&gt;17&lt;/ref-type&gt;&lt;contributors&gt;&lt;authors&gt;&lt;author&gt;Devis Tuia&lt;/author&gt;&lt;author&gt;Claudio Persello&lt;/author&gt;&lt;author&gt;Lorenzo Bruzzone&lt;/author&gt;&lt;/authors&gt;&lt;/contributors&gt;&lt;titles&gt;&lt;title&gt;Domain Adaptation for the Classification  of Remote Sensing Data&lt;/title&gt;&lt;secondary-title&gt;  ieee Geoscience and remote sensinG maGazine &lt;/secondary-title&gt;&lt;/titles&gt;&lt;dates&gt;&lt;year&gt;2016&lt;/year&gt;&lt;/dates&gt;&lt;urls&gt;&lt;/urls&gt;&lt;electronic-resource-num&gt; 10.1109/MGRS.2016.2548504 &lt;/electronic-resource-num&gt;&lt;/record&gt;&lt;/Cite&gt;&lt;/EndNote&gt;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EF6A6A" w:rsidRPr="008F601D">
        <w:rPr>
          <w:rFonts w:ascii="Times New Roman" w:eastAsia="SimSun" w:hAnsi="Times New Roman"/>
          <w:b w:val="0"/>
          <w:noProof/>
          <w:snapToGrid/>
          <w:color w:val="auto"/>
          <w:kern w:val="2"/>
          <w:sz w:val="24"/>
          <w:szCs w:val="24"/>
          <w:lang w:eastAsia="zh-CN" w:bidi="ar-SA"/>
        </w:rPr>
        <w:t>(Tuia et al., 2016a)</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 classic example is training a model on </w:t>
      </w:r>
      <w:commentRangeStart w:id="480"/>
      <w:r w:rsidRPr="008F601D">
        <w:rPr>
          <w:rFonts w:ascii="Times New Roman" w:eastAsia="SimSun" w:hAnsi="Times New Roman"/>
          <w:b w:val="0"/>
          <w:snapToGrid/>
          <w:color w:val="auto"/>
          <w:kern w:val="2"/>
          <w:sz w:val="24"/>
          <w:szCs w:val="24"/>
          <w:lang w:eastAsia="zh-CN" w:bidi="ar-SA"/>
        </w:rPr>
        <w:t>SAR</w:t>
      </w:r>
      <w:commentRangeEnd w:id="480"/>
      <w:r w:rsidR="000A49C5">
        <w:rPr>
          <w:rStyle w:val="CommentReference"/>
          <w:rFonts w:ascii="Cambria" w:eastAsia="Cambria" w:hAnsi="Cambria"/>
          <w:b w:val="0"/>
          <w:snapToGrid/>
          <w:kern w:val="2"/>
          <w:lang w:eastAsia="zh-CN" w:bidi="ar-SA"/>
        </w:rPr>
        <w:commentReference w:id="480"/>
      </w:r>
      <w:r w:rsidRPr="008F601D">
        <w:rPr>
          <w:rFonts w:ascii="Times New Roman" w:eastAsia="SimSun" w:hAnsi="Times New Roman"/>
          <w:b w:val="0"/>
          <w:snapToGrid/>
          <w:color w:val="auto"/>
          <w:kern w:val="2"/>
          <w:sz w:val="24"/>
          <w:szCs w:val="24"/>
          <w:lang w:eastAsia="zh-CN" w:bidi="ar-SA"/>
        </w:rPr>
        <w:t xml:space="preserve"> imagery versus an optical dataset. The two datasets fall on different domains and thus a model that has been trained on one model may not generalize well in another target task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&lt;EndNote&gt;&lt;Cite&gt;&lt;Author&gt;Tuia&lt;/Author&gt;&lt;Year&gt;2016&lt;/Year&gt;&lt;RecNum&gt;191&lt;/RecNum&gt;&lt;DisplayText&gt;(Tuia et al., 2016b)&lt;/DisplayText&gt;&lt;record&gt;&lt;rec-number&gt;191&lt;/rec-number&gt;&lt;foreign-keys&gt;&lt;key app="EN" db-id="fspe090xm2sf0nef9aapp9tezvaxx5av9vr9" timestamp="1604388853"&gt;191&lt;/key&gt;&lt;/foreign-keys&gt;&lt;ref-type name="Journal Article"&gt;17&lt;/ref-type&gt;&lt;contributors&gt;&lt;authors&gt;&lt;author&gt;Tuia, Devis&lt;/author&gt;&lt;author&gt;Persello, Claudio&lt;/author&gt;&lt;author&gt;Bruzzone, Lorenzo&lt;/author&gt;&lt;/authors&gt;&lt;/contributors&gt;&lt;titles&gt;&lt;title&gt;Domain Adaptation for the Classification of Remote Sensing Data: An Overview of Recent Advances&lt;/title&gt;&lt;secondary-title&gt;IEEE Geoscience and Remote Sensing Magazine&lt;/secondary-title&gt;&lt;/titles&gt;&lt;periodical&gt;&lt;full-title&gt;IEEE Geoscience and Remote Sensing Magazine&lt;/full-title&gt;&lt;/periodical&gt;&lt;pages&gt;41-57&lt;/pages&gt;&lt;volume&gt;4&lt;/volume&gt;&lt;dates&gt;&lt;year&gt;2016&lt;/year&gt;&lt;pub-dates&gt;&lt;date&gt;06/01&lt;/date&gt;&lt;/pub-dates&gt;&lt;/dates&gt;&lt;urls&gt;&lt;/urls&gt;&lt;electronic-resource-num&gt;10.1109/MGRS.2016.2548504&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(Tuia et al., 2016b)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commentRangeStart w:id="481"/>
      <w:r w:rsidRPr="008F601D">
        <w:rPr>
          <w:rFonts w:ascii="Times New Roman" w:eastAsia="SimSun" w:hAnsi="Times New Roman"/>
          <w:b w:val="0"/>
          <w:snapToGrid/>
          <w:color w:val="auto"/>
          <w:kern w:val="2"/>
          <w:sz w:val="24"/>
          <w:szCs w:val="24"/>
          <w:lang w:eastAsia="zh-CN" w:bidi="ar-SA"/>
        </w:rPr>
        <w:t>UDA</w:t>
      </w:r>
      <w:commentRangeEnd w:id="481"/>
      <w:r w:rsidR="000A49C5">
        <w:rPr>
          <w:rStyle w:val="CommentReference"/>
          <w:rFonts w:ascii="Cambria" w:eastAsia="Cambria" w:hAnsi="Cambria"/>
          <w:b w:val="0"/>
          <w:snapToGrid/>
          <w:kern w:val="2"/>
          <w:lang w:eastAsia="zh-CN" w:bidi="ar-SA"/>
        </w:rPr>
        <w:commentReference w:id="481"/>
      </w:r>
      <w:r w:rsidRPr="008F601D">
        <w:rPr>
          <w:rFonts w:ascii="Times New Roman" w:eastAsia="SimSun" w:hAnsi="Times New Roman"/>
          <w:b w:val="0"/>
          <w:snapToGrid/>
          <w:color w:val="auto"/>
          <w:kern w:val="2"/>
          <w:sz w:val="24"/>
          <w:szCs w:val="24"/>
          <w:lang w:eastAsia="zh-CN" w:bidi="ar-SA"/>
        </w:rPr>
        <w:t xml:space="preserve"> requires no prior knowledge on the label sets from a given source label set and a target label set. Sometimes, both the source and target domains may contain a common label set and hold a private label set respectively thus bringing up an additional category gap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&lt;EndNote&gt;&lt;Cite&gt;&lt;Author&gt;You&lt;/Author&gt;&lt;Year&gt;2019&lt;/Year&gt;&lt;RecNum&gt;132&lt;/RecNum&gt;&lt;DisplayText&gt;(You et al., 2019)&lt;/DisplayText&gt;&lt;record&gt;&lt;rec-number&gt;132&lt;/rec-number&gt;&lt;foreign-keys&gt;&lt;key app="EN" db-id="fspe090xm2sf0nef9aapp9tezvaxx5av9vr9" timestamp="1604388853"&gt;132&lt;/key&gt;&lt;/foreign-keys&gt;&lt;ref-type name="Conference Proceedings"&gt;10&lt;/ref-type&gt;&lt;contributors&gt;&lt;authors&gt;&lt;author&gt;K. You&lt;/author&gt;&lt;author&gt;M. Long&lt;/author&gt;&lt;author&gt;Z. Cao&lt;/author&gt;&lt;author&gt;J. Wang&lt;/author&gt;&lt;author&gt;M. I. Jordan&lt;/author&gt;&lt;/authors&gt;&lt;/contributors&gt;&lt;titles&gt;&lt;title&gt;Universal Domain Adaptation&lt;/title&gt;&lt;secondary-title&gt;2019 IEEE/CVF Conference on Computer Vision and Pattern Recognition (CVPR)&lt;/secondary-title&gt;&lt;alt-title&gt;2019 IEEE/CVF Conference on Computer Vision and Pattern Recognition (CVPR)&lt;/alt-title&gt;&lt;/titles&gt;&lt;pages&gt;2715-2724&lt;/pages&gt;&lt;keywords&gt;&lt;keyword&gt;Deep Learning&lt;/keyword&gt;&lt;keyword&gt;Recognition: Detection&lt;/keyword&gt;&lt;keyword&gt;Categorization&lt;/keyword&gt;&lt;keyword&gt;Retrieval&lt;/keyword&gt;&lt;/keywords&gt;&lt;dates&gt;&lt;year&gt;2019&lt;/year&gt;&lt;pub-dates&gt;&lt;date&gt;15-20 June 2019&lt;/date&gt;&lt;/pub-dates&gt;&lt;/dates&gt;&lt;isbn&gt;1063-6919&lt;/isbn&gt;&lt;urls&gt;&lt;/urls&gt;&lt;electronic-resource-num&gt;10.1109/CVPR.2019.00283&lt;/electronic-resource-num&gt;&lt;/record&gt;&lt;/Cite&gt;&lt;/EndNote&gt;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(You et al.,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06505A3A" w14:textId="425072E2" w:rsidR="00A61D00" w:rsidRPr="008F601D" w:rsidRDefault="00A61D00"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UDA leverage deep networks to learn more transferable representations by embedding domain adaptation in the pipeline of deep learning. </w:t>
      </w:r>
      <w:r w:rsidR="00A00020" w:rsidRPr="008F601D">
        <w:rPr>
          <w:rFonts w:ascii="Times New Roman" w:eastAsiaTheme="minorEastAsia" w:hAnsi="Times New Roman" w:hint="eastAsia"/>
          <w:b w:val="0"/>
          <w:snapToGrid/>
          <w:color w:val="auto"/>
          <w:kern w:val="2"/>
          <w:sz w:val="24"/>
          <w:szCs w:val="24"/>
          <w:lang w:eastAsia="zh-CN" w:bidi="ar-SA"/>
        </w:rPr>
        <w:t>It is</w:t>
      </w:r>
      <w:r w:rsidRPr="008F601D">
        <w:rPr>
          <w:rFonts w:ascii="Times New Roman" w:eastAsia="SimSun" w:hAnsi="Times New Roman"/>
          <w:b w:val="0"/>
          <w:snapToGrid/>
          <w:color w:val="auto"/>
          <w:kern w:val="2"/>
          <w:sz w:val="24"/>
          <w:szCs w:val="24"/>
          <w:lang w:eastAsia="zh-CN" w:bidi="ar-SA"/>
        </w:rPr>
        <w:t xml:space="preserve"> different from the standard DA methods which attempt to learn the domain invariant feature representation by generating features for target domains or by transforming samples between domains through generative models. Unlike UDA, DA methods have been reported to heavily rely on data labels to establish a relationship between source and target datasets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&lt;EndNote&gt;&lt;Cite&gt;&lt;Author&gt;You&lt;/Author&gt;&lt;Year&gt;2019&lt;/Year&gt;&lt;RecNum&gt;132&lt;/RecNum&gt;&lt;DisplayText&gt;(You et al., 2019)&lt;/DisplayText&gt;&lt;record&gt;&lt;rec-number&gt;132&lt;/rec-number&gt;&lt;foreign-keys&gt;&lt;key app="EN" db-id="fspe090xm2sf0nef9aapp9tezvaxx5av9vr9" timestamp="1604388853"&gt;132&lt;/key&gt;&lt;/foreign-keys&gt;&lt;ref-type name="Conference Proceedings"&gt;10&lt;/ref-type&gt;&lt;contributors&gt;&lt;authors&gt;&lt;author&gt;K. You&lt;/author&gt;&lt;author&gt;M. Long&lt;/author&gt;&lt;author&gt;Z. Cao&lt;/author&gt;&lt;author&gt;J. Wang&lt;/author&gt;&lt;author&gt;M. I. Jordan&lt;/author&gt;&lt;/authors&gt;&lt;/contributors&gt;&lt;titles&gt;&lt;title&gt;Universal Domain Adaptation&lt;/title&gt;&lt;secondary-title&gt;2019 IEEE/CVF Conference on Computer Vision and Pattern Recognition (CVPR)&lt;/secondary-title&gt;&lt;alt-title&gt;2019 IEEE/CVF Conference on Computer Vision and Pattern Recognition (CVPR)&lt;/alt-title&gt;&lt;/titles&gt;&lt;pages&gt;2715-2724&lt;/pages&gt;&lt;keywords&gt;&lt;keyword&gt;Deep Learning&lt;/keyword&gt;&lt;keyword&gt;Recognition: Detection&lt;/keyword&gt;&lt;keyword&gt;Categorization&lt;/keyword&gt;&lt;keyword&gt;Retrieval&lt;/keyword&gt;&lt;/keywords&gt;&lt;dates&gt;&lt;year&gt;2019&lt;/year&gt;&lt;pub-dates&gt;&lt;date&gt;15-20 June 2019&lt;/date&gt;&lt;/pub-dates&gt;&lt;/dates&gt;&lt;isbn&gt;1063-6919&lt;/isbn&gt;&lt;urls&gt;&lt;/urls&gt;&lt;electronic-resource-num&gt;10.1109/CVPR.2019.00283&lt;/electronic-resource-num&gt;&lt;/record&gt;&lt;/Cite&gt;&lt;/EndNote&gt;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(You et al.,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DA in RS imagery on Hyperion, National Center for Airborne Laser Mapping (NCALM), and WorldView-2 datasets demonstrates the power of DA for </w:t>
      </w:r>
      <w:r w:rsidR="0077223E" w:rsidRPr="008F601D">
        <w:rPr>
          <w:rFonts w:ascii="Times New Roman" w:eastAsia="SimSun" w:hAnsi="Times New Roman"/>
          <w:b w:val="0"/>
          <w:snapToGrid/>
          <w:color w:val="auto"/>
          <w:kern w:val="2"/>
          <w:sz w:val="24"/>
          <w:szCs w:val="24"/>
          <w:lang w:eastAsia="zh-CN" w:bidi="ar-SA"/>
        </w:rPr>
        <w:t>HSI</w:t>
      </w:r>
      <w:r w:rsidRPr="008F601D">
        <w:rPr>
          <w:rFonts w:ascii="Times New Roman" w:eastAsia="SimSun" w:hAnsi="Times New Roman"/>
          <w:b w:val="0"/>
          <w:snapToGrid/>
          <w:color w:val="auto"/>
          <w:kern w:val="2"/>
          <w:sz w:val="24"/>
          <w:szCs w:val="24"/>
          <w:lang w:eastAsia="zh-CN" w:bidi="ar-SA"/>
        </w:rPr>
        <w:t xml:space="preserve">-RS imagery in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&lt;EndNote&gt;&lt;Cite&gt;&lt;Author&gt;Song&lt;/Author&gt;&lt;Year&gt;2017&lt;/Year&gt;&lt;RecNum&gt;133&lt;/RecNum&gt;&lt;DisplayText&gt;(Song and Ma, 2017)&lt;/DisplayText&gt;&lt;record&gt;&lt;rec-number&gt;133&lt;/rec-number&gt;&lt;foreign-keys&gt;&lt;key app="EN" db-id="fspe090xm2sf0nef9aapp9tezvaxx5av9vr9" timestamp="1604388853"&gt;133&lt;/key&gt;&lt;/foreign-keys&gt;&lt;ref-type name="Journal Article"&gt;17&lt;/ref-type&gt;&lt;contributors&gt;&lt;authors&gt;&lt;author&gt;Song, Jiazhen&lt;/author&gt;&lt;author&gt;Ma, Li&lt;/author&gt;&lt;/authors&gt;&lt;/contributors&gt;&lt;titles&gt;&lt;title&gt;Deep neural network-based domain adaptation for classification of remote sensing images&lt;/title&gt;&lt;secondary-title&gt;Journal of Applied Remote Sensing&lt;/secondary-title&gt;&lt;/titles&gt;&lt;periodical&gt;&lt;full-title&gt;Journal of Applied Remote Sensing&lt;/full-title&gt;&lt;/periodical&gt;&lt;volume&gt;11&lt;/volume&gt;&lt;number&gt;04&lt;/number&gt;&lt;section&gt;1&lt;/section&gt;&lt;dates&gt;&lt;year&gt;2017&lt;/year&gt;&lt;/dates&gt;&lt;isbn&gt;1931-3195&lt;/isbn&gt;&lt;urls&gt;&lt;/urls&gt;&lt;electronic-resource-num&gt;10.1117/1.Jrs.11.042612&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(Song and Ma, 2017)</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and HSI image classification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PEVuZE5vdGU+PENpdGU+PEF1dGhvcj5GYW48L0F1dGhvcj48WWVhcj4yMDE5PC9ZZWFyPjxSZWNO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PEVuZE5vdGU+PENpdGU+PEF1dGhvcj5GYW48L0F1dGhvcj48WWVhcj4yMDE5PC9ZZWFyPjxSZWNO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(Fan et al.,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using the unsupervised approach and how it effectively addressed the issue of limited or unlabeled datasets. </w:t>
      </w:r>
    </w:p>
    <w:p w14:paraId="53A2193E" w14:textId="7FBF343D" w:rsidR="00A61D00" w:rsidRPr="008F601D" w:rsidRDefault="00A61D00"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Researchers from different application domains </w:t>
      </w:r>
      <w:r w:rsidR="003C60C5" w:rsidRPr="008F601D">
        <w:rPr>
          <w:rFonts w:ascii="Times New Roman" w:eastAsia="SimSun" w:hAnsi="Times New Roman"/>
          <w:b w:val="0"/>
          <w:snapToGrid/>
          <w:color w:val="auto"/>
          <w:kern w:val="2"/>
          <w:sz w:val="24"/>
          <w:szCs w:val="24"/>
          <w:lang w:eastAsia="zh-CN" w:bidi="ar-SA"/>
        </w:rPr>
        <w:t>using</w:t>
      </w:r>
      <w:r w:rsidRPr="008F601D">
        <w:rPr>
          <w:rFonts w:ascii="Times New Roman" w:eastAsia="SimSun" w:hAnsi="Times New Roman"/>
          <w:b w:val="0"/>
          <w:snapToGrid/>
          <w:color w:val="auto"/>
          <w:kern w:val="2"/>
          <w:sz w:val="24"/>
          <w:szCs w:val="24"/>
          <w:lang w:eastAsia="zh-CN" w:bidi="ar-SA"/>
        </w:rPr>
        <w:t xml:space="preserve"> deep learning have proposed </w:t>
      </w:r>
      <w:r w:rsidR="00226EE5" w:rsidRPr="008F601D">
        <w:rPr>
          <w:rFonts w:ascii="Times New Roman" w:eastAsiaTheme="minorEastAsia" w:hAnsi="Times New Roman" w:hint="eastAsia"/>
          <w:b w:val="0"/>
          <w:snapToGrid/>
          <w:color w:val="auto"/>
          <w:kern w:val="2"/>
          <w:sz w:val="24"/>
          <w:szCs w:val="24"/>
          <w:lang w:eastAsia="zh-CN" w:bidi="ar-SA"/>
        </w:rPr>
        <w:t>various</w:t>
      </w:r>
      <w:r w:rsidR="00226EE5" w:rsidRPr="008F601D">
        <w:rPr>
          <w:rFonts w:ascii="Times New Roman" w:eastAsia="SimSun" w:hAnsi="Times New Roman"/>
          <w:b w:val="0"/>
          <w:snapToGrid/>
          <w:color w:val="auto"/>
          <w:kern w:val="2"/>
          <w:sz w:val="24"/>
          <w:szCs w:val="24"/>
          <w:lang w:eastAsia="zh-CN" w:bidi="ar-SA"/>
        </w:rPr>
        <w:t xml:space="preserve"> </w:t>
      </w:r>
      <w:r w:rsidRPr="00011EEF">
        <w:rPr>
          <w:rFonts w:ascii="Times New Roman" w:eastAsia="SimSun" w:hAnsi="Times New Roman"/>
          <w:b w:val="0"/>
          <w:snapToGrid/>
          <w:color w:val="auto"/>
          <w:kern w:val="2"/>
          <w:sz w:val="24"/>
          <w:szCs w:val="24"/>
          <w:lang w:eastAsia="zh-CN" w:bidi="ar-SA"/>
        </w:rPr>
        <w:t>approaches for domain adaptation</w:t>
      </w:r>
      <w:ins w:id="482" w:author="Windows User" w:date="2020-12-29T09:09:00Z">
        <w:r w:rsidR="000A49C5">
          <w:rPr>
            <w:rFonts w:ascii="Times New Roman" w:eastAsia="SimSun" w:hAnsi="Times New Roman"/>
            <w:b w:val="0"/>
            <w:snapToGrid/>
            <w:color w:val="auto"/>
            <w:kern w:val="2"/>
            <w:sz w:val="24"/>
            <w:szCs w:val="24"/>
            <w:lang w:eastAsia="zh-CN" w:bidi="ar-SA"/>
          </w:rPr>
          <w:t xml:space="preserve"> techniques</w:t>
        </w:r>
      </w:ins>
      <w:r w:rsidRPr="00011EEF">
        <w:rPr>
          <w:rFonts w:ascii="Times New Roman" w:eastAsia="SimSun" w:hAnsi="Times New Roman"/>
          <w:b w:val="0"/>
          <w:snapToGrid/>
          <w:color w:val="auto"/>
          <w:kern w:val="2"/>
          <w:sz w:val="24"/>
          <w:szCs w:val="24"/>
          <w:lang w:eastAsia="zh-CN" w:bidi="ar-SA"/>
        </w:rPr>
        <w:t xml:space="preserve"> especially on how vision-based models trained in a given domain can fit in </w:t>
      </w:r>
      <w:r w:rsidR="003C60C5" w:rsidRPr="00011EEF">
        <w:rPr>
          <w:rFonts w:ascii="Times New Roman" w:eastAsia="SimSun" w:hAnsi="Times New Roman"/>
          <w:b w:val="0"/>
          <w:snapToGrid/>
          <w:color w:val="auto"/>
          <w:kern w:val="2"/>
          <w:sz w:val="24"/>
          <w:szCs w:val="24"/>
          <w:lang w:eastAsia="zh-CN" w:bidi="ar-SA"/>
        </w:rPr>
        <w:t>given</w:t>
      </w:r>
      <w:r w:rsidRPr="00011EEF">
        <w:rPr>
          <w:rFonts w:ascii="Times New Roman" w:eastAsia="SimSun" w:hAnsi="Times New Roman"/>
          <w:b w:val="0"/>
          <w:snapToGrid/>
          <w:color w:val="auto"/>
          <w:kern w:val="2"/>
          <w:sz w:val="24"/>
          <w:szCs w:val="24"/>
          <w:lang w:eastAsia="zh-CN" w:bidi="ar-SA"/>
        </w:rPr>
        <w:t xml:space="preserve"> target domain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PEVuZE5vdGU+PENpdGU+PEF1dGhvcj5Mb25nPC9BdXRob3I+PFllYXI+MjAxNTwvWWVhcj48UmVj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PEVuZE5vdGU+PENpdGU+PEF1dGhvcj5Mb25nPC9BdXRob3I+PFllYXI+MjAxNTwvWWVhcj48UmVj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(Hoffman et al., 2014; Hoffman et al., 2013; Kulis et al., 2011; Li et al., 2014; Long et al., 2015b)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how models can be re-trained in the target environment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&lt;EndNote&gt;&lt;Cite&gt;&lt;Author&gt;Yosinski&lt;/Author&gt;&lt;Year&gt;2014&lt;/Year&gt;&lt;RecNum&gt;65&lt;/RecNum&gt;&lt;DisplayText&gt;(Yosinski et al., 2014)&lt;/DisplayText&gt;&lt;record&gt;&lt;rec-number&gt;65&lt;/rec-number&gt;&lt;foreign-keys&gt;&lt;key app="EN" db-id="fspe090xm2sf0nef9aapp9tezvaxx5av9vr9" timestamp="1604388852"&gt;65&lt;/key&gt;&lt;/foreign-keys&gt;&lt;ref-type name="Journal Article"&gt;17&lt;/ref-type&gt;&lt;contributors&gt;&lt;authors&gt;&lt;author&gt;Jason Yosinski&lt;/author&gt;&lt;author&gt;Jeff Clune&lt;/author&gt;&lt;author&gt;Yoshua Bengio&lt;/author&gt;&lt;author&gt;Hod Lipson&lt;/author&gt;&lt;/authors&gt;&lt;/contributors&gt;&lt;titles&gt;&lt;title&gt;How transferable are features in deep neural networks?&lt;/title&gt;&lt;secondary-title&gt;arXiv&lt;/secondary-title&gt;&lt;/titles&gt;&lt;periodical&gt;&lt;full-title&gt;ArXiv&lt;/full-title&gt;&lt;/periodical&gt;&lt;dates&gt;&lt;year&gt;2014&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(Yosinski et al., 2014)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how weights of a pre-trained can be adapted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&lt;EndNote&gt;&lt;Cite&gt;&lt;Author&gt;Li&lt;/Author&gt;&lt;Year&gt;2016&lt;/Year&gt;&lt;RecNum&gt;122&lt;/RecNum&gt;&lt;DisplayText&gt;(Li et al., 2016)&lt;/DisplayText&gt;&lt;record&gt;&lt;rec-number&gt;122&lt;/rec-number&gt;&lt;foreign-keys&gt;&lt;key app="EN" db-id="fspe090xm2sf0nef9aapp9tezvaxx5av9vr9" timestamp="1604388853"&gt;122&lt;/key&gt;&lt;/foreign-keys&gt;&lt;ref-type name="Journal Article"&gt;17&lt;/ref-type&gt;&lt;contributors&gt;&lt;authors&gt;&lt;author&gt;Yanghao Li&lt;/author&gt;&lt;author&gt;Naiyan Wang&lt;/author&gt;&lt;author&gt;Jianping Shi&lt;/author&gt;&lt;author&gt;Jiaying Liu&lt;/author&gt;&lt;author&gt;Xiaodi Hou&lt;/author&gt;&lt;/authors&gt;&lt;/contributors&gt;&lt;titles&gt;&lt;title&gt;Revisiting Batch Normalization For Practical Domain Adaptation&lt;/title&gt;&lt;secondary-title&gt;arXiv:1603.04779&lt;/secondary-title&gt;&lt;/titles&gt;&lt;periodical&gt;&lt;full-title&gt;arXiv:1603.04779&lt;/full-title&gt;&lt;/periodical&gt;&lt;volume&gt;3&lt;/volume&gt;&lt;dates&gt;&lt;year&gt;2016&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(Li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how to use pre-trained weights </w:t>
      </w:r>
      <w:del w:id="483" w:author="Windows User" w:date="2020-12-29T09:10:00Z">
        <w:r w:rsidRPr="008F601D" w:rsidDel="000A49C5">
          <w:rPr>
            <w:rFonts w:ascii="Times New Roman" w:eastAsia="SimSun" w:hAnsi="Times New Roman"/>
            <w:b w:val="0"/>
            <w:snapToGrid/>
            <w:color w:val="auto"/>
            <w:kern w:val="2"/>
            <w:sz w:val="24"/>
            <w:szCs w:val="24"/>
            <w:lang w:eastAsia="zh-CN" w:bidi="ar-SA"/>
          </w:rPr>
          <w:delText xml:space="preserve">for </w:delText>
        </w:r>
      </w:del>
      <w:r w:rsidRPr="008F601D">
        <w:rPr>
          <w:rFonts w:ascii="Times New Roman" w:eastAsia="SimSun" w:hAnsi="Times New Roman"/>
          <w:b w:val="0"/>
          <w:snapToGrid/>
          <w:color w:val="auto"/>
          <w:kern w:val="2"/>
          <w:sz w:val="24"/>
          <w:szCs w:val="24"/>
          <w:lang w:eastAsia="zh-CN" w:bidi="ar-SA"/>
        </w:rPr>
        <w:t xml:space="preserve">to extract features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&lt;EndNote&gt;&lt;Cite&gt;&lt;Author&gt;Gupta&lt;/Author&gt;&lt;Year&gt;2016&lt;/Year&gt;&lt;RecNum&gt;123&lt;/RecNum&gt;&lt;DisplayText&gt;(Gupta et al., 2016)&lt;/DisplayText&gt;&lt;record&gt;&lt;rec-number&gt;123&lt;/rec-number&gt;&lt;foreign-keys&gt;&lt;key app="EN" db-id="fspe090xm2sf0nef9aapp9tezvaxx5av9vr9" timestamp="1604388853"&gt;123&lt;/key&gt;&lt;/foreign-keys&gt;&lt;ref-type name="Conference Proceedings"&gt;10&lt;/ref-type&gt;&lt;contributors&gt;&lt;authors&gt;&lt;author&gt;A. Gupta&lt;/author&gt;&lt;author&gt;A. Vedaldi&lt;/author&gt;&lt;author&gt;A. Zisserman&lt;/author&gt;&lt;/authors&gt;&lt;/contributors&gt;&lt;titles&gt;&lt;title&gt;Synthetic Data for Text Localisation in Natural Images&lt;/title&gt;&lt;secondary-title&gt;2016 IEEE Conference on Computer Vision and Pattern Recognition (CVPR)&lt;/secondary-title&gt;&lt;alt-title&gt;2016 IEEE Conference on Computer Vision and Pattern Recognition (CVPR)&lt;/alt-title&gt;&lt;/titles&gt;&lt;pages&gt;2315-2324&lt;/pages&gt;&lt;keywords&gt;&lt;keyword&gt;computational geometry&lt;/keyword&gt;&lt;keyword&gt;learning (artificial intelligence)&lt;/keyword&gt;&lt;keyword&gt;neural nets&lt;/keyword&gt;&lt;keyword&gt;object detection&lt;/keyword&gt;&lt;keyword&gt;regression analysis&lt;/keyword&gt;&lt;keyword&gt;text detection&lt;/keyword&gt;&lt;keyword&gt;text localisation&lt;/keyword&gt;&lt;keyword&gt;synthetic image generation&lt;/keyword&gt;&lt;keyword&gt;synthetic text&lt;/keyword&gt;&lt;keyword&gt;background images&lt;/keyword&gt;&lt;keyword&gt;local 3D scene geometry&lt;/keyword&gt;&lt;keyword&gt;fully-convolutional regression network training&lt;/keyword&gt;&lt;keyword&gt;FCRN training&lt;/keyword&gt;&lt;keyword&gt;bounding-box regression&lt;/keyword&gt;&lt;keyword&gt;FCRN&lt;/keyword&gt;&lt;keyword&gt;YOLO detector&lt;/keyword&gt;&lt;keyword&gt;end-to-end object detection systems&lt;/keyword&gt;&lt;keyword&gt;deep learning&lt;/keyword&gt;&lt;keyword&gt;natural images&lt;/keyword&gt;&lt;keyword&gt;F-measure&lt;/keyword&gt;&lt;keyword&gt;standard ICDAR 2013 benchmark&lt;/keyword&gt;&lt;keyword&gt;Image color analysis&lt;/keyword&gt;&lt;keyword&gt;Pipelines&lt;/keyword&gt;&lt;keyword&gt;Proposals&lt;/keyword&gt;&lt;keyword&gt;Image segmentation&lt;/keyword&gt;&lt;keyword&gt;Detectors&lt;/keyword&gt;&lt;keyword&gt;Text recognition&lt;/keyword&gt;&lt;keyword&gt;Feature extraction&lt;/keyword&gt;&lt;/keywords&gt;&lt;dates&gt;&lt;year&gt;2016&lt;/year&gt;&lt;pub-dates&gt;&lt;date&gt;27-30 June 2016&lt;/date&gt;&lt;/pub-dates&gt;&lt;/dates&gt;&lt;isbn&gt;1063-6919&lt;/isbn&gt;&lt;urls&gt;&lt;/urls&gt;&lt;electronic-resource-num&gt;10.1109/CVPR.2016.254&lt;/electronic-resource-num&gt;&lt;/record&gt;&lt;/Cite&gt;&lt;/EndNote&gt;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(Gupta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and how models can learn similar features between domains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&lt;EndNote&gt;&lt;Cite&gt;&lt;Author&gt;Tzeng&lt;/Author&gt;&lt;Year&gt;2014&lt;/Year&gt;&lt;RecNum&gt;124&lt;/RecNum&gt;&lt;DisplayText&gt;(Tzeng et al., 2014)&lt;/DisplayText&gt;&lt;record&gt;&lt;rec-number&gt;124&lt;/rec-number&gt;&lt;foreign-keys&gt;&lt;key app="EN" db-id="fspe090xm2sf0nef9aapp9tezvaxx5av9vr9" timestamp="1604388853"&gt;124&lt;/key&gt;&lt;/foreign-keys&gt;&lt;ref-type name="Journal Article"&gt;17&lt;/ref-type&gt;&lt;contributors&gt;&lt;authors&gt;&lt;author&gt;Eric Tzeng&lt;/author&gt;&lt;author&gt;Judy Hoffman&lt;/author&gt;&lt;author&gt;Ning Zhang&lt;/author&gt;&lt;author&gt;Kate Saenko&lt;/author&gt;&lt;author&gt;Trevor Darrell&lt;/author&gt;&lt;/authors&gt;&lt;/contributors&gt;&lt;titles&gt;&lt;title&gt;Deep Domain Confusion: Maximizing for Domain Invariance&lt;/title&gt;&lt;secondary-title&gt;arXiv:1412.3474&lt;/secondary-title&gt;&lt;/titles&gt;&lt;periodical&gt;&lt;full-title&gt;arXiv:1412.3474&lt;/full-title&gt;&lt;/periodical&gt;&lt;volume&gt;1&lt;/volume&gt;&lt;dates&gt;&lt;year&gt;2014&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(Tzeng et al., 2014)</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roofErr w:type="spellStart"/>
      <w:r w:rsidRPr="008F601D">
        <w:rPr>
          <w:rFonts w:ascii="Times New Roman" w:eastAsia="SimSun" w:hAnsi="Times New Roman"/>
          <w:b w:val="0"/>
          <w:snapToGrid/>
          <w:color w:val="auto"/>
          <w:kern w:val="2"/>
          <w:sz w:val="24"/>
          <w:szCs w:val="24"/>
          <w:lang w:eastAsia="zh-CN" w:bidi="ar-SA"/>
        </w:rPr>
        <w:t>Nogueira</w:t>
      </w:r>
      <w:proofErr w:type="spellEnd"/>
      <w:r w:rsidRPr="008F601D">
        <w:rPr>
          <w:rFonts w:ascii="Times New Roman" w:eastAsia="SimSun" w:hAnsi="Times New Roman"/>
          <w:b w:val="0"/>
          <w:snapToGrid/>
          <w:color w:val="auto"/>
          <w:kern w:val="2"/>
          <w:sz w:val="24"/>
          <w:szCs w:val="24"/>
          <w:lang w:eastAsia="zh-CN" w:bidi="ar-SA"/>
        </w:rPr>
        <w:t xml:space="preserve"> et al. exploited different strategies for exploiting the power of existing </w:t>
      </w:r>
      <w:commentRangeStart w:id="484"/>
      <w:r w:rsidRPr="008F601D">
        <w:rPr>
          <w:rFonts w:ascii="Times New Roman" w:eastAsia="SimSun" w:hAnsi="Times New Roman"/>
          <w:b w:val="0"/>
          <w:snapToGrid/>
          <w:color w:val="auto"/>
          <w:kern w:val="2"/>
          <w:sz w:val="24"/>
          <w:szCs w:val="24"/>
          <w:lang w:eastAsia="zh-CN" w:bidi="ar-SA"/>
        </w:rPr>
        <w:t>DCNNs</w:t>
      </w:r>
      <w:commentRangeEnd w:id="484"/>
      <w:r w:rsidR="00F95B7C">
        <w:rPr>
          <w:rStyle w:val="CommentReference"/>
          <w:rFonts w:ascii="Cambria" w:eastAsia="Cambria" w:hAnsi="Cambria"/>
          <w:b w:val="0"/>
          <w:snapToGrid/>
          <w:kern w:val="2"/>
          <w:lang w:eastAsia="zh-CN" w:bidi="ar-SA"/>
        </w:rPr>
        <w:commentReference w:id="484"/>
      </w:r>
      <w:r w:rsidRPr="008F601D">
        <w:rPr>
          <w:rFonts w:ascii="Times New Roman" w:eastAsia="SimSun" w:hAnsi="Times New Roman"/>
          <w:b w:val="0"/>
          <w:snapToGrid/>
          <w:color w:val="auto"/>
          <w:kern w:val="2"/>
          <w:sz w:val="24"/>
          <w:szCs w:val="24"/>
          <w:lang w:eastAsia="zh-CN" w:bidi="ar-SA"/>
        </w:rPr>
        <w:t xml:space="preserve"> in different scenarios from the ones they were trained on. They explored full training, fine-tuning, and using </w:t>
      </w:r>
      <w:proofErr w:type="spellStart"/>
      <w:r w:rsidRPr="008F601D">
        <w:rPr>
          <w:rFonts w:ascii="Times New Roman" w:eastAsia="SimSun" w:hAnsi="Times New Roman"/>
          <w:b w:val="0"/>
          <w:snapToGrid/>
          <w:color w:val="auto"/>
          <w:kern w:val="2"/>
          <w:sz w:val="24"/>
          <w:szCs w:val="24"/>
          <w:lang w:eastAsia="zh-CN" w:bidi="ar-SA"/>
        </w:rPr>
        <w:t>ConvNets</w:t>
      </w:r>
      <w:proofErr w:type="spellEnd"/>
      <w:r w:rsidRPr="008F601D">
        <w:rPr>
          <w:rFonts w:ascii="Times New Roman" w:eastAsia="SimSun" w:hAnsi="Times New Roman"/>
          <w:b w:val="0"/>
          <w:snapToGrid/>
          <w:color w:val="auto"/>
          <w:kern w:val="2"/>
          <w:sz w:val="24"/>
          <w:szCs w:val="24"/>
          <w:lang w:eastAsia="zh-CN" w:bidi="ar-SA"/>
        </w:rPr>
        <w:t xml:space="preserve"> as feature extractors and found out that fine-tuning outperforms the other approaches including in RS applications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&lt;EndNote&gt;&lt;Cite&gt;&lt;Author&gt;Nogueira&lt;/Author&gt;&lt;Year&gt;2016&lt;/Year&gt;&lt;RecNum&gt;237&lt;/RecNum&gt;&lt;DisplayText&gt;(Nogueira et al., 2016)&lt;/DisplayText&gt;&lt;record&gt;&lt;rec-number&gt;237&lt;/rec-number&gt;&lt;foreign-keys&gt;&lt;key app="EN" db-id="9tzztt9fztrewoefrsoxzf5nddss0awxvzs0" timestamp="1592897101"&gt;237&lt;/key&gt;&lt;/foreign-keys&gt;&lt;ref-type name="Journal Article"&gt;17&lt;/ref-type&gt;&lt;contributors&gt;&lt;authors&gt;&lt;author&gt;Nogueira, Keiller&lt;/author&gt;&lt;author&gt;Penatti, Otávio&lt;/author&gt;&lt;author&gt;dos Santos, Jefersson&lt;/author&gt;&lt;/authors&gt;&lt;/contributors&gt;&lt;titles&gt;&lt;title&gt;Towards Better Exploiting Convolutional Neural Networks for Remote Sensing Scene Classification&lt;/title&gt;&lt;secondary-title&gt;Pattern Recognition&lt;/secondary-title&gt;&lt;/titles&gt;&lt;periodical&gt;&lt;full-title&gt;Pattern Recognition&lt;/full-title&gt;&lt;/periodical&gt;&lt;volume&gt;61&lt;/volume&gt;&lt;dates&gt;&lt;year&gt;2016&lt;/year&gt;&lt;pub-dates&gt;&lt;date&gt;02/03&lt;/date&gt;&lt;/pub-dates&gt;&lt;/dates&gt;&lt;urls&gt;&lt;/urls&gt;&lt;electronic-resource-num&gt;10.1016/j.patcog.2016.07.001&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(Nogueira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0CAF45E1" w14:textId="77777777" w:rsidR="00A61D00" w:rsidRPr="008F601D"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 xml:space="preserve">Unsupervised / semi-Supervised feature learning </w:t>
      </w:r>
    </w:p>
    <w:p w14:paraId="3B1880DC" w14:textId="7505E71B" w:rsidR="00A61D00" w:rsidRPr="00011EEF" w:rsidRDefault="00A61D00"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bookmarkStart w:id="485" w:name="OLE_LINK5"/>
      <w:bookmarkStart w:id="486" w:name="OLE_LINK6"/>
      <w:r w:rsidRPr="008F601D">
        <w:rPr>
          <w:rFonts w:ascii="Times New Roman" w:eastAsia="SimSun" w:hAnsi="Times New Roman"/>
          <w:b w:val="0"/>
          <w:snapToGrid/>
          <w:color w:val="auto"/>
          <w:kern w:val="2"/>
          <w:sz w:val="24"/>
          <w:szCs w:val="24"/>
          <w:lang w:eastAsia="zh-CN" w:bidi="ar-SA"/>
        </w:rPr>
        <w:t xml:space="preserve">Emerging CNN’s models aiming at addressing the complexities of imagery are being proposed </w:t>
      </w:r>
      <w:r w:rsidR="00AB7695" w:rsidRPr="008F601D">
        <w:rPr>
          <w:rFonts w:ascii="Times New Roman" w:eastAsia="SimSun" w:hAnsi="Times New Roman"/>
          <w:b w:val="0"/>
          <w:snapToGrid/>
          <w:color w:val="auto"/>
          <w:kern w:val="2"/>
          <w:sz w:val="24"/>
          <w:szCs w:val="24"/>
          <w:lang w:eastAsia="zh-CN" w:bidi="ar-SA"/>
        </w:rPr>
        <w:t>constantly</w:t>
      </w:r>
      <w:r w:rsidRPr="00011EEF">
        <w:rPr>
          <w:rFonts w:ascii="Times New Roman" w:eastAsia="SimSun" w:hAnsi="Times New Roman"/>
          <w:b w:val="0"/>
          <w:snapToGrid/>
          <w:color w:val="auto"/>
          <w:kern w:val="2"/>
          <w:sz w:val="24"/>
          <w:szCs w:val="24"/>
          <w:lang w:eastAsia="zh-CN" w:bidi="ar-SA"/>
        </w:rPr>
        <w:t xml:space="preserve">. These new networks are getting deeper and wider thus </w:t>
      </w:r>
      <w:r w:rsidRPr="00011EEF">
        <w:rPr>
          <w:rFonts w:ascii="Times New Roman" w:eastAsia="SimSun" w:hAnsi="Times New Roman"/>
          <w:b w:val="0"/>
          <w:snapToGrid/>
          <w:color w:val="auto"/>
          <w:kern w:val="2"/>
          <w:sz w:val="24"/>
          <w:szCs w:val="24"/>
          <w:lang w:eastAsia="zh-CN" w:bidi="ar-SA"/>
        </w:rPr>
        <w:lastRenderedPageBreak/>
        <w:t xml:space="preserve">requiring massive labeled data to train them on. The unavailability of labeled datasets in </w:t>
      </w:r>
      <w:r w:rsidR="0077223E" w:rsidRPr="00011EEF">
        <w:rPr>
          <w:rFonts w:ascii="Times New Roman" w:eastAsia="SimSun" w:hAnsi="Times New Roman"/>
          <w:b w:val="0"/>
          <w:snapToGrid/>
          <w:color w:val="auto"/>
          <w:kern w:val="2"/>
          <w:sz w:val="24"/>
          <w:szCs w:val="24"/>
          <w:lang w:eastAsia="zh-CN" w:bidi="ar-SA"/>
        </w:rPr>
        <w:t>HSI</w:t>
      </w:r>
      <w:r w:rsidRPr="00011EEF">
        <w:rPr>
          <w:rFonts w:ascii="Times New Roman" w:eastAsia="SimSun" w:hAnsi="Times New Roman"/>
          <w:b w:val="0"/>
          <w:snapToGrid/>
          <w:color w:val="auto"/>
          <w:kern w:val="2"/>
          <w:sz w:val="24"/>
          <w:szCs w:val="24"/>
          <w:lang w:eastAsia="zh-CN" w:bidi="ar-SA"/>
        </w:rPr>
        <w:t xml:space="preserve"> and related domains where the task of labeling imagery is more laborious and complicated opens the shift for semi-supervised feature learning.    </w:t>
      </w:r>
    </w:p>
    <w:p w14:paraId="361453A3" w14:textId="6944610D"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011EEF">
        <w:rPr>
          <w:rFonts w:ascii="Times New Roman" w:eastAsia="SimSun" w:hAnsi="Times New Roman"/>
          <w:b w:val="0"/>
          <w:snapToGrid/>
          <w:color w:val="auto"/>
          <w:kern w:val="2"/>
          <w:sz w:val="24"/>
          <w:szCs w:val="24"/>
          <w:lang w:eastAsia="zh-CN" w:bidi="ar-SA"/>
        </w:rPr>
        <w:t xml:space="preserve">Unsupervised/Semi-supervised feature learning methods either extract salient features from unlabeled datasets or uses unlabeled data during pre-training or labeled data for fine-tuning. Various research works have focused on designing deep learning frameworks for </w:t>
      </w:r>
      <w:r w:rsidR="0077223E" w:rsidRPr="00011EEF">
        <w:rPr>
          <w:rFonts w:ascii="Times New Roman" w:eastAsia="SimSun" w:hAnsi="Times New Roman"/>
          <w:b w:val="0"/>
          <w:snapToGrid/>
          <w:color w:val="auto"/>
          <w:kern w:val="2"/>
          <w:sz w:val="24"/>
          <w:szCs w:val="24"/>
          <w:lang w:eastAsia="zh-CN" w:bidi="ar-SA"/>
        </w:rPr>
        <w:t>HSI</w:t>
      </w:r>
      <w:r w:rsidRPr="00011EEF">
        <w:rPr>
          <w:rFonts w:ascii="Times New Roman" w:eastAsia="SimSun" w:hAnsi="Times New Roman"/>
          <w:b w:val="0"/>
          <w:snapToGrid/>
          <w:color w:val="auto"/>
          <w:kern w:val="2"/>
          <w:sz w:val="24"/>
          <w:szCs w:val="24"/>
          <w:lang w:eastAsia="zh-CN" w:bidi="ar-SA"/>
        </w:rPr>
        <w:t xml:space="preserve">-RS image classification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PEVuZE5vdGU+PENpdGU+PEF1dGhvcj5Nb3U8L0F1dGhvcj48WWVhcj4yMDE4PC9ZZWFyPjxSZWNO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PEVuZE5vdGU+PENpdGU+PEF1dGhvcj5Nb3U8L0F1dGhvcj48WWVhcj4yMDE4PC9ZZWFyPjxSZWNO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(Mou et al., 2018; Radford and Metz, 2016; Romero et al., 2016; Tao et al., 2015)</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PEVuZE5vdGU+PENpdGU+PEF1dGhvcj5DaGVuPC9BdXRob3I+PFllYXI+MjAxNDwvWWVhcj48UmVj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</w:fldData>
        </w:fldChar>
      </w:r>
      <w:r w:rsidR="008162B4"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PEVuZE5vdGU+PENpdGU+PEF1dGhvcj5DaGVuPC9BdXRob3I+PFllYXI+MjAxNDwvWWVhcj48UmVj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</w:fldData>
        </w:fldChar>
      </w:r>
      <w:r w:rsidR="008162B4"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008162B4" w:rsidRPr="008F601D">
        <w:rPr>
          <w:rFonts w:ascii="Times New Roman" w:eastAsia="SimSun" w:hAnsi="Times New Roman"/>
          <w:b w:val="0"/>
          <w:noProof/>
          <w:snapToGrid/>
          <w:color w:val="auto"/>
          <w:kern w:val="2"/>
          <w:sz w:val="24"/>
          <w:szCs w:val="24"/>
          <w:lang w:eastAsia="zh-CN" w:bidi="ar-SA"/>
        </w:rPr>
        <w:t>(Chen et al., 2014b; Chen et al., 2015a; Liu et al., 2017; Ma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adopted a fully connected network architecture using a semi-supervised approach to classify </w:t>
      </w:r>
      <w:r w:rsidR="0077223E" w:rsidRPr="008F601D">
        <w:rPr>
          <w:rFonts w:ascii="Times New Roman" w:eastAsia="SimSun" w:hAnsi="Times New Roman"/>
          <w:b w:val="0"/>
          <w:snapToGrid/>
          <w:color w:val="auto"/>
          <w:kern w:val="2"/>
          <w:sz w:val="24"/>
          <w:szCs w:val="24"/>
          <w:lang w:eastAsia="zh-CN" w:bidi="ar-SA"/>
        </w:rPr>
        <w:t>HSI</w:t>
      </w:r>
      <w:r w:rsidRPr="008F601D">
        <w:rPr>
          <w:rFonts w:ascii="Times New Roman" w:eastAsia="SimSun" w:hAnsi="Times New Roman"/>
          <w:b w:val="0"/>
          <w:snapToGrid/>
          <w:color w:val="auto"/>
          <w:kern w:val="2"/>
          <w:sz w:val="24"/>
          <w:szCs w:val="24"/>
          <w:lang w:eastAsia="zh-CN" w:bidi="ar-SA"/>
        </w:rPr>
        <w:t xml:space="preserve"> imagery.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del w:id="487" w:author="Windows User" w:date="2020-12-29T09:13:00Z">
        <w:r w:rsidRPr="008F601D" w:rsidDel="00106BA1">
          <w:rPr>
            <w:rFonts w:ascii="Times New Roman" w:eastAsia="SimSun" w:hAnsi="Times New Roman"/>
            <w:b w:val="0"/>
            <w:snapToGrid/>
            <w:color w:val="auto"/>
            <w:kern w:val="2"/>
            <w:sz w:val="24"/>
            <w:szCs w:val="24"/>
            <w:lang w:eastAsia="zh-CN" w:bidi="ar-SA"/>
          </w:rPr>
          <w:delText>(</w:delText>
        </w:r>
      </w:del>
      <w:r w:rsidRPr="008F601D">
        <w:rPr>
          <w:rFonts w:ascii="Times New Roman" w:eastAsia="SimSun" w:hAnsi="Times New Roman"/>
          <w:b w:val="0"/>
          <w:snapToGrid/>
          <w:color w:val="auto"/>
          <w:kern w:val="2"/>
          <w:sz w:val="24"/>
          <w:szCs w:val="24"/>
          <w:lang w:eastAsia="zh-CN" w:bidi="ar-SA"/>
        </w:rPr>
        <w:t>Wu and Prasad</w:t>
      </w:r>
      <w:ins w:id="488" w:author="Windows User" w:date="2020-12-29T09:13:00Z">
        <w:r w:rsidR="00106BA1">
          <w:rPr>
            <w:rFonts w:ascii="Times New Roman" w:eastAsia="SimSun" w:hAnsi="Times New Roman"/>
            <w:b w:val="0"/>
            <w:snapToGrid/>
            <w:color w:val="auto"/>
            <w:kern w:val="2"/>
            <w:sz w:val="24"/>
            <w:szCs w:val="24"/>
            <w:lang w:eastAsia="zh-CN" w:bidi="ar-SA"/>
          </w:rPr>
          <w:t xml:space="preserve"> </w:t>
        </w:r>
      </w:ins>
      <w:del w:id="489" w:author="Windows User" w:date="2020-12-29T09:13:00Z">
        <w:r w:rsidRPr="008F601D" w:rsidDel="00106BA1">
          <w:rPr>
            <w:rFonts w:ascii="Times New Roman" w:eastAsia="SimSun" w:hAnsi="Times New Roman"/>
            <w:b w:val="0"/>
            <w:snapToGrid/>
            <w:color w:val="auto"/>
            <w:kern w:val="2"/>
            <w:sz w:val="24"/>
            <w:szCs w:val="24"/>
            <w:lang w:eastAsia="zh-CN" w:bidi="ar-SA"/>
          </w:rPr>
          <w:delText xml:space="preserve">, </w:delText>
        </w:r>
      </w:del>
      <w:ins w:id="490" w:author="Windows User" w:date="2020-12-29T09:13:00Z">
        <w:r w:rsidR="00106BA1">
          <w:rPr>
            <w:rFonts w:ascii="Times New Roman" w:eastAsia="SimSun" w:hAnsi="Times New Roman"/>
            <w:b w:val="0"/>
            <w:snapToGrid/>
            <w:color w:val="auto"/>
            <w:kern w:val="2"/>
            <w:sz w:val="24"/>
            <w:szCs w:val="24"/>
            <w:lang w:eastAsia="zh-CN" w:bidi="ar-SA"/>
          </w:rPr>
          <w:t>(</w:t>
        </w:r>
      </w:ins>
      <w:r w:rsidRPr="008F601D">
        <w:rPr>
          <w:rFonts w:ascii="Times New Roman" w:eastAsia="SimSun" w:hAnsi="Times New Roman"/>
          <w:b w:val="0"/>
          <w:snapToGrid/>
          <w:color w:val="auto"/>
          <w:kern w:val="2"/>
          <w:sz w:val="24"/>
          <w:szCs w:val="24"/>
          <w:lang w:eastAsia="zh-CN" w:bidi="ar-SA"/>
        </w:rPr>
        <w:t>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employed a non-parametric Bayesian clustering algorithm to generate pseudo labels that help in pre-training </w:t>
      </w:r>
      <w:commentRangeStart w:id="491"/>
      <w:r w:rsidRPr="008F601D">
        <w:rPr>
          <w:rFonts w:ascii="Times New Roman" w:eastAsia="SimSun" w:hAnsi="Times New Roman"/>
          <w:b w:val="0"/>
          <w:snapToGrid/>
          <w:color w:val="auto"/>
          <w:kern w:val="2"/>
          <w:sz w:val="24"/>
          <w:szCs w:val="24"/>
          <w:lang w:eastAsia="zh-CN" w:bidi="ar-SA"/>
        </w:rPr>
        <w:t xml:space="preserve">Convolution Recurrent Neural Network (CRNN) </w:t>
      </w:r>
      <w:commentRangeEnd w:id="491"/>
      <w:r w:rsidR="00F95B7C">
        <w:rPr>
          <w:rStyle w:val="CommentReference"/>
          <w:rFonts w:ascii="Cambria" w:eastAsia="Cambria" w:hAnsi="Cambria"/>
          <w:b w:val="0"/>
          <w:snapToGrid/>
          <w:kern w:val="2"/>
          <w:lang w:eastAsia="zh-CN" w:bidi="ar-SA"/>
        </w:rPr>
        <w:commentReference w:id="491"/>
      </w:r>
      <w:r w:rsidRPr="008F601D">
        <w:rPr>
          <w:rFonts w:ascii="Times New Roman" w:eastAsia="SimSun" w:hAnsi="Times New Roman"/>
          <w:b w:val="0"/>
          <w:snapToGrid/>
          <w:color w:val="auto"/>
          <w:kern w:val="2"/>
          <w:sz w:val="24"/>
          <w:szCs w:val="24"/>
          <w:lang w:eastAsia="zh-CN" w:bidi="ar-SA"/>
        </w:rPr>
        <w:t xml:space="preserve">for the HSI classification task,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&lt;EndNote&gt;&lt;Cite&gt;&lt;Author&gt;Mou&lt;/Author&gt;&lt;Year&gt;2018&lt;/Year&gt;&lt;RecNum&gt;70&lt;/RecNum&gt;&lt;DisplayText&gt;(Mou et al., 2018)&lt;/DisplayText&gt;&lt;record&gt;&lt;rec-number&gt;70&lt;/rec-number&gt;&lt;foreign-keys&gt;&lt;key app="EN" db-id="fspe090xm2sf0nef9aapp9tezvaxx5av9vr9" timestamp="1604388852"&gt;70&lt;/key&gt;&lt;/foreign-keys&gt;&lt;ref-type name="Journal Article"&gt;17&lt;/ref-type&gt;&lt;contributors&gt;&lt;authors&gt;&lt;author&gt;L. Mou&lt;/author&gt;&lt;author&gt;P. Ghamisi&lt;/author&gt;&lt;author&gt;X. X. Zhu&lt;/author&gt;&lt;/authors&gt;&lt;/contributors&gt;&lt;titles&gt;&lt;title&gt;Unsupervised Spectral–Spatial Feature Learning via Deep Residual Conv–Deconv Network for Hyperspectral Image Classification&lt;/title&gt;&lt;secondary-title&gt;IEEE Transactions on Geoscience and Remote Sensing&lt;/secondary-title&gt;&lt;/titles&gt;&lt;periodical&gt;&lt;full-title&gt;IEEE Transactions on Geoscience and Remote Sensing&lt;/full-title&gt;&lt;/periodical&gt;&lt;pages&gt;391-406&lt;/pages&gt;&lt;volume&gt;56&lt;/volume&gt;&lt;number&gt;1&lt;/number&gt;&lt;keywords&gt;&lt;keyword&gt;image classification&lt;/keyword&gt;&lt;keyword&gt;learning (artificial intelligence)&lt;/keyword&gt;&lt;keyword&gt;object detection&lt;/keyword&gt;&lt;keyword&gt;unsupervised learning&lt;/keyword&gt;&lt;keyword&gt;network architecture&lt;/keyword&gt;&lt;keyword&gt;learned feature maps&lt;/keyword&gt;&lt;keyword&gt;unsupervised spectral-spatial feature learning&lt;/keyword&gt;&lt;keyword&gt;learned features&lt;/keyword&gt;&lt;keyword&gt;widely used hyperspectral data&lt;/keyword&gt;&lt;keyword&gt;deep residual Conv-Deconv network&lt;/keyword&gt;&lt;keyword&gt;hyperspectral image classification&lt;/keyword&gt;&lt;keyword&gt;unsupervised feature learning&lt;/keyword&gt;&lt;keyword&gt;end-to-end manner&lt;/keyword&gt;&lt;keyword&gt;input 3-D hyperspectral patch&lt;/keyword&gt;&lt;keyword&gt;Hyperspectral imaging&lt;/keyword&gt;&lt;keyword&gt;Feature extraction&lt;/keyword&gt;&lt;keyword&gt;Training&lt;/keyword&gt;&lt;keyword&gt;Support vector machines&lt;/keyword&gt;&lt;keyword&gt;Convolutional network&lt;/keyword&gt;&lt;keyword&gt;deconvolutional network&lt;/keyword&gt;&lt;keyword&gt;residual learning&lt;/keyword&gt;&lt;keyword&gt;unsupervised spectral–spatial feature learning&lt;/keyword&gt;&lt;/keywords&gt;&lt;dates&gt;&lt;year&gt;2018&lt;/year&gt;&lt;/dates&gt;&lt;isbn&gt;1558-0644&lt;/isbn&gt;&lt;urls&gt;&lt;/urls&gt;&lt;electronic-resource-num&gt;10.1109/TGRS.2017.2748160&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(Mou et al.,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proposed an end-to-end unsupervised feature learning using convolution and de-convolution networks in place of encoder and decoder, while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&lt;EndNote&gt;&lt;Cite&gt;&lt;Author&gt;Zhan&lt;/Author&gt;&lt;Year&gt;2018&lt;/Year&gt;&lt;RecNum&gt;83&lt;/RecNum&gt;&lt;DisplayText&gt;(Zhan et al., 2018)&lt;/DisplayText&gt;&lt;record&gt;&lt;rec-number&gt;83&lt;/rec-number&gt;&lt;foreign-keys&gt;&lt;key app="EN" db-id="fspe090xm2sf0nef9aapp9tezvaxx5av9vr9" timestamp="1604388852"&gt;83&lt;/key&gt;&lt;/foreign-keys&gt;&lt;ref-type name="Journal Article"&gt;17&lt;/ref-type&gt;&lt;contributors&gt;&lt;authors&gt;&lt;author&gt;Y. Zhan&lt;/author&gt;&lt;author&gt;D. Hu&lt;/author&gt;&lt;author&gt;Y. Wang&lt;/author&gt;&lt;author&gt;X. Yu&lt;/author&gt;&lt;/authors&gt;&lt;/contributors&gt;&lt;titles&gt;&lt;title&gt;Semisupervised Hyperspectral Image Classification Based on Generative Adversarial Networks&lt;/title&gt;&lt;secondary-title&gt;IEEE Geoscience and Remote Sensing Letters&lt;/secondary-title&gt;&lt;/titles&gt;&lt;periodical&gt;&lt;full-title&gt;IEEE GEOSCIENCE AND REMOTE SENSING LETTERS&lt;/full-title&gt;&lt;/periodical&gt;&lt;pages&gt;212-216&lt;/pages&gt;&lt;volume&gt;15&lt;/volume&gt;&lt;number&gt;2&lt;/number&gt;&lt;keywords&gt;&lt;keyword&gt;hyperspectral imaging&lt;/keyword&gt;&lt;keyword&gt;image classification&lt;/keyword&gt;&lt;keyword&gt;infrared imaging&lt;/keyword&gt;&lt;keyword&gt;learning (artificial intelligence)&lt;/keyword&gt;&lt;keyword&gt;remote sensing&lt;/keyword&gt;&lt;keyword&gt;hyperspectral image classification&lt;/keyword&gt;&lt;keyword&gt;generative adversarial networks&lt;/keyword&gt;&lt;keyword&gt;adversarial game&lt;/keyword&gt;&lt;keyword&gt;semisupervised framework&lt;/keyword&gt;&lt;keyword&gt;HSI data&lt;/keyword&gt;&lt;keyword&gt;HSGAN&lt;/keyword&gt;&lt;keyword&gt;HSI classification&lt;/keyword&gt;&lt;keyword&gt;Airborne Visible Infrared Imaging Spectrometer image data&lt;/keyword&gt;&lt;keyword&gt;semisupervised algorithm&lt;/keyword&gt;&lt;keyword&gt;hyperspectral data&lt;/keyword&gt;&lt;keyword&gt;1D GAN&lt;/keyword&gt;&lt;keyword&gt;Gallium nitride&lt;/keyword&gt;&lt;keyword&gt;Training&lt;/keyword&gt;&lt;keyword&gt;Data models&lt;/keyword&gt;&lt;keyword&gt;Generators&lt;/keyword&gt;&lt;keyword&gt;Feature extraction&lt;/keyword&gt;&lt;keyword&gt;Deep learning&lt;/keyword&gt;&lt;keyword&gt;generative adversarial network (GAN)&lt;/keyword&gt;&lt;keyword&gt;hyperspectral image (HSI) classification&lt;/keyword&gt;&lt;keyword&gt;semisupervised learning (SSL)&lt;/keyword&gt;&lt;/keywords&gt;&lt;dates&gt;&lt;year&gt;2018&lt;/year&gt;&lt;/dates&gt;&lt;isbn&gt;1558-0571&lt;/isbn&gt;&lt;urls&gt;&lt;/urls&gt;&lt;electronic-resource-num&gt;10.1109/LGRS.2017.2780890&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(Zhan et al.,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employed GAN to design a semi-supervised feature learning framework for HSI classiﬁcation where the generator created counterfeit hyperspectral sample images that were similar to the real data to train the GAN. The current state of the art of unsupervised/semi-supervised feature learning assumes the encoder-decoder concept without using labels data and has shown capabilities to extract sufficient spectral and spatial features suitable for satisfactory results. </w:t>
      </w:r>
    </w:p>
    <w:p w14:paraId="44D95447" w14:textId="2ACA3A79" w:rsidR="00A61D00" w:rsidRPr="008F601D" w:rsidRDefault="00A61D00" w:rsidP="00E32FD4">
      <w:pPr>
        <w:pStyle w:val="MDPI21heading1"/>
        <w:spacing w:before="0" w:after="0"/>
        <w:ind w:firstLine="283"/>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Over time, other research works have proposed other network optimization approaches to improve network generalization capabilities. </w:t>
      </w:r>
      <w:r w:rsidR="00B40EE1" w:rsidRPr="008F601D">
        <w:rPr>
          <w:rFonts w:ascii="Times New Roman" w:eastAsia="SimSun" w:hAnsi="Times New Roman"/>
          <w:b w:val="0"/>
          <w:snapToGrid/>
          <w:color w:val="auto"/>
          <w:kern w:val="2"/>
          <w:sz w:val="24"/>
          <w:szCs w:val="24"/>
          <w:lang w:eastAsia="zh-CN" w:bidi="ar-SA"/>
        </w:rPr>
        <w:fldChar w:fldCharType="begin"/>
      </w:r>
      <w:r w:rsidR="006F1BBF">
        <w:rPr>
          <w:rFonts w:ascii="Times New Roman" w:eastAsia="SimSun" w:hAnsi="Times New Roman"/>
          <w:b w:val="0"/>
          <w:snapToGrid/>
          <w:color w:val="auto"/>
          <w:kern w:val="2"/>
          <w:sz w:val="24"/>
          <w:szCs w:val="24"/>
          <w:lang w:eastAsia="zh-CN" w:bidi="ar-SA"/>
        </w:rPr>
        <w:instrText xml:space="preserve"> ADDIN EN.CITE &lt;EndNote&gt;&lt;Cite&gt;&lt;Author&gt;Salimans&lt;/Author&gt;&lt;Year&gt;2016&lt;/Year&gt;&lt;RecNum&gt;139&lt;/RecNum&gt;&lt;DisplayText&gt;(Salimans and Kingma, 2016b)&lt;/DisplayText&gt;&lt;record&gt;&lt;rec-number&gt;139&lt;/rec-number&gt;&lt;foreign-keys&gt;&lt;key app="EN" db-id="fspe090xm2sf0nef9aapp9tezvaxx5av9vr9" timestamp="1604388853"&gt;139&lt;/key&gt;&lt;/foreign-keys&gt;&lt;ref-type name="Journal Article"&gt;17&lt;/ref-type&gt;&lt;contributors&gt;&lt;authors&gt;&lt;author&gt;Tim Salimans&lt;/author&gt;&lt;author&gt;Diederik P. Kingma&lt;/author&gt;&lt;/authors&gt;&lt;/contributors&gt;&lt;titles&gt;&lt;title&gt;Weight Normalization: A Simple Reparameterization to Accelerate Training of Deep Neural Networks&lt;/title&gt;&lt;secondary-title&gt;arXiv:1602.07868&lt;/secondary-title&gt;&lt;/titles&gt;&lt;periodical&gt;&lt;full-title&gt;arXiv:1602.07868&lt;/full-title&gt;&lt;/periodical&gt;&lt;volume&gt;3&lt;/volume&gt;&lt;dates&gt;&lt;year&gt;2016&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6F1BBF">
        <w:rPr>
          <w:rFonts w:ascii="Times New Roman" w:eastAsia="SimSun" w:hAnsi="Times New Roman"/>
          <w:b w:val="0"/>
          <w:noProof/>
          <w:snapToGrid/>
          <w:color w:val="auto"/>
          <w:kern w:val="2"/>
          <w:sz w:val="24"/>
          <w:szCs w:val="24"/>
          <w:lang w:eastAsia="zh-CN" w:bidi="ar-SA"/>
        </w:rPr>
        <w:t>(Salimans and Kingma, 2016b)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regularized the pre-training and fine-tuning procedure and obtained superior classification results for Deep Belief Network (DBN) models,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&lt;EndNote&gt;&lt;Cite&gt;&lt;Author&gt;Ba&lt;/Author&gt;&lt;Year&gt;2016&lt;/Year&gt;&lt;RecNum&gt;138&lt;/RecNum&gt;&lt;DisplayText&gt;(Ba et al., 2016)&lt;/DisplayText&gt;&lt;record&gt;&lt;rec-number&gt;138&lt;/rec-number&gt;&lt;foreign-keys&gt;&lt;key app="EN" db-id="fspe090xm2sf0nef9aapp9tezvaxx5av9vr9" timestamp="1604388853"&gt;138&lt;/key&gt;&lt;/foreign-keys&gt;&lt;ref-type name="Journal Article"&gt;17&lt;/ref-type&gt;&lt;contributors&gt;&lt;authors&gt;&lt;author&gt;Jimmy Lei Ba&lt;/author&gt;&lt;author&gt;Jamie Ryan Kiros&lt;/author&gt;&lt;author&gt;Geoffrey E. Hinton&lt;/author&gt;&lt;/authors&gt;&lt;/contributors&gt;&lt;titles&gt;&lt;title&gt;Layer Normalization&lt;/title&gt;&lt;secondary-title&gt;arXiv:1607.0645&lt;/secondary-title&gt;&lt;/titles&gt;&lt;periodical&gt;&lt;full-title&gt;arXiv:1607.0645&lt;/full-title&gt;&lt;/periodical&gt;&lt;volume&gt;1&lt;/volume&gt;&lt;dates&gt;&lt;year&gt;2016&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(Ba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enforced label consistency constraints into the training phase of stacked auto-encoders (SAE) while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PEVuZE5vdGU+PENpdGU+PEF1dGhvcj5IZTwvQXV0aG9yPjxZZWFyPjIwMTY8L1llYXI+PFJlY051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PEVuZE5vdGU+PENpdGU+PEF1dGhvcj5IZTwvQXV0aG9yPjxZZWFyPjIwMTY8L1llYXI+PFJlY051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(He et al., 2016; Zhong et al.,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explored the correlation between training sample and their impact on network performance.   </w:t>
      </w:r>
    </w:p>
    <w:p w14:paraId="60830D3F" w14:textId="77777777" w:rsidR="00A61D00" w:rsidRPr="008F601D" w:rsidRDefault="00A61D00" w:rsidP="00E32FD4">
      <w:pPr>
        <w:pStyle w:val="MDPI21heading1"/>
        <w:spacing w:before="0" w:after="0"/>
        <w:ind w:firstLine="283"/>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The above methods, (section</w:t>
      </w:r>
      <w:r w:rsidR="003C60C5" w:rsidRPr="008F601D">
        <w:rPr>
          <w:rFonts w:ascii="Times New Roman" w:eastAsia="SimSun" w:hAnsi="Times New Roman"/>
          <w:b w:val="0"/>
          <w:snapToGrid/>
          <w:color w:val="auto"/>
          <w:kern w:val="2"/>
          <w:sz w:val="24"/>
          <w:szCs w:val="24"/>
          <w:lang w:eastAsia="zh-CN" w:bidi="ar-SA"/>
        </w:rPr>
        <w:t>s</w:t>
      </w:r>
      <w:r w:rsidRPr="008F601D">
        <w:rPr>
          <w:rFonts w:ascii="Times New Roman" w:eastAsia="SimSun" w:hAnsi="Times New Roman"/>
          <w:b w:val="0"/>
          <w:snapToGrid/>
          <w:color w:val="auto"/>
          <w:kern w:val="2"/>
          <w:sz w:val="24"/>
          <w:szCs w:val="24"/>
          <w:lang w:eastAsia="zh-CN" w:bidi="ar-SA"/>
        </w:rPr>
        <w:t xml:space="preserve"> 3.1 to 3.5) were proposed to adequately handle the data-hungry DL models. Combining multiple and diverse architectures have been noted to improve the model’s generalization and robustness on diverse categories of images by extracting different levels of semantic representations thus achieving superior results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&lt;EndNote&gt;&lt;Cite&gt;&lt;Author&gt;Sohail&lt;/Author&gt;&lt;Year&gt;2020&lt;/Year&gt;&lt;RecNum&gt;250&lt;/RecNum&gt;&lt;DisplayText&gt;(Sohail et al., 2020)&lt;/DisplayText&gt;&lt;record&gt;&lt;rec-number&gt;250&lt;/rec-number&gt;&lt;foreign-keys&gt;&lt;key app="EN" db-id="9tzztt9fztrewoefrsoxzf5nddss0awxvzs0" timestamp="1592972690"&gt;250&lt;/key&gt;&lt;/foreign-keys&gt;&lt;ref-type name="Journal Article"&gt;17&lt;/ref-type&gt;&lt;contributors&gt;&lt;authors&gt;&lt;author&gt;Asifullah Khan and Anabia Sohail&lt;/author&gt;&lt;author&gt;Umme Zahoora&lt;/author&gt;&lt;author&gt;Aqsa Saeed Qureshi&lt;/author&gt;&lt;/authors&gt;&lt;/contributors&gt;&lt;titles&gt;&lt;title&gt;A Survey of the Recent Architectures of Deep Convolutional Neural Networks&lt;/title&gt;&lt;secondary-title&gt;Artificial Intelligence Review&lt;/secondary-title&gt;&lt;/titles&gt;&lt;periodical&gt;&lt;full-title&gt;Artificial Intelligence Review&lt;/full-title&gt;&lt;/periodical&gt;&lt;pages&gt;1 - 62&lt;/pages&gt;&lt;dates&gt;&lt;year&gt;2020&lt;/year&gt;&lt;/dates&gt;&lt;urls&gt;&lt;/urls&gt;&lt;/record&gt;&lt;/Cite&gt;&lt;/EndNote&gt;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(Sohail et al., 2020)</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Most of the methods discussed in section 3 have achieved compelling results in various image processing tasks with limited data labels. </w:t>
      </w:r>
    </w:p>
    <w:bookmarkEnd w:id="485"/>
    <w:bookmarkEnd w:id="486"/>
    <w:p w14:paraId="1EA0017B" w14:textId="77777777" w:rsidR="00A61D00" w:rsidRPr="008F601D" w:rsidRDefault="00A61D00" w:rsidP="00E32FD4">
      <w:pPr>
        <w:numPr>
          <w:ilvl w:val="0"/>
          <w:numId w:val="25"/>
        </w:numPr>
        <w:rPr>
          <w:rFonts w:ascii="Times New Roman" w:hAnsi="Times New Roman"/>
          <w:b/>
          <w:bCs/>
          <w:sz w:val="24"/>
        </w:rPr>
      </w:pPr>
      <w:r w:rsidRPr="008F601D">
        <w:rPr>
          <w:rFonts w:ascii="Times New Roman" w:hAnsi="Times New Roman"/>
          <w:b/>
          <w:bCs/>
          <w:sz w:val="24"/>
        </w:rPr>
        <w:t xml:space="preserve">Network </w:t>
      </w:r>
      <w:r w:rsidR="00236DFD" w:rsidRPr="008F601D">
        <w:rPr>
          <w:rFonts w:ascii="Times New Roman" w:hAnsi="Times New Roman"/>
          <w:b/>
          <w:bCs/>
          <w:sz w:val="24"/>
        </w:rPr>
        <w:t xml:space="preserve">tuning and </w:t>
      </w:r>
      <w:r w:rsidRPr="008F601D">
        <w:rPr>
          <w:rFonts w:ascii="Times New Roman" w:hAnsi="Times New Roman"/>
          <w:b/>
          <w:bCs/>
          <w:sz w:val="24"/>
        </w:rPr>
        <w:t>optimization methods</w:t>
      </w:r>
    </w:p>
    <w:p w14:paraId="7B658C1E" w14:textId="5E95A066" w:rsidR="00A61D00" w:rsidRPr="00011EEF" w:rsidRDefault="003959B1" w:rsidP="00E32FD4">
      <w:pPr>
        <w:pStyle w:val="MDPI21heading1"/>
        <w:spacing w:before="0" w:after="0"/>
        <w:ind w:firstLine="283"/>
        <w:jc w:val="both"/>
        <w:rPr>
          <w:rFonts w:ascii="Times New Roman" w:eastAsia="SimSun" w:hAnsi="Times New Roman"/>
          <w:b w:val="0"/>
          <w:snapToGrid/>
          <w:color w:val="auto"/>
          <w:kern w:val="2"/>
          <w:sz w:val="24"/>
          <w:szCs w:val="24"/>
          <w:lang w:eastAsia="zh-CN" w:bidi="ar-SA"/>
        </w:rPr>
      </w:pPr>
      <w:ins w:id="492" w:author="Windows User" w:date="2020-12-29T10:06:00Z">
        <w:r>
          <w:rPr>
            <w:rFonts w:ascii="Times New Roman" w:eastAsia="SimSun" w:hAnsi="Times New Roman"/>
            <w:b w:val="0"/>
            <w:snapToGrid/>
            <w:color w:val="auto"/>
            <w:kern w:val="2"/>
            <w:sz w:val="24"/>
            <w:szCs w:val="24"/>
            <w:lang w:eastAsia="zh-CN" w:bidi="ar-SA"/>
          </w:rPr>
          <w:t xml:space="preserve">Sifting through the current literature, it can be summarized that deep learning is promising research area especially in </w:t>
        </w:r>
      </w:ins>
      <w:ins w:id="493" w:author="Windows User" w:date="2020-12-29T10:08:00Z">
        <w:r>
          <w:rPr>
            <w:rFonts w:ascii="Times New Roman" w:eastAsia="SimSun" w:hAnsi="Times New Roman"/>
            <w:b w:val="0"/>
            <w:snapToGrid/>
            <w:color w:val="auto"/>
            <w:kern w:val="2"/>
            <w:sz w:val="24"/>
            <w:szCs w:val="24"/>
            <w:lang w:eastAsia="zh-CN" w:bidi="ar-SA"/>
          </w:rPr>
          <w:t xml:space="preserve">Deep Learning Convolution Neural Network </w:t>
        </w:r>
      </w:ins>
      <w:ins w:id="494" w:author="Windows User" w:date="2020-12-29T10:06:00Z">
        <w:r>
          <w:rPr>
            <w:rFonts w:ascii="Times New Roman" w:eastAsia="SimSun" w:hAnsi="Times New Roman"/>
            <w:b w:val="0"/>
            <w:snapToGrid/>
            <w:color w:val="auto"/>
            <w:kern w:val="2"/>
            <w:sz w:val="24"/>
            <w:szCs w:val="24"/>
            <w:lang w:eastAsia="zh-CN" w:bidi="ar-SA"/>
          </w:rPr>
          <w:t xml:space="preserve">(DCNN) design and configuration. </w:t>
        </w:r>
      </w:ins>
      <w:ins w:id="495" w:author="Windows User" w:date="2020-12-29T10:09:00Z">
        <w:r>
          <w:rPr>
            <w:rFonts w:ascii="Times New Roman" w:eastAsia="SimSun" w:hAnsi="Times New Roman"/>
            <w:b w:val="0"/>
            <w:snapToGrid/>
            <w:color w:val="auto"/>
            <w:kern w:val="2"/>
            <w:sz w:val="24"/>
            <w:szCs w:val="24"/>
            <w:lang w:eastAsia="zh-CN" w:bidi="ar-SA"/>
          </w:rPr>
          <w:t>They apply generalized optimization methods to extend the networks’ capabilities by tuning efficient functions and settings.</w:t>
        </w:r>
      </w:ins>
      <w:ins w:id="496" w:author="Windows User" w:date="2020-12-29T10:10:00Z">
        <w:r>
          <w:rPr>
            <w:rFonts w:ascii="Times New Roman" w:eastAsia="SimSun" w:hAnsi="Times New Roman"/>
            <w:b w:val="0"/>
            <w:snapToGrid/>
            <w:color w:val="auto"/>
            <w:kern w:val="2"/>
            <w:sz w:val="24"/>
            <w:szCs w:val="24"/>
            <w:lang w:eastAsia="zh-CN" w:bidi="ar-SA"/>
          </w:rPr>
          <w:t xml:space="preserve"> </w:t>
        </w:r>
      </w:ins>
      <w:del w:id="497" w:author="Windows User" w:date="2020-12-29T10:08:00Z">
        <w:r w:rsidR="00A61D00" w:rsidRPr="008F601D" w:rsidDel="003959B1">
          <w:rPr>
            <w:rFonts w:ascii="Times New Roman" w:eastAsia="SimSun" w:hAnsi="Times New Roman"/>
            <w:b w:val="0"/>
            <w:snapToGrid/>
            <w:color w:val="auto"/>
            <w:kern w:val="2"/>
            <w:sz w:val="24"/>
            <w:szCs w:val="24"/>
            <w:lang w:eastAsia="zh-CN" w:bidi="ar-SA"/>
          </w:rPr>
          <w:delText xml:space="preserve">Since DL is still considered a budding field, various researchers have proposed a variety of methods aimed at resolving some known bottlenecks, especially in the </w:delText>
        </w:r>
        <w:commentRangeStart w:id="498"/>
        <w:r w:rsidR="00A61D00" w:rsidRPr="008F601D" w:rsidDel="003959B1">
          <w:rPr>
            <w:rFonts w:ascii="Times New Roman" w:eastAsia="SimSun" w:hAnsi="Times New Roman"/>
            <w:b w:val="0"/>
            <w:snapToGrid/>
            <w:color w:val="auto"/>
            <w:kern w:val="2"/>
            <w:sz w:val="24"/>
            <w:szCs w:val="24"/>
            <w:lang w:eastAsia="zh-CN" w:bidi="ar-SA"/>
          </w:rPr>
          <w:delText>DCNNs</w:delText>
        </w:r>
        <w:commentRangeEnd w:id="498"/>
        <w:r w:rsidR="00F95B7C" w:rsidDel="003959B1">
          <w:rPr>
            <w:rStyle w:val="CommentReference"/>
            <w:rFonts w:ascii="Cambria" w:eastAsia="Cambria" w:hAnsi="Cambria"/>
            <w:b w:val="0"/>
            <w:snapToGrid/>
            <w:kern w:val="2"/>
            <w:lang w:eastAsia="zh-CN" w:bidi="ar-SA"/>
          </w:rPr>
          <w:commentReference w:id="498"/>
        </w:r>
        <w:r w:rsidR="00A61D00" w:rsidRPr="008F601D" w:rsidDel="003959B1">
          <w:rPr>
            <w:rFonts w:ascii="Times New Roman" w:eastAsia="SimSun" w:hAnsi="Times New Roman"/>
            <w:b w:val="0"/>
            <w:snapToGrid/>
            <w:color w:val="auto"/>
            <w:kern w:val="2"/>
            <w:sz w:val="24"/>
            <w:szCs w:val="24"/>
            <w:lang w:eastAsia="zh-CN" w:bidi="ar-SA"/>
          </w:rPr>
          <w:delText xml:space="preserve"> design and configuration. </w:delText>
        </w:r>
      </w:del>
      <w:del w:id="499" w:author="Windows User" w:date="2020-12-29T10:10:00Z">
        <w:r w:rsidR="00A61D00" w:rsidRPr="008F601D" w:rsidDel="003959B1">
          <w:rPr>
            <w:rFonts w:ascii="Times New Roman" w:eastAsia="SimSun" w:hAnsi="Times New Roman"/>
            <w:b w:val="0"/>
            <w:snapToGrid/>
            <w:color w:val="auto"/>
            <w:kern w:val="2"/>
            <w:sz w:val="24"/>
            <w:szCs w:val="24"/>
            <w:lang w:eastAsia="zh-CN" w:bidi="ar-SA"/>
          </w:rPr>
          <w:delText>These methods can be viewed as generalized optimization</w:delText>
        </w:r>
        <w:r w:rsidR="00E01C4D" w:rsidRPr="00011EEF" w:rsidDel="003959B1">
          <w:rPr>
            <w:rFonts w:ascii="Times New Roman" w:eastAsia="SimSun" w:hAnsi="Times New Roman"/>
            <w:b w:val="0"/>
            <w:snapToGrid/>
            <w:color w:val="auto"/>
            <w:kern w:val="2"/>
            <w:sz w:val="24"/>
            <w:szCs w:val="24"/>
            <w:lang w:eastAsia="zh-CN" w:bidi="ar-SA"/>
          </w:rPr>
          <w:delText xml:space="preserve"> methods</w:delText>
        </w:r>
        <w:r w:rsidR="00A61D00" w:rsidRPr="00011EEF" w:rsidDel="003959B1">
          <w:rPr>
            <w:rFonts w:ascii="Times New Roman" w:eastAsia="SimSun" w:hAnsi="Times New Roman"/>
            <w:b w:val="0"/>
            <w:snapToGrid/>
            <w:color w:val="auto"/>
            <w:kern w:val="2"/>
            <w:sz w:val="24"/>
            <w:szCs w:val="24"/>
            <w:lang w:eastAsia="zh-CN" w:bidi="ar-SA"/>
          </w:rPr>
          <w:delText xml:space="preserve"> to further extend the network capabilities by tuning efficient functions and settings. </w:delText>
        </w:r>
      </w:del>
      <w:r w:rsidR="00A61D00" w:rsidRPr="00011EEF">
        <w:rPr>
          <w:rFonts w:ascii="Times New Roman" w:eastAsia="SimSun" w:hAnsi="Times New Roman"/>
          <w:b w:val="0"/>
          <w:snapToGrid/>
          <w:color w:val="auto"/>
          <w:kern w:val="2"/>
          <w:sz w:val="24"/>
          <w:szCs w:val="24"/>
          <w:lang w:eastAsia="zh-CN" w:bidi="ar-SA"/>
        </w:rPr>
        <w:t xml:space="preserve">They have been applied in various DCNNs including those designed for image </w:t>
      </w:r>
      <w:r w:rsidR="008B7A91" w:rsidRPr="00011EEF">
        <w:rPr>
          <w:rFonts w:ascii="Times New Roman" w:eastAsia="SimSun" w:hAnsi="Times New Roman"/>
          <w:b w:val="0"/>
          <w:snapToGrid/>
          <w:color w:val="auto"/>
          <w:kern w:val="2"/>
          <w:sz w:val="24"/>
          <w:szCs w:val="24"/>
          <w:lang w:eastAsia="zh-CN" w:bidi="ar-SA"/>
        </w:rPr>
        <w:t>classification</w:t>
      </w:r>
      <w:r w:rsidR="00A61D00" w:rsidRPr="00011EEF">
        <w:rPr>
          <w:rFonts w:ascii="Times New Roman" w:eastAsia="SimSun" w:hAnsi="Times New Roman"/>
          <w:b w:val="0"/>
          <w:snapToGrid/>
          <w:color w:val="auto"/>
          <w:kern w:val="2"/>
          <w:sz w:val="24"/>
          <w:szCs w:val="24"/>
          <w:lang w:eastAsia="zh-CN" w:bidi="ar-SA"/>
        </w:rPr>
        <w:t xml:space="preserve"> tasks and have demonstrated superior results.</w:t>
      </w:r>
    </w:p>
    <w:p w14:paraId="01BD6332" w14:textId="7839F90B" w:rsidR="00A61D00" w:rsidRPr="008F601D" w:rsidRDefault="00A61D00" w:rsidP="005630A2">
      <w:pPr>
        <w:pStyle w:val="MDPI21heading1"/>
        <w:numPr>
          <w:ilvl w:val="0"/>
          <w:numId w:val="49"/>
        </w:numPr>
        <w:spacing w:before="0" w:after="0"/>
        <w:ind w:left="5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Regularization techniques</w:t>
      </w:r>
      <w:r w:rsidRPr="008F601D">
        <w:rPr>
          <w:rFonts w:ascii="Times New Roman" w:eastAsia="SimSun" w:hAnsi="Times New Roman"/>
          <w:b w:val="0"/>
          <w:snapToGrid/>
          <w:color w:val="auto"/>
          <w:kern w:val="2"/>
          <w:sz w:val="24"/>
          <w:szCs w:val="24"/>
          <w:lang w:eastAsia="zh-CN" w:bidi="ar-SA"/>
        </w:rPr>
        <w:t xml:space="preserve"> are modifications to the learning algorithm that attempts to reduce the generalization error and not its training error by pushing the coefficients for many variables to zero and thus reducing the cost term</w:t>
      </w:r>
      <w:r w:rsidR="001A5F00">
        <w:rPr>
          <w:rFonts w:ascii="Times New Roman" w:eastAsia="SimSun" w:hAnsi="Times New Roman"/>
          <w:b w:val="0"/>
          <w:snapToGrid/>
          <w:color w:val="auto"/>
          <w:kern w:val="2"/>
          <w:sz w:val="24"/>
          <w:szCs w:val="24"/>
          <w:lang w:eastAsia="zh-CN" w:bidi="ar-SA"/>
        </w:rPr>
        <w:t xml:space="preserve"> </w:t>
      </w:r>
      <w:r w:rsidR="001A5F00">
        <w:rPr>
          <w:rFonts w:ascii="Times New Roman" w:eastAsia="SimSun" w:hAnsi="Times New Roman"/>
          <w:b w:val="0"/>
          <w:snapToGrid/>
          <w:color w:val="auto"/>
          <w:kern w:val="2"/>
          <w:sz w:val="24"/>
          <w:szCs w:val="24"/>
          <w:lang w:eastAsia="zh-CN" w:bidi="ar-SA"/>
        </w:rPr>
        <w:fldChar w:fldCharType="begin"/>
      </w:r>
      <w:r w:rsidR="001A5F00">
        <w:rPr>
          <w:rFonts w:ascii="Times New Roman" w:eastAsia="SimSun" w:hAnsi="Times New Roman"/>
          <w:b w:val="0"/>
          <w:snapToGrid/>
          <w:color w:val="auto"/>
          <w:kern w:val="2"/>
          <w:sz w:val="24"/>
          <w:szCs w:val="24"/>
          <w:lang w:eastAsia="zh-CN" w:bidi="ar-SA"/>
        </w:rPr>
        <w:instrText xml:space="preserve"> ADDIN EN.CITE &lt;EndNote&gt;&lt;Cite&gt;&lt;Author&gt;Ma&lt;/Author&gt;&lt;Year&gt;2016&lt;/Year&gt;&lt;RecNum&gt;86&lt;/RecNum&gt;&lt;DisplayText&gt;(Ma et al., 2016)&lt;/DisplayText&gt;&lt;record&gt;&lt;rec-number&gt;86&lt;/rec-number&gt;&lt;foreign-keys&gt;&lt;key app="EN" db-id="9tzztt9fztrewoefrsoxzf5nddss0awxvzs0" timestamp="0"&gt;86&lt;/key&gt;&lt;/foreign-keys&gt;&lt;ref-type name="Journal Article"&gt;17&lt;/ref-type&gt;&lt;contributors&gt;&lt;authors&gt;&lt;author&gt;X. Ma&lt;/author&gt;&lt;author&gt;H. Wang&lt;/author&gt;&lt;author&gt;J. Geng&lt;/author&gt;&lt;/authors&gt;&lt;/contributors&gt;&lt;titles&gt;&lt;title&gt;Spectral–Spatial Classification of Hyperspectral Image Based on Deep Auto-Encoder&lt;/title&gt;&lt;secondary-title&gt;IEEE Journal of Selected Topics in Applied Earth Observations and Remote Sensing&lt;/secondary-title&gt;&lt;/titles&gt;&lt;periodical&gt;&lt;full-title&gt;IEEE Journal of Selected Topics in Applied Earth Observations and Remote Sensing&lt;/full-title&gt;&lt;/periodical&gt;&lt;pages&gt;4073-4085&lt;/pages&gt;&lt;volume&gt;9&lt;/volume&gt;&lt;number&gt;9&lt;/number&gt;&lt;keywords&gt;&lt;keyword&gt;hyperspectral imaging&lt;/keyword&gt;&lt;keyword&gt;image classification&lt;/keyword&gt;&lt;keyword&gt;remote sensing&lt;/keyword&gt;&lt;keyword&gt;residual matrix&lt;/keyword&gt;&lt;keyword&gt;representation-based classification&lt;/keyword&gt;&lt;keyword&gt;spatial updated deep autoencoder&lt;/keyword&gt;&lt;keyword&gt;deep network&lt;/keyword&gt;&lt;keyword&gt;computer vision&lt;/keyword&gt;&lt;keyword&gt;deep learning&lt;/keyword&gt;&lt;keyword&gt;hyperspectral image spectral-spatial classification&lt;/keyword&gt;&lt;keyword&gt;Feature extraction&lt;/keyword&gt;&lt;keyword&gt;Training&lt;/keyword&gt;&lt;keyword&gt;Machine learning&lt;/keyword&gt;&lt;keyword&gt;Collaboration&lt;/keyword&gt;&lt;keyword&gt;Data mining&lt;/keyword&gt;&lt;keyword&gt;Kernel&lt;/keyword&gt;&lt;keyword&gt;Deep auto-encoders (DAE)&lt;/keyword&gt;&lt;keyword&gt;feature learning&lt;/keyword&gt;&lt;keyword&gt;hyperspectral image (HSI)&lt;/keyword&gt;&lt;keyword&gt;supervised classification&lt;/keyword&gt;&lt;/keywords&gt;&lt;dates&gt;&lt;year&gt;2016&lt;/year&gt;&lt;/dates&gt;&lt;isbn&gt;2151-1535&lt;/isbn&gt;&lt;urls&gt;&lt;/urls&gt;&lt;electronic-resource-num&gt;10.1109/JSTARS.2016.2517204&lt;/electronic-resource-num&gt;&lt;/record&gt;&lt;/Cite&gt;&lt;/EndNote&gt;</w:instrText>
      </w:r>
      <w:r w:rsidR="001A5F00">
        <w:rPr>
          <w:rFonts w:ascii="Times New Roman" w:eastAsia="SimSun" w:hAnsi="Times New Roman"/>
          <w:b w:val="0"/>
          <w:snapToGrid/>
          <w:color w:val="auto"/>
          <w:kern w:val="2"/>
          <w:sz w:val="24"/>
          <w:szCs w:val="24"/>
          <w:lang w:eastAsia="zh-CN" w:bidi="ar-SA"/>
        </w:rPr>
        <w:fldChar w:fldCharType="separate"/>
      </w:r>
      <w:r w:rsidR="001A5F00">
        <w:rPr>
          <w:rFonts w:ascii="Times New Roman" w:eastAsia="SimSun" w:hAnsi="Times New Roman"/>
          <w:b w:val="0"/>
          <w:noProof/>
          <w:snapToGrid/>
          <w:color w:val="auto"/>
          <w:kern w:val="2"/>
          <w:sz w:val="24"/>
          <w:szCs w:val="24"/>
          <w:lang w:eastAsia="zh-CN" w:bidi="ar-SA"/>
        </w:rPr>
        <w:t>(Ma et al., 2016)</w:t>
      </w:r>
      <w:r w:rsidR="001A5F00">
        <w:rPr>
          <w:rFonts w:ascii="Times New Roman" w:eastAsia="SimSun" w:hAnsi="Times New Roman"/>
          <w:b w:val="0"/>
          <w:snapToGrid/>
          <w:color w:val="auto"/>
          <w:kern w:val="2"/>
          <w:sz w:val="24"/>
          <w:szCs w:val="24"/>
          <w:lang w:eastAsia="zh-CN" w:bidi="ar-SA"/>
        </w:rPr>
        <w:fldChar w:fldCharType="end"/>
      </w:r>
      <w:r w:rsidR="001A5F00">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The net effect of regularization techniques can reduce overfitting</w:t>
      </w:r>
      <w:ins w:id="500" w:author="Windows User" w:date="2020-12-29T10:11:00Z">
        <w:r w:rsidR="003959B1">
          <w:rPr>
            <w:rFonts w:ascii="Times New Roman" w:eastAsia="SimSun" w:hAnsi="Times New Roman"/>
            <w:b w:val="0"/>
            <w:snapToGrid/>
            <w:color w:val="auto"/>
            <w:kern w:val="2"/>
            <w:sz w:val="24"/>
            <w:szCs w:val="24"/>
            <w:lang w:eastAsia="zh-CN" w:bidi="ar-SA"/>
          </w:rPr>
          <w:t xml:space="preserve"> challenges.</w:t>
        </w:r>
      </w:ins>
      <w:del w:id="501" w:author="Windows User" w:date="2020-12-29T10:11:00Z">
        <w:r w:rsidRPr="008F601D" w:rsidDel="003959B1">
          <w:rPr>
            <w:rFonts w:ascii="Times New Roman" w:eastAsia="SimSun" w:hAnsi="Times New Roman"/>
            <w:b w:val="0"/>
            <w:snapToGrid/>
            <w:color w:val="auto"/>
            <w:kern w:val="2"/>
            <w:sz w:val="24"/>
            <w:szCs w:val="24"/>
            <w:lang w:eastAsia="zh-CN" w:bidi="ar-SA"/>
          </w:rPr>
          <w:delText xml:space="preserve">. </w:delText>
        </w:r>
      </w:del>
      <w:r w:rsidRPr="008F601D">
        <w:rPr>
          <w:rFonts w:ascii="Times New Roman" w:eastAsia="SimSun" w:hAnsi="Times New Roman"/>
          <w:b w:val="0"/>
          <w:snapToGrid/>
          <w:color w:val="auto"/>
          <w:kern w:val="2"/>
          <w:sz w:val="24"/>
          <w:szCs w:val="24"/>
          <w:lang w:eastAsia="zh-CN" w:bidi="ar-SA"/>
        </w:rPr>
        <w:t xml:space="preserve"> </w:t>
      </w:r>
    </w:p>
    <w:p w14:paraId="59933839" w14:textId="5CABF777" w:rsidR="00A61D00" w:rsidRPr="008F601D" w:rsidRDefault="00A61D00" w:rsidP="005630A2">
      <w:pPr>
        <w:pStyle w:val="MDPI21heading1"/>
        <w:numPr>
          <w:ilvl w:val="0"/>
          <w:numId w:val="49"/>
        </w:numPr>
        <w:spacing w:before="0" w:after="0"/>
        <w:ind w:left="5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Data augmentation</w:t>
      </w:r>
      <w:r w:rsidRPr="008F601D">
        <w:rPr>
          <w:rFonts w:ascii="Times New Roman" w:eastAsia="SimSun" w:hAnsi="Times New Roman"/>
          <w:b w:val="0"/>
          <w:snapToGrid/>
          <w:color w:val="auto"/>
          <w:kern w:val="2"/>
          <w:sz w:val="24"/>
          <w:szCs w:val="24"/>
          <w:lang w:eastAsia="zh-CN" w:bidi="ar-SA"/>
        </w:rPr>
        <w:t xml:space="preserve"> as discussed </w:t>
      </w:r>
      <w:ins w:id="502" w:author="Windows User" w:date="2020-12-29T10:11:00Z">
        <w:r w:rsidR="00AD63BC">
          <w:rPr>
            <w:rFonts w:ascii="Times New Roman" w:eastAsia="SimSun" w:hAnsi="Times New Roman"/>
            <w:b w:val="0"/>
            <w:snapToGrid/>
            <w:color w:val="auto"/>
            <w:kern w:val="2"/>
            <w:sz w:val="24"/>
            <w:szCs w:val="24"/>
            <w:lang w:eastAsia="zh-CN" w:bidi="ar-SA"/>
          </w:rPr>
          <w:t>in section</w:t>
        </w:r>
      </w:ins>
      <w:del w:id="503" w:author="Windows User" w:date="2020-12-29T10:11:00Z">
        <w:r w:rsidRPr="008F601D" w:rsidDel="00AD63BC">
          <w:rPr>
            <w:rFonts w:ascii="Times New Roman" w:eastAsia="SimSun" w:hAnsi="Times New Roman"/>
            <w:b w:val="0"/>
            <w:snapToGrid/>
            <w:color w:val="auto"/>
            <w:kern w:val="2"/>
            <w:sz w:val="24"/>
            <w:szCs w:val="24"/>
            <w:lang w:eastAsia="zh-CN" w:bidi="ar-SA"/>
          </w:rPr>
          <w:delText>earlier in this paper</w:delText>
        </w:r>
      </w:del>
      <w:ins w:id="504" w:author="Windows User" w:date="2020-12-29T10:11:00Z">
        <w:r w:rsidR="00AD63BC">
          <w:rPr>
            <w:rFonts w:ascii="Times New Roman" w:eastAsia="SimSun" w:hAnsi="Times New Roman"/>
            <w:b w:val="0"/>
            <w:snapToGrid/>
            <w:color w:val="auto"/>
            <w:kern w:val="2"/>
            <w:sz w:val="24"/>
            <w:szCs w:val="24"/>
            <w:lang w:eastAsia="zh-CN" w:bidi="ar-SA"/>
          </w:rPr>
          <w:t xml:space="preserve"> above</w:t>
        </w:r>
      </w:ins>
      <w:r w:rsidRPr="008F601D">
        <w:rPr>
          <w:rFonts w:ascii="Times New Roman" w:eastAsia="SimSun" w:hAnsi="Times New Roman"/>
          <w:b w:val="0"/>
          <w:snapToGrid/>
          <w:color w:val="auto"/>
          <w:kern w:val="2"/>
          <w:sz w:val="24"/>
          <w:szCs w:val="24"/>
          <w:lang w:eastAsia="zh-CN" w:bidi="ar-SA"/>
        </w:rPr>
        <w:t xml:space="preserve">, this method attempts to extend the dataset </w:t>
      </w:r>
      <w:del w:id="505" w:author="Windows User" w:date="2020-12-29T10:12:00Z">
        <w:r w:rsidRPr="008F601D" w:rsidDel="00330AB6">
          <w:rPr>
            <w:rFonts w:ascii="Times New Roman" w:eastAsia="SimSun" w:hAnsi="Times New Roman"/>
            <w:b w:val="0"/>
            <w:snapToGrid/>
            <w:color w:val="auto"/>
            <w:kern w:val="2"/>
            <w:sz w:val="24"/>
            <w:szCs w:val="24"/>
            <w:lang w:eastAsia="zh-CN" w:bidi="ar-SA"/>
          </w:rPr>
          <w:delText xml:space="preserve">through </w:delText>
        </w:r>
      </w:del>
      <w:ins w:id="506" w:author="Windows User" w:date="2020-12-29T10:12:00Z">
        <w:r w:rsidR="00330AB6">
          <w:rPr>
            <w:rFonts w:ascii="Times New Roman" w:eastAsia="SimSun" w:hAnsi="Times New Roman"/>
            <w:b w:val="0"/>
            <w:snapToGrid/>
            <w:color w:val="auto"/>
            <w:kern w:val="2"/>
            <w:sz w:val="24"/>
            <w:szCs w:val="24"/>
            <w:lang w:eastAsia="zh-CN" w:bidi="ar-SA"/>
          </w:rPr>
          <w:t>by</w:t>
        </w:r>
        <w:r w:rsidR="00330AB6" w:rsidRPr="008F601D">
          <w:rPr>
            <w:rFonts w:ascii="Times New Roman" w:eastAsia="SimSun" w:hAnsi="Times New Roman"/>
            <w:b w:val="0"/>
            <w:snapToGrid/>
            <w:color w:val="auto"/>
            <w:kern w:val="2"/>
            <w:sz w:val="24"/>
            <w:szCs w:val="24"/>
            <w:lang w:eastAsia="zh-CN" w:bidi="ar-SA"/>
          </w:rPr>
          <w:t xml:space="preserve"> </w:t>
        </w:r>
      </w:ins>
      <w:r w:rsidRPr="008F601D">
        <w:rPr>
          <w:rFonts w:ascii="Times New Roman" w:eastAsia="SimSun" w:hAnsi="Times New Roman"/>
          <w:b w:val="0"/>
          <w:snapToGrid/>
          <w:color w:val="auto"/>
          <w:kern w:val="2"/>
          <w:sz w:val="24"/>
          <w:szCs w:val="24"/>
          <w:lang w:eastAsia="zh-CN" w:bidi="ar-SA"/>
        </w:rPr>
        <w:t xml:space="preserve">creating geometric transformation on existing labeled data. </w:t>
      </w:r>
    </w:p>
    <w:p w14:paraId="7FE0D259" w14:textId="77777777" w:rsidR="00A61D00" w:rsidRPr="008F601D" w:rsidRDefault="00A61D00" w:rsidP="005630A2">
      <w:pPr>
        <w:pStyle w:val="MDPI21heading1"/>
        <w:numPr>
          <w:ilvl w:val="0"/>
          <w:numId w:val="49"/>
        </w:numPr>
        <w:spacing w:before="0" w:after="0"/>
        <w:ind w:left="5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Normalization</w:t>
      </w:r>
      <w:r w:rsidRPr="008F601D">
        <w:rPr>
          <w:rFonts w:ascii="Times New Roman" w:eastAsia="SimSun" w:hAnsi="Times New Roman"/>
          <w:b w:val="0"/>
          <w:snapToGrid/>
          <w:color w:val="auto"/>
          <w:kern w:val="2"/>
          <w:sz w:val="24"/>
          <w:szCs w:val="24"/>
          <w:lang w:eastAsia="zh-CN" w:bidi="ar-SA"/>
        </w:rPr>
        <w:t xml:space="preserve"> is a data pre-processing exercise where all data is transformed to be on the same scale to solve a situation where some numerical data points may be very high while others very low which causes a neural network difficult to train </w:t>
      </w:r>
      <w:r w:rsidRPr="008F601D">
        <w:rPr>
          <w:rFonts w:ascii="Times New Roman" w:eastAsia="SimSun" w:hAnsi="Times New Roman"/>
          <w:b w:val="0"/>
          <w:snapToGrid/>
          <w:color w:val="auto"/>
          <w:kern w:val="2"/>
          <w:sz w:val="24"/>
          <w:szCs w:val="24"/>
          <w:lang w:eastAsia="zh-CN" w:bidi="ar-SA"/>
        </w:rPr>
        <w:lastRenderedPageBreak/>
        <w:t>due to an exploding gradient problem. Classic normalization scheme scales numerical data down to a scale between 0 and 1 in a process that involves subtracting the mean of the dataset from each data point and then dividing that difference by the data set’s standard deviation.</w:t>
      </w:r>
    </w:p>
    <w:p w14:paraId="6EF2A9E6" w14:textId="6C1F6532" w:rsidR="00A61D00" w:rsidRPr="008F601D" w:rsidRDefault="003C60C5" w:rsidP="005630A2">
      <w:pPr>
        <w:pStyle w:val="MDPI21heading1"/>
        <w:numPr>
          <w:ilvl w:val="0"/>
          <w:numId w:val="49"/>
        </w:numPr>
        <w:spacing w:before="0" w:after="0"/>
        <w:ind w:left="5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The b</w:t>
      </w:r>
      <w:r w:rsidR="00A61D00" w:rsidRPr="008F601D">
        <w:rPr>
          <w:rFonts w:ascii="Times New Roman" w:eastAsia="SimSun" w:hAnsi="Times New Roman"/>
          <w:i/>
          <w:snapToGrid/>
          <w:color w:val="auto"/>
          <w:kern w:val="2"/>
          <w:sz w:val="24"/>
          <w:szCs w:val="24"/>
          <w:lang w:eastAsia="zh-CN" w:bidi="ar-SA"/>
        </w:rPr>
        <w:t>atch normalization technique</w:t>
      </w:r>
      <w:r w:rsidR="00A61D00" w:rsidRPr="008F601D">
        <w:rPr>
          <w:rFonts w:ascii="Times New Roman" w:eastAsia="SimSun" w:hAnsi="Times New Roman"/>
          <w:b w:val="0"/>
          <w:snapToGrid/>
          <w:color w:val="auto"/>
          <w:kern w:val="2"/>
          <w:sz w:val="24"/>
          <w:szCs w:val="24"/>
          <w:lang w:eastAsia="zh-CN" w:bidi="ar-SA"/>
        </w:rPr>
        <w:t xml:space="preserve">, provides any layer in a Neural Network with inputs that are zero mean/unit variance. This </w:t>
      </w:r>
      <w:del w:id="507" w:author="Windows User" w:date="2020-12-29T10:21:00Z">
        <w:r w:rsidR="00A61D00" w:rsidRPr="008F601D" w:rsidDel="00330AB6">
          <w:rPr>
            <w:rFonts w:ascii="Times New Roman" w:eastAsia="SimSun" w:hAnsi="Times New Roman"/>
            <w:b w:val="0"/>
            <w:snapToGrid/>
            <w:color w:val="auto"/>
            <w:kern w:val="2"/>
            <w:sz w:val="24"/>
            <w:szCs w:val="24"/>
            <w:lang w:eastAsia="zh-CN" w:bidi="ar-SA"/>
          </w:rPr>
          <w:delText xml:space="preserve">solves </w:delText>
        </w:r>
      </w:del>
      <w:r w:rsidR="00A61D00" w:rsidRPr="008F601D">
        <w:rPr>
          <w:rFonts w:ascii="Times New Roman" w:eastAsia="SimSun" w:hAnsi="Times New Roman"/>
          <w:b w:val="0"/>
          <w:snapToGrid/>
          <w:color w:val="auto"/>
          <w:kern w:val="2"/>
          <w:sz w:val="24"/>
          <w:szCs w:val="24"/>
          <w:lang w:eastAsia="zh-CN" w:bidi="ar-SA"/>
        </w:rPr>
        <w:t>allows better gradient flow during the network training phase by normalizing the layers and allowing the network to train the normalization weights. Weight normalization</w:t>
      </w:r>
      <w:r w:rsidR="006F1BBF">
        <w:rPr>
          <w:rFonts w:ascii="Times New Roman" w:eastAsia="SimSun" w:hAnsi="Times New Roman"/>
          <w:b w:val="0"/>
          <w:snapToGrid/>
          <w:color w:val="auto"/>
          <w:kern w:val="2"/>
          <w:sz w:val="24"/>
          <w:szCs w:val="24"/>
          <w:lang w:eastAsia="zh-CN" w:bidi="ar-SA"/>
        </w:rPr>
        <w:t xml:space="preserve"> </w:t>
      </w:r>
      <w:r w:rsidR="006F1BBF">
        <w:rPr>
          <w:rFonts w:ascii="Times New Roman" w:eastAsia="SimSun" w:hAnsi="Times New Roman"/>
          <w:b w:val="0"/>
          <w:snapToGrid/>
          <w:color w:val="auto"/>
          <w:kern w:val="2"/>
          <w:sz w:val="24"/>
          <w:szCs w:val="24"/>
          <w:lang w:eastAsia="zh-CN" w:bidi="ar-SA"/>
        </w:rPr>
        <w:fldChar w:fldCharType="begin"/>
      </w:r>
      <w:r w:rsidR="006F1BBF">
        <w:rPr>
          <w:rFonts w:ascii="Times New Roman" w:eastAsia="SimSun" w:hAnsi="Times New Roman"/>
          <w:b w:val="0"/>
          <w:snapToGrid/>
          <w:color w:val="auto"/>
          <w:kern w:val="2"/>
          <w:sz w:val="24"/>
          <w:szCs w:val="24"/>
          <w:lang w:eastAsia="zh-CN" w:bidi="ar-SA"/>
        </w:rPr>
        <w:instrText xml:space="preserve"> ADDIN EN.CITE &lt;EndNote&gt;&lt;Cite&gt;&lt;Author&gt;Salimans&lt;/Author&gt;&lt;Year&gt;2016&lt;/Year&gt;&lt;RecNum&gt;772&lt;/RecNum&gt;&lt;DisplayText&gt;(Salimans and Kingma, 2016a)&lt;/DisplayText&gt;&lt;record&gt;&lt;rec-number&gt;772&lt;/rec-number&gt;&lt;foreign-keys&gt;&lt;key app="EN" db-id="9tzztt9fztrewoefrsoxzf5nddss0awxvzs0" timestamp="1608653267"&gt;772&lt;/key&gt;&lt;/foreign-keys&gt;&lt;ref-type name="Conference Paper"&gt;47&lt;/ref-type&gt;&lt;contributors&gt;&lt;authors&gt;&lt;author&gt;Salimans, Tim&lt;/author&gt;&lt;author&gt;Kingma, Diederik P.&lt;/author&gt;&lt;/authors&gt;&lt;/contributors&gt;&lt;titles&gt;&lt;title&gt;Weight Normalization: A Simple Reparameterization to Accelerate Training of Deep Neural Networks&lt;/title&gt;&lt;/titles&gt;&lt;pages&gt;901&lt;/pages&gt;&lt;dates&gt;&lt;year&gt;2016&lt;/year&gt;&lt;/dates&gt;&lt;urls&gt;&lt;related-urls&gt;&lt;url&gt;http://papers.nips.cc/paper/6114-weight-normalization-a-simple-reparameterization-to-accelerate-training-of-deep-neural-networks&lt;/url&gt;&lt;/related-urls&gt;&lt;/urls&gt;&lt;/record&gt;&lt;/Cite&gt;&lt;/EndNote&gt;</w:instrText>
      </w:r>
      <w:r w:rsidR="006F1BBF">
        <w:rPr>
          <w:rFonts w:ascii="Times New Roman" w:eastAsia="SimSun" w:hAnsi="Times New Roman"/>
          <w:b w:val="0"/>
          <w:snapToGrid/>
          <w:color w:val="auto"/>
          <w:kern w:val="2"/>
          <w:sz w:val="24"/>
          <w:szCs w:val="24"/>
          <w:lang w:eastAsia="zh-CN" w:bidi="ar-SA"/>
        </w:rPr>
        <w:fldChar w:fldCharType="separate"/>
      </w:r>
      <w:r w:rsidR="006F1BBF">
        <w:rPr>
          <w:rFonts w:ascii="Times New Roman" w:eastAsia="SimSun" w:hAnsi="Times New Roman"/>
          <w:b w:val="0"/>
          <w:noProof/>
          <w:snapToGrid/>
          <w:color w:val="auto"/>
          <w:kern w:val="2"/>
          <w:sz w:val="24"/>
          <w:szCs w:val="24"/>
          <w:lang w:eastAsia="zh-CN" w:bidi="ar-SA"/>
        </w:rPr>
        <w:t>(Salimans and Kingma, 2016a)</w:t>
      </w:r>
      <w:r w:rsidR="006F1BBF">
        <w:rPr>
          <w:rFonts w:ascii="Times New Roman" w:eastAsia="SimSun" w:hAnsi="Times New Roman"/>
          <w:b w:val="0"/>
          <w:snapToGrid/>
          <w:color w:val="auto"/>
          <w:kern w:val="2"/>
          <w:sz w:val="24"/>
          <w:szCs w:val="24"/>
          <w:lang w:eastAsia="zh-CN" w:bidi="ar-SA"/>
        </w:rPr>
        <w:fldChar w:fldCharType="end"/>
      </w:r>
      <w:r w:rsidR="00A61D00" w:rsidRPr="008F601D">
        <w:rPr>
          <w:rFonts w:ascii="Times New Roman" w:eastAsia="SimSun" w:hAnsi="Times New Roman"/>
          <w:b w:val="0"/>
          <w:snapToGrid/>
          <w:color w:val="auto"/>
          <w:kern w:val="2"/>
          <w:sz w:val="24"/>
          <w:szCs w:val="24"/>
          <w:lang w:eastAsia="zh-CN" w:bidi="ar-SA"/>
        </w:rPr>
        <w:t xml:space="preserve">  and layer normalization</w:t>
      </w:r>
      <w:r w:rsidR="006F1BBF">
        <w:rPr>
          <w:rFonts w:ascii="Times New Roman" w:eastAsia="SimSun" w:hAnsi="Times New Roman"/>
          <w:b w:val="0"/>
          <w:snapToGrid/>
          <w:color w:val="auto"/>
          <w:kern w:val="2"/>
          <w:sz w:val="24"/>
          <w:szCs w:val="24"/>
          <w:lang w:eastAsia="zh-CN" w:bidi="ar-SA"/>
        </w:rPr>
        <w:t xml:space="preserve"> </w:t>
      </w:r>
      <w:r w:rsidR="006F1BBF">
        <w:rPr>
          <w:rFonts w:ascii="Times New Roman" w:eastAsia="SimSun" w:hAnsi="Times New Roman"/>
          <w:b w:val="0"/>
          <w:snapToGrid/>
          <w:color w:val="auto"/>
          <w:kern w:val="2"/>
          <w:sz w:val="24"/>
          <w:szCs w:val="24"/>
          <w:lang w:eastAsia="zh-CN" w:bidi="ar-SA"/>
        </w:rPr>
        <w:fldChar w:fldCharType="begin"/>
      </w:r>
      <w:r w:rsidR="006F1BBF">
        <w:rPr>
          <w:rFonts w:ascii="Times New Roman" w:eastAsia="SimSun" w:hAnsi="Times New Roman"/>
          <w:b w:val="0"/>
          <w:snapToGrid/>
          <w:color w:val="auto"/>
          <w:kern w:val="2"/>
          <w:sz w:val="24"/>
          <w:szCs w:val="24"/>
          <w:lang w:eastAsia="zh-CN" w:bidi="ar-SA"/>
        </w:rPr>
        <w:instrText xml:space="preserve"> ADDIN EN.CITE &lt;EndNote&gt;&lt;Cite&gt;&lt;Author&gt;Luo&lt;/Author&gt;&lt;Year&gt;2018&lt;/Year&gt;&lt;RecNum&gt;773&lt;/RecNum&gt;&lt;DisplayText&gt;(Luo et al., 2018)&lt;/DisplayText&gt;&lt;record&gt;&lt;rec-number&gt;773&lt;/rec-number&gt;&lt;foreign-keys&gt;&lt;key app="EN" db-id="9tzztt9fztrewoefrsoxzf5nddss0awxvzs0" timestamp="1608653350"&gt;773&lt;/key&gt;&lt;/foreign-keys&gt;&lt;ref-type name="Journal Article"&gt;17&lt;/ref-type&gt;&lt;contributors&gt;&lt;authors&gt;&lt;author&gt;Luo, Ping&lt;/author&gt;&lt;author&gt;Peng, Zhanglin&lt;/author&gt;&lt;author&gt;Ren, Jiamin&lt;/author&gt;&lt;author&gt;Zhang, Ruimao&lt;/author&gt;&lt;/authors&gt;&lt;/contributors&gt;&lt;titles&gt;&lt;title&gt;Do Normalization Layers in a Deep ConvNet Really Need to Be Distinct?&lt;/title&gt;&lt;secondary-title&gt;CoRR&lt;/secondary-title&gt;&lt;/titles&gt;&lt;periodical&gt;&lt;full-title&gt;CoRR&lt;/full-title&gt;&lt;/periodical&gt;&lt;volume&gt;abs/1811.07727&lt;/volume&gt;&lt;dates&gt;&lt;year&gt;2018&lt;/year&gt;&lt;pub-dates&gt;&lt;date&gt;/&lt;/date&gt;&lt;/pub-dates&gt;&lt;/dates&gt;&lt;urls&gt;&lt;related-urls&gt;&lt;url&gt;http://arxiv.org/abs/1811.07727&lt;/url&gt;&lt;/related-urls&gt;&lt;/urls&gt;&lt;/record&gt;&lt;/Cite&gt;&lt;/EndNote&gt;</w:instrText>
      </w:r>
      <w:r w:rsidR="006F1BBF">
        <w:rPr>
          <w:rFonts w:ascii="Times New Roman" w:eastAsia="SimSun" w:hAnsi="Times New Roman"/>
          <w:b w:val="0"/>
          <w:snapToGrid/>
          <w:color w:val="auto"/>
          <w:kern w:val="2"/>
          <w:sz w:val="24"/>
          <w:szCs w:val="24"/>
          <w:lang w:eastAsia="zh-CN" w:bidi="ar-SA"/>
        </w:rPr>
        <w:fldChar w:fldCharType="separate"/>
      </w:r>
      <w:r w:rsidR="006F1BBF">
        <w:rPr>
          <w:rFonts w:ascii="Times New Roman" w:eastAsia="SimSun" w:hAnsi="Times New Roman"/>
          <w:b w:val="0"/>
          <w:noProof/>
          <w:snapToGrid/>
          <w:color w:val="auto"/>
          <w:kern w:val="2"/>
          <w:sz w:val="24"/>
          <w:szCs w:val="24"/>
          <w:lang w:eastAsia="zh-CN" w:bidi="ar-SA"/>
        </w:rPr>
        <w:t>(Luo et al., 2018)</w:t>
      </w:r>
      <w:r w:rsidR="006F1BBF">
        <w:rPr>
          <w:rFonts w:ascii="Times New Roman" w:eastAsia="SimSun" w:hAnsi="Times New Roman"/>
          <w:b w:val="0"/>
          <w:snapToGrid/>
          <w:color w:val="auto"/>
          <w:kern w:val="2"/>
          <w:sz w:val="24"/>
          <w:szCs w:val="24"/>
          <w:lang w:eastAsia="zh-CN" w:bidi="ar-SA"/>
        </w:rPr>
        <w:fldChar w:fldCharType="end"/>
      </w:r>
      <w:r w:rsidR="00A61D00" w:rsidRPr="008F601D">
        <w:rPr>
          <w:rFonts w:ascii="Times New Roman" w:eastAsia="SimSun" w:hAnsi="Times New Roman"/>
          <w:b w:val="0"/>
          <w:snapToGrid/>
          <w:color w:val="auto"/>
          <w:kern w:val="2"/>
          <w:sz w:val="24"/>
          <w:szCs w:val="24"/>
          <w:lang w:eastAsia="zh-CN" w:bidi="ar-SA"/>
        </w:rPr>
        <w:t xml:space="preserve"> are advanced normalization variants that seek to solve the dependency on the mini-batch problem of the batch normalization method</w:t>
      </w:r>
      <w:r w:rsidR="006F1BBF">
        <w:rPr>
          <w:rFonts w:ascii="Times New Roman" w:eastAsia="SimSun" w:hAnsi="Times New Roman"/>
          <w:b w:val="0"/>
          <w:snapToGrid/>
          <w:color w:val="auto"/>
          <w:kern w:val="2"/>
          <w:sz w:val="24"/>
          <w:szCs w:val="24"/>
          <w:lang w:eastAsia="zh-CN" w:bidi="ar-SA"/>
        </w:rPr>
        <w:t xml:space="preserve"> </w:t>
      </w:r>
      <w:r w:rsidR="006F1BBF">
        <w:rPr>
          <w:rFonts w:ascii="Times New Roman" w:eastAsia="SimSun" w:hAnsi="Times New Roman"/>
          <w:b w:val="0"/>
          <w:snapToGrid/>
          <w:color w:val="auto"/>
          <w:kern w:val="2"/>
          <w:sz w:val="24"/>
          <w:szCs w:val="24"/>
          <w:lang w:eastAsia="zh-CN" w:bidi="ar-SA"/>
        </w:rPr>
        <w:fldChar w:fldCharType="begin"/>
      </w:r>
      <w:r w:rsidR="006F1BBF">
        <w:rPr>
          <w:rFonts w:ascii="Times New Roman" w:eastAsia="SimSun" w:hAnsi="Times New Roman"/>
          <w:b w:val="0"/>
          <w:snapToGrid/>
          <w:color w:val="auto"/>
          <w:kern w:val="2"/>
          <w:sz w:val="24"/>
          <w:szCs w:val="24"/>
          <w:lang w:eastAsia="zh-CN" w:bidi="ar-SA"/>
        </w:rPr>
        <w:instrText xml:space="preserve"> ADDIN EN.CITE &lt;EndNote&gt;&lt;Cite&gt;&lt;Author&gt;Ioffe&lt;/Author&gt;&lt;Year&gt;2015&lt;/Year&gt;&lt;RecNum&gt;93&lt;/RecNum&gt;&lt;DisplayText&gt;(Ioffe and Szegedy, 2015)&lt;/DisplayText&gt;&lt;record&gt;&lt;rec-number&gt;93&lt;/rec-number&gt;&lt;foreign-keys&gt;&lt;key app="EN" db-id="9tzztt9fztrewoefrsoxzf5nddss0awxvzs0" timestamp="0"&gt;93&lt;/key&gt;&lt;/foreign-keys&gt;&lt;ref-type name="Journal Article"&gt;17&lt;/ref-type&gt;&lt;contributors&gt;&lt;authors&gt;&lt;author&gt;Sergey Ioffe&lt;/author&gt;&lt;author&gt;Christian Szegedy&lt;/author&gt;&lt;/authors&gt;&lt;/contributors&gt;&lt;titles&gt;&lt;title&gt;Batch normalization: Accelerating deep network training by reducing internal covariate shift&lt;/title&gt;&lt;secondary-title&gt;arXiv: 1502.03167&lt;/secondary-title&gt;&lt;/titles&gt;&lt;periodical&gt;&lt;full-title&gt;arXiv: 1502.03167&lt;/full-title&gt;&lt;/periodical&gt;&lt;pages&gt; 448–456&lt;/pages&gt;&lt;dates&gt;&lt;year&gt;2015&lt;/year&gt;&lt;/dates&gt;&lt;urls&gt;&lt;/urls&gt;&lt;/record&gt;&lt;/Cite&gt;&lt;/EndNote&gt;</w:instrText>
      </w:r>
      <w:r w:rsidR="006F1BBF">
        <w:rPr>
          <w:rFonts w:ascii="Times New Roman" w:eastAsia="SimSun" w:hAnsi="Times New Roman"/>
          <w:b w:val="0"/>
          <w:snapToGrid/>
          <w:color w:val="auto"/>
          <w:kern w:val="2"/>
          <w:sz w:val="24"/>
          <w:szCs w:val="24"/>
          <w:lang w:eastAsia="zh-CN" w:bidi="ar-SA"/>
        </w:rPr>
        <w:fldChar w:fldCharType="separate"/>
      </w:r>
      <w:r w:rsidR="006F1BBF">
        <w:rPr>
          <w:rFonts w:ascii="Times New Roman" w:eastAsia="SimSun" w:hAnsi="Times New Roman"/>
          <w:b w:val="0"/>
          <w:noProof/>
          <w:snapToGrid/>
          <w:color w:val="auto"/>
          <w:kern w:val="2"/>
          <w:sz w:val="24"/>
          <w:szCs w:val="24"/>
          <w:lang w:eastAsia="zh-CN" w:bidi="ar-SA"/>
        </w:rPr>
        <w:t>(Ioffe and Szegedy, 2015)</w:t>
      </w:r>
      <w:r w:rsidR="006F1BBF">
        <w:rPr>
          <w:rFonts w:ascii="Times New Roman" w:eastAsia="SimSun" w:hAnsi="Times New Roman"/>
          <w:b w:val="0"/>
          <w:snapToGrid/>
          <w:color w:val="auto"/>
          <w:kern w:val="2"/>
          <w:sz w:val="24"/>
          <w:szCs w:val="24"/>
          <w:lang w:eastAsia="zh-CN" w:bidi="ar-SA"/>
        </w:rPr>
        <w:fldChar w:fldCharType="end"/>
      </w:r>
      <w:r w:rsidR="00A61D00" w:rsidRPr="008F601D">
        <w:rPr>
          <w:rFonts w:ascii="Times New Roman" w:eastAsia="SimSun" w:hAnsi="Times New Roman"/>
          <w:b w:val="0"/>
          <w:snapToGrid/>
          <w:color w:val="auto"/>
          <w:kern w:val="2"/>
          <w:sz w:val="24"/>
          <w:szCs w:val="24"/>
          <w:lang w:eastAsia="zh-CN" w:bidi="ar-SA"/>
        </w:rPr>
        <w:t xml:space="preserve">. </w:t>
      </w:r>
    </w:p>
    <w:p w14:paraId="6E6CC946" w14:textId="72255218" w:rsidR="00A61D00" w:rsidRPr="00011EEF" w:rsidRDefault="00A61D00" w:rsidP="005630A2">
      <w:pPr>
        <w:pStyle w:val="MDPI21heading1"/>
        <w:numPr>
          <w:ilvl w:val="0"/>
          <w:numId w:val="49"/>
        </w:numPr>
        <w:spacing w:before="0" w:after="0"/>
        <w:ind w:left="5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Residual learning technique</w:t>
      </w:r>
      <w:r w:rsidRPr="008F601D">
        <w:rPr>
          <w:rFonts w:ascii="Times New Roman" w:eastAsia="SimSun" w:hAnsi="Times New Roman"/>
          <w:b w:val="0"/>
          <w:snapToGrid/>
          <w:color w:val="auto"/>
          <w:kern w:val="2"/>
          <w:sz w:val="24"/>
          <w:szCs w:val="24"/>
          <w:lang w:eastAsia="zh-CN" w:bidi="ar-SA"/>
        </w:rPr>
        <w:t xml:space="preserve"> </w:t>
      </w:r>
      <w:r w:rsidR="006F1BBF">
        <w:rPr>
          <w:rFonts w:ascii="Times New Roman" w:eastAsia="SimSun" w:hAnsi="Times New Roman"/>
          <w:b w:val="0"/>
          <w:snapToGrid/>
          <w:color w:val="auto"/>
          <w:kern w:val="2"/>
          <w:sz w:val="24"/>
          <w:szCs w:val="24"/>
          <w:lang w:eastAsia="zh-CN" w:bidi="ar-SA"/>
        </w:rPr>
        <w:fldChar w:fldCharType="begin"/>
      </w:r>
      <w:r w:rsidR="006F1BBF">
        <w:rPr>
          <w:rFonts w:ascii="Times New Roman" w:eastAsia="SimSun" w:hAnsi="Times New Roman"/>
          <w:b w:val="0"/>
          <w:snapToGrid/>
          <w:color w:val="auto"/>
          <w:kern w:val="2"/>
          <w:sz w:val="24"/>
          <w:szCs w:val="24"/>
          <w:lang w:eastAsia="zh-CN" w:bidi="ar-SA"/>
        </w:rPr>
        <w:instrText xml:space="preserve"> ADDIN EN.CITE &lt;EndNote&gt;&lt;Cite&gt;&lt;Author&gt;Krizhevsky&lt;/Author&gt;&lt;Year&gt;2012&lt;/Year&gt;&lt;RecNum&gt;468&lt;/RecNum&gt;&lt;DisplayText&gt;(Krizhevsky et al., 2012)&lt;/DisplayText&gt;&lt;record&gt;&lt;rec-number&gt;468&lt;/rec-number&gt;&lt;foreign-keys&gt;&lt;key app="EN" db-id="9tzztt9fztrewoefrsoxzf5nddss0awxvzs0" timestamp="1603720353"&gt;468&lt;/key&gt;&lt;/foreign-keys&gt;&lt;ref-type name="Journal Article"&gt;17&lt;/ref-type&gt;&lt;contributors&gt;&lt;authors&gt;&lt;author&gt;Krizhevsky, Alex&lt;/author&gt;&lt;author&gt;Sutskever, Ilya&lt;/author&gt;&lt;author&gt;Hinton, Geoffrey&lt;/author&gt;&lt;/authors&gt;&lt;/contributors&gt;&lt;titles&gt;&lt;title&gt;ImageNet Classification with Deep Convolutional Neural Networks&lt;/title&gt;&lt;secondary-title&gt;Neural Information Processing Systems&lt;/secondary-title&gt;&lt;/titles&gt;&lt;periodical&gt;&lt;full-title&gt;Neural Information Processing Systems&lt;/full-title&gt;&lt;/periodical&gt;&lt;volume&gt;25&lt;/volume&gt;&lt;dates&gt;&lt;year&gt;2012&lt;/year&gt;&lt;pub-dates&gt;&lt;date&gt;01/01&lt;/date&gt;&lt;/pub-dates&gt;&lt;/dates&gt;&lt;urls&gt;&lt;/urls&gt;&lt;electronic-resource-num&gt;10.1145/3065386&lt;/electronic-resource-num&gt;&lt;/record&gt;&lt;/Cite&gt;&lt;/EndNote&gt;</w:instrText>
      </w:r>
      <w:r w:rsidR="006F1BBF">
        <w:rPr>
          <w:rFonts w:ascii="Times New Roman" w:eastAsia="SimSun" w:hAnsi="Times New Roman"/>
          <w:b w:val="0"/>
          <w:snapToGrid/>
          <w:color w:val="auto"/>
          <w:kern w:val="2"/>
          <w:sz w:val="24"/>
          <w:szCs w:val="24"/>
          <w:lang w:eastAsia="zh-CN" w:bidi="ar-SA"/>
        </w:rPr>
        <w:fldChar w:fldCharType="separate"/>
      </w:r>
      <w:r w:rsidR="006F1BBF">
        <w:rPr>
          <w:rFonts w:ascii="Times New Roman" w:eastAsia="SimSun" w:hAnsi="Times New Roman"/>
          <w:b w:val="0"/>
          <w:noProof/>
          <w:snapToGrid/>
          <w:color w:val="auto"/>
          <w:kern w:val="2"/>
          <w:sz w:val="24"/>
          <w:szCs w:val="24"/>
          <w:lang w:eastAsia="zh-CN" w:bidi="ar-SA"/>
        </w:rPr>
        <w:t>(Krizhevsky et al., 2012)</w:t>
      </w:r>
      <w:r w:rsidR="006F1BBF">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addresses degradation problems (where accuracy gets saturated and then degrades rapidly with an increase in network depth). By </w:t>
      </w:r>
      <w:r w:rsidRPr="00011EEF">
        <w:rPr>
          <w:rFonts w:ascii="Times New Roman" w:eastAsia="SimSun" w:hAnsi="Times New Roman"/>
          <w:b w:val="0"/>
          <w:snapToGrid/>
          <w:color w:val="auto"/>
          <w:kern w:val="2"/>
          <w:sz w:val="24"/>
          <w:szCs w:val="24"/>
          <w:lang w:eastAsia="zh-CN" w:bidi="ar-SA"/>
        </w:rPr>
        <w:t>adding identity mappings to CNN, deep residual networks (</w:t>
      </w:r>
      <w:proofErr w:type="spellStart"/>
      <w:r w:rsidRPr="00011EEF">
        <w:rPr>
          <w:rFonts w:ascii="Times New Roman" w:eastAsia="SimSun" w:hAnsi="Times New Roman"/>
          <w:b w:val="0"/>
          <w:snapToGrid/>
          <w:color w:val="auto"/>
          <w:kern w:val="2"/>
          <w:sz w:val="24"/>
          <w:szCs w:val="24"/>
          <w:lang w:eastAsia="zh-CN" w:bidi="ar-SA"/>
        </w:rPr>
        <w:t>ResNets</w:t>
      </w:r>
      <w:proofErr w:type="spellEnd"/>
      <w:r w:rsidRPr="00011EEF">
        <w:rPr>
          <w:rFonts w:ascii="Times New Roman" w:eastAsia="SimSun" w:hAnsi="Times New Roman"/>
          <w:b w:val="0"/>
          <w:snapToGrid/>
          <w:color w:val="auto"/>
          <w:kern w:val="2"/>
          <w:sz w:val="24"/>
          <w:szCs w:val="24"/>
          <w:lang w:eastAsia="zh-CN" w:bidi="ar-SA"/>
        </w:rPr>
        <w:t xml:space="preserve">) </w:t>
      </w:r>
      <w:r w:rsidR="006F1BBF">
        <w:rPr>
          <w:rFonts w:ascii="Times New Roman" w:eastAsia="SimSun" w:hAnsi="Times New Roman"/>
          <w:b w:val="0"/>
          <w:snapToGrid/>
          <w:color w:val="auto"/>
          <w:kern w:val="2"/>
          <w:sz w:val="24"/>
          <w:szCs w:val="24"/>
          <w:lang w:eastAsia="zh-CN" w:bidi="ar-SA"/>
        </w:rPr>
        <w:t>mitigates</w:t>
      </w:r>
      <w:r w:rsidRPr="00011EEF">
        <w:rPr>
          <w:rFonts w:ascii="Times New Roman" w:eastAsia="SimSun" w:hAnsi="Times New Roman"/>
          <w:b w:val="0"/>
          <w:snapToGrid/>
          <w:color w:val="auto"/>
          <w:kern w:val="2"/>
          <w:sz w:val="24"/>
          <w:szCs w:val="24"/>
          <w:lang w:eastAsia="zh-CN" w:bidi="ar-SA"/>
        </w:rPr>
        <w:t xml:space="preserve"> the declining-accuracy effect and </w:t>
      </w:r>
      <w:r w:rsidR="006F1BBF">
        <w:rPr>
          <w:rFonts w:ascii="Times New Roman" w:eastAsia="SimSun" w:hAnsi="Times New Roman"/>
          <w:b w:val="0"/>
          <w:snapToGrid/>
          <w:color w:val="auto"/>
          <w:kern w:val="2"/>
          <w:sz w:val="24"/>
          <w:szCs w:val="24"/>
          <w:lang w:eastAsia="zh-CN" w:bidi="ar-SA"/>
        </w:rPr>
        <w:t>offers</w:t>
      </w:r>
      <w:r w:rsidR="006F1BBF" w:rsidRPr="00011EEF">
        <w:rPr>
          <w:rFonts w:ascii="Times New Roman" w:eastAsia="SimSun" w:hAnsi="Times New Roman"/>
          <w:b w:val="0"/>
          <w:snapToGrid/>
          <w:color w:val="auto"/>
          <w:kern w:val="2"/>
          <w:sz w:val="24"/>
          <w:szCs w:val="24"/>
          <w:lang w:eastAsia="zh-CN" w:bidi="ar-SA"/>
        </w:rPr>
        <w:t xml:space="preserve"> </w:t>
      </w:r>
      <w:r w:rsidRPr="00011EEF">
        <w:rPr>
          <w:rFonts w:ascii="Times New Roman" w:eastAsia="SimSun" w:hAnsi="Times New Roman"/>
          <w:b w:val="0"/>
          <w:snapToGrid/>
          <w:color w:val="auto"/>
          <w:kern w:val="2"/>
          <w:sz w:val="24"/>
          <w:szCs w:val="24"/>
          <w:lang w:eastAsia="zh-CN" w:bidi="ar-SA"/>
        </w:rPr>
        <w:t>better results</w:t>
      </w:r>
      <w:r w:rsidR="006F1BBF">
        <w:rPr>
          <w:rFonts w:ascii="Times New Roman" w:eastAsia="SimSun" w:hAnsi="Times New Roman"/>
          <w:b w:val="0"/>
          <w:snapToGrid/>
          <w:color w:val="auto"/>
          <w:kern w:val="2"/>
          <w:sz w:val="24"/>
          <w:szCs w:val="24"/>
          <w:lang w:eastAsia="zh-CN" w:bidi="ar-SA"/>
        </w:rPr>
        <w:t>.</w:t>
      </w:r>
      <w:r w:rsidRPr="00011EEF">
        <w:rPr>
          <w:rFonts w:ascii="Times New Roman" w:eastAsia="SimSun" w:hAnsi="Times New Roman"/>
          <w:b w:val="0"/>
          <w:snapToGrid/>
          <w:color w:val="auto"/>
          <w:kern w:val="2"/>
          <w:sz w:val="24"/>
          <w:szCs w:val="24"/>
          <w:lang w:eastAsia="zh-CN" w:bidi="ar-SA"/>
        </w:rPr>
        <w:t xml:space="preserve"> </w:t>
      </w:r>
    </w:p>
    <w:p w14:paraId="5E7271D9" w14:textId="4000DC1B" w:rsidR="00A61D00" w:rsidRPr="008F601D" w:rsidRDefault="00A61D00" w:rsidP="005630A2">
      <w:pPr>
        <w:pStyle w:val="MDPI21heading1"/>
        <w:numPr>
          <w:ilvl w:val="0"/>
          <w:numId w:val="49"/>
        </w:numPr>
        <w:spacing w:before="0" w:after="0"/>
        <w:ind w:left="54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The dropout technique</w:t>
      </w:r>
      <w:r w:rsidRPr="008F601D">
        <w:rPr>
          <w:rFonts w:ascii="Times New Roman" w:eastAsia="SimSun" w:hAnsi="Times New Roman"/>
          <w:b w:val="0"/>
          <w:snapToGrid/>
          <w:color w:val="auto"/>
          <w:kern w:val="2"/>
          <w:sz w:val="24"/>
          <w:szCs w:val="24"/>
          <w:lang w:eastAsia="zh-CN" w:bidi="ar-SA"/>
        </w:rPr>
        <w:t xml:space="preserve"> is inspired by the fact that the more capacity you add to the model, such as more layers and more neurons, the more the network becomes prone to over-fitting.  Drop out works by using probability to remove a neuron from a given network layer during training or by dropping certain connections that have a high probability of causing dead-ends</w:t>
      </w:r>
      <w:r w:rsidR="001A5F00">
        <w:rPr>
          <w:rFonts w:ascii="Times New Roman" w:eastAsia="SimSun" w:hAnsi="Times New Roman"/>
          <w:b w:val="0"/>
          <w:snapToGrid/>
          <w:color w:val="auto"/>
          <w:kern w:val="2"/>
          <w:sz w:val="24"/>
          <w:szCs w:val="24"/>
          <w:lang w:eastAsia="zh-CN" w:bidi="ar-SA"/>
        </w:rPr>
        <w:t xml:space="preserve"> </w:t>
      </w:r>
      <w:r w:rsidR="006F1BBF">
        <w:rPr>
          <w:rFonts w:ascii="Times New Roman" w:eastAsia="SimSun" w:hAnsi="Times New Roman"/>
          <w:b w:val="0"/>
          <w:snapToGrid/>
          <w:color w:val="auto"/>
          <w:kern w:val="2"/>
          <w:sz w:val="24"/>
          <w:szCs w:val="24"/>
          <w:lang w:eastAsia="zh-CN" w:bidi="ar-SA"/>
        </w:rPr>
        <w:fldChar w:fldCharType="begin"/>
      </w:r>
      <w:r w:rsidR="006F1BBF">
        <w:rPr>
          <w:rFonts w:ascii="Times New Roman" w:eastAsia="SimSun" w:hAnsi="Times New Roman"/>
          <w:b w:val="0"/>
          <w:snapToGrid/>
          <w:color w:val="auto"/>
          <w:kern w:val="2"/>
          <w:sz w:val="24"/>
          <w:szCs w:val="24"/>
          <w:lang w:eastAsia="zh-CN" w:bidi="ar-SA"/>
        </w:rPr>
        <w:instrText xml:space="preserve"> ADDIN EN.CITE &lt;EndNote&gt;&lt;Cite&gt;&lt;Author&gt;Srivastava&lt;/Author&gt;&lt;Year&gt;2014&lt;/Year&gt;&lt;RecNum&gt;771&lt;/RecNum&gt;&lt;DisplayText&gt;(Srivastava et al., 2014)&lt;/DisplayText&gt;&lt;record&gt;&lt;rec-number&gt;771&lt;/rec-number&gt;&lt;foreign-keys&gt;&lt;key app="EN" db-id="9tzztt9fztrewoefrsoxzf5nddss0awxvzs0" timestamp="1608653148"&gt;771&lt;/key&gt;&lt;/foreign-keys&gt;&lt;ref-type name="Journal Article"&gt;17&lt;/ref-type&gt;&lt;contributors&gt;&lt;authors&gt;&lt;author&gt;Srivastava, Nitish&lt;/author&gt;&lt;author&gt;Hinton, Geoffrey E.&lt;/author&gt;&lt;author&gt;Krizhevsky, Alex&lt;/author&gt;&lt;author&gt;Sutskever, Ilya&lt;/author&gt;&lt;author&gt;Salakhutdinov, Ruslan&lt;/author&gt;&lt;/authors&gt;&lt;/contributors&gt;&lt;titles&gt;&lt;title&gt;Dropout: a simple way to prevent neural networks from overfitting&lt;/title&gt;&lt;secondary-title&gt;J. Mach. Learn. Res.&lt;/secondary-title&gt;&lt;/titles&gt;&lt;periodical&gt;&lt;full-title&gt;J. Mach. Learn. Res.&lt;/full-title&gt;&lt;/periodical&gt;&lt;pages&gt;1929-1958&lt;/pages&gt;&lt;volume&gt;15&lt;/volume&gt;&lt;number&gt;1&lt;/number&gt;&lt;dates&gt;&lt;year&gt;2014&lt;/year&gt;&lt;pub-dates&gt;&lt;date&gt;/&lt;/date&gt;&lt;/pub-dates&gt;&lt;/dates&gt;&lt;urls&gt;&lt;related-urls&gt;&lt;url&gt;http://dl.acm.org/citation.cfm?id=2670313&lt;/url&gt;&lt;/related-urls&gt;&lt;/urls&gt;&lt;/record&gt;&lt;/Cite&gt;&lt;/EndNote&gt;</w:instrText>
      </w:r>
      <w:r w:rsidR="006F1BBF">
        <w:rPr>
          <w:rFonts w:ascii="Times New Roman" w:eastAsia="SimSun" w:hAnsi="Times New Roman"/>
          <w:b w:val="0"/>
          <w:snapToGrid/>
          <w:color w:val="auto"/>
          <w:kern w:val="2"/>
          <w:sz w:val="24"/>
          <w:szCs w:val="24"/>
          <w:lang w:eastAsia="zh-CN" w:bidi="ar-SA"/>
        </w:rPr>
        <w:fldChar w:fldCharType="separate"/>
      </w:r>
      <w:r w:rsidR="006F1BBF">
        <w:rPr>
          <w:rFonts w:ascii="Times New Roman" w:eastAsia="SimSun" w:hAnsi="Times New Roman"/>
          <w:b w:val="0"/>
          <w:noProof/>
          <w:snapToGrid/>
          <w:color w:val="auto"/>
          <w:kern w:val="2"/>
          <w:sz w:val="24"/>
          <w:szCs w:val="24"/>
          <w:lang w:eastAsia="zh-CN" w:bidi="ar-SA"/>
        </w:rPr>
        <w:t>(Srivastava et al., 2014)</w:t>
      </w:r>
      <w:r w:rsidR="006F1BBF">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Dropout is used together with other techniques like L2 regularization.</w:t>
      </w:r>
    </w:p>
    <w:p w14:paraId="67866F91" w14:textId="77777777" w:rsidR="00A61D00" w:rsidRPr="008F601D" w:rsidRDefault="00A61D00" w:rsidP="00E32FD4">
      <w:pPr>
        <w:numPr>
          <w:ilvl w:val="0"/>
          <w:numId w:val="25"/>
        </w:numPr>
        <w:rPr>
          <w:rFonts w:ascii="Times New Roman" w:hAnsi="Times New Roman"/>
          <w:b/>
          <w:sz w:val="24"/>
        </w:rPr>
      </w:pPr>
      <w:r w:rsidRPr="008F601D">
        <w:rPr>
          <w:rFonts w:ascii="Times New Roman" w:hAnsi="Times New Roman"/>
          <w:b/>
          <w:bCs/>
          <w:sz w:val="24"/>
        </w:rPr>
        <w:t>Deep learning methods for semantic segmentation</w:t>
      </w:r>
    </w:p>
    <w:p w14:paraId="2B72F06F"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It has taken many years to attain remarkable levels of performance in the current domain of semantic segmentation. CNNs performance on image processing tasks marks notable progress that has increasingly advanced from the early architectures. To handle the challenges associated with </w:t>
      </w:r>
      <w:r w:rsidR="0077223E" w:rsidRPr="008F601D">
        <w:rPr>
          <w:rFonts w:ascii="Times New Roman" w:eastAsia="SimSun" w:hAnsi="Times New Roman"/>
          <w:b w:val="0"/>
          <w:snapToGrid/>
          <w:color w:val="auto"/>
          <w:kern w:val="2"/>
          <w:sz w:val="24"/>
          <w:szCs w:val="24"/>
          <w:lang w:eastAsia="zh-CN" w:bidi="ar-SA"/>
        </w:rPr>
        <w:t>HSI</w:t>
      </w:r>
      <w:r w:rsidRPr="008F601D">
        <w:rPr>
          <w:rFonts w:ascii="Times New Roman" w:eastAsia="SimSun" w:hAnsi="Times New Roman"/>
          <w:b w:val="0"/>
          <w:snapToGrid/>
          <w:color w:val="auto"/>
          <w:kern w:val="2"/>
          <w:sz w:val="24"/>
          <w:szCs w:val="24"/>
          <w:lang w:eastAsia="zh-CN" w:bidi="ar-SA"/>
        </w:rPr>
        <w:t xml:space="preserve"> images, deep architectures designed for the category and pixel-wise labeling must be able to delineate objects and boundaries accurately between various classes and maintain high spatial resolution during classification. Equally, due to the nature of remotely sensed data, models designated for RS domains should be able to effectively discriminatively encode spectral and spatial information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&lt;EndNote&gt;&lt;Cite&gt;&lt;Author&gt;Nogueira&lt;/Author&gt;&lt;Year&gt;2016&lt;/Year&gt;&lt;RecNum&gt;237&lt;/RecNum&gt;&lt;DisplayText&gt;(Nogueira et al., 2016)&lt;/DisplayText&gt;&lt;record&gt;&lt;rec-number&gt;237&lt;/rec-number&gt;&lt;foreign-keys&gt;&lt;key app="EN" db-id="9tzztt9fztrewoefrsoxzf5nddss0awxvzs0" timestamp="1592897101"&gt;237&lt;/key&gt;&lt;/foreign-keys&gt;&lt;ref-type name="Journal Article"&gt;17&lt;/ref-type&gt;&lt;contributors&gt;&lt;authors&gt;&lt;author&gt;Nogueira, Keiller&lt;/author&gt;&lt;author&gt;Penatti, Otávio&lt;/author&gt;&lt;author&gt;dos Santos, Jefersson&lt;/author&gt;&lt;/authors&gt;&lt;/contributors&gt;&lt;titles&gt;&lt;title&gt;Towards Better Exploiting Convolutional Neural Networks for Remote Sensing Scene Classification&lt;/title&gt;&lt;secondary-title&gt;Pattern Recognition&lt;/secondary-title&gt;&lt;/titles&gt;&lt;periodical&gt;&lt;full-title&gt;Pattern Recognition&lt;/full-title&gt;&lt;/periodical&gt;&lt;volume&gt;61&lt;/volume&gt;&lt;dates&gt;&lt;year&gt;2016&lt;/year&gt;&lt;pub-dates&gt;&lt;date&gt;02/03&lt;/date&gt;&lt;/pub-dates&gt;&lt;/dates&gt;&lt;urls&gt;&lt;/urls&gt;&lt;electronic-resource-num&gt;10.1016/j.patcog.2016.07.001&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(Nogueira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737E953B"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Most of the DCNNs are based on hierarchical feature learning and are trained in an end-to-end framework in which high-level features and low-level features are learnt hierarchically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PEVuZE5vdGU+PENpdGU+PEF1dGhvcj5IdWFuZzwvQXV0aG9yPjxZZWFyPjIwMTg8L1llYXI+PFJl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PEVuZE5vdGU+PENpdGU+PEF1dGhvcj5IdWFuZzwvQXV0aG9yPjxZZWFyPjIwMTg8L1llYXI+PFJl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(Alvarez et al., 2012; Brostow et al., 2009; Huang et al., 2018b; Tighe and Lazebnik., 2010)</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Feature maps at different levels of abstraction present a complex mapping function from input raw data and outputting the desired</w:t>
      </w:r>
      <w:bookmarkStart w:id="508" w:name="_GoBack"/>
      <w:bookmarkEnd w:id="508"/>
      <w:r w:rsidRPr="008F601D">
        <w:rPr>
          <w:rFonts w:ascii="Times New Roman" w:eastAsia="SimSun" w:hAnsi="Times New Roman"/>
          <w:b w:val="0"/>
          <w:snapToGrid/>
          <w:color w:val="auto"/>
          <w:kern w:val="2"/>
          <w:sz w:val="24"/>
          <w:szCs w:val="24"/>
          <w:lang w:eastAsia="zh-CN" w:bidi="ar-SA"/>
        </w:rPr>
        <w:t xml:space="preserve"> class. Such complex mapping not only considers the spectral information of every pixel but also puts into account the textual, contextual, and spatial information. </w:t>
      </w:r>
    </w:p>
    <w:p w14:paraId="5A300081" w14:textId="0C796016"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In this section, we explore how deep learning methods learn feature representation for semantic segmentation tasks. We also highlight the approaches that have </w:t>
      </w:r>
      <w:del w:id="509" w:author="Windows User" w:date="2020-12-29T10:27:00Z">
        <w:r w:rsidRPr="008F601D" w:rsidDel="005118C3">
          <w:rPr>
            <w:rFonts w:ascii="Times New Roman" w:eastAsia="SimSun" w:hAnsi="Times New Roman"/>
            <w:b w:val="0"/>
            <w:snapToGrid/>
            <w:color w:val="auto"/>
            <w:kern w:val="2"/>
            <w:sz w:val="24"/>
            <w:szCs w:val="24"/>
            <w:lang w:eastAsia="zh-CN" w:bidi="ar-SA"/>
          </w:rPr>
          <w:delText xml:space="preserve">been </w:delText>
        </w:r>
      </w:del>
      <w:r w:rsidRPr="008F601D">
        <w:rPr>
          <w:rFonts w:ascii="Times New Roman" w:eastAsia="SimSun" w:hAnsi="Times New Roman"/>
          <w:b w:val="0"/>
          <w:snapToGrid/>
          <w:color w:val="auto"/>
          <w:kern w:val="2"/>
          <w:sz w:val="24"/>
          <w:szCs w:val="24"/>
          <w:lang w:eastAsia="zh-CN" w:bidi="ar-SA"/>
        </w:rPr>
        <w:t xml:space="preserve">shown promising results in semantic segmentation tasks on state-of-the-art datasets. Table 4 highlights some of the most effective methods reported in various semantic segmentation studies. </w:t>
      </w:r>
    </w:p>
    <w:p w14:paraId="7E90294E" w14:textId="77777777" w:rsidR="00A61D00" w:rsidRPr="008F601D" w:rsidRDefault="00A61D00" w:rsidP="008B7A91">
      <w:pPr>
        <w:pStyle w:val="MDPI21heading1"/>
        <w:spacing w:before="0" w:after="0"/>
        <w:rPr>
          <w:rFonts w:ascii="Times New Roman" w:eastAsia="SimSun" w:hAnsi="Times New Roman"/>
          <w:b w:val="0"/>
          <w:snapToGrid/>
          <w:color w:val="auto"/>
          <w:kern w:val="2"/>
          <w:sz w:val="24"/>
          <w:szCs w:val="24"/>
          <w:lang w:eastAsia="zh-CN" w:bidi="ar-SA"/>
        </w:rPr>
      </w:pPr>
      <w:commentRangeStart w:id="510"/>
      <w:r w:rsidRPr="008F601D">
        <w:rPr>
          <w:rFonts w:ascii="Times New Roman" w:eastAsia="SimSun" w:hAnsi="Times New Roman"/>
          <w:snapToGrid/>
          <w:color w:val="auto"/>
          <w:kern w:val="2"/>
          <w:sz w:val="24"/>
          <w:szCs w:val="24"/>
          <w:lang w:eastAsia="zh-CN" w:bidi="ar-SA"/>
        </w:rPr>
        <w:t>Table 4</w:t>
      </w:r>
      <w:commentRangeEnd w:id="510"/>
      <w:r w:rsidR="008E3304" w:rsidRPr="00135CC7">
        <w:rPr>
          <w:rStyle w:val="CommentReference"/>
          <w:rFonts w:ascii="Cambria" w:eastAsia="Cambria" w:hAnsi="Cambria"/>
          <w:b w:val="0"/>
          <w:snapToGrid/>
          <w:color w:val="auto"/>
          <w:kern w:val="2"/>
          <w:lang w:eastAsia="zh-CN" w:bidi="ar-SA"/>
        </w:rPr>
        <w:commentReference w:id="510"/>
      </w:r>
      <w:r w:rsidR="00236DFD" w:rsidRPr="008F601D">
        <w:rPr>
          <w:rFonts w:ascii="Times New Roman" w:eastAsia="SimSun" w:hAnsi="Times New Roman"/>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r w:rsidR="0030566E" w:rsidRPr="008F601D">
        <w:rPr>
          <w:rFonts w:ascii="Times New Roman" w:eastAsia="SimSun" w:hAnsi="Times New Roman"/>
          <w:b w:val="0"/>
          <w:snapToGrid/>
          <w:color w:val="auto"/>
          <w:kern w:val="2"/>
          <w:sz w:val="24"/>
          <w:szCs w:val="24"/>
          <w:lang w:eastAsia="zh-CN" w:bidi="ar-SA"/>
        </w:rPr>
        <w:t>D</w:t>
      </w:r>
      <w:r w:rsidRPr="008F601D">
        <w:rPr>
          <w:rFonts w:ascii="Times New Roman" w:eastAsia="SimSun" w:hAnsi="Times New Roman"/>
          <w:b w:val="0"/>
          <w:snapToGrid/>
          <w:color w:val="auto"/>
          <w:kern w:val="2"/>
          <w:sz w:val="24"/>
          <w:szCs w:val="24"/>
          <w:lang w:eastAsia="zh-CN" w:bidi="ar-SA"/>
        </w:rPr>
        <w:t xml:space="preserve">eep learning methods </w:t>
      </w:r>
      <w:r w:rsidR="0023446D" w:rsidRPr="008F601D">
        <w:rPr>
          <w:rFonts w:ascii="Times New Roman" w:eastAsia="SimSun" w:hAnsi="Times New Roman"/>
          <w:b w:val="0"/>
          <w:snapToGrid/>
          <w:color w:val="auto"/>
          <w:kern w:val="2"/>
          <w:sz w:val="24"/>
          <w:szCs w:val="24"/>
          <w:lang w:eastAsia="zh-CN" w:bidi="ar-SA"/>
        </w:rPr>
        <w:t xml:space="preserve">and network models </w:t>
      </w:r>
      <w:r w:rsidRPr="008F601D">
        <w:rPr>
          <w:rFonts w:ascii="Times New Roman" w:eastAsia="SimSun" w:hAnsi="Times New Roman"/>
          <w:b w:val="0"/>
          <w:snapToGrid/>
          <w:color w:val="auto"/>
          <w:kern w:val="2"/>
          <w:sz w:val="24"/>
          <w:szCs w:val="24"/>
          <w:lang w:eastAsia="zh-CN" w:bidi="ar-SA"/>
        </w:rPr>
        <w:t>for semantic segmentation</w:t>
      </w:r>
    </w:p>
    <w:tbl>
      <w:tblPr>
        <w:tblStyle w:val="TableGrid"/>
        <w:tblW w:w="6683" w:type="dxa"/>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989"/>
        <w:gridCol w:w="2764"/>
        <w:gridCol w:w="1930"/>
      </w:tblGrid>
      <w:tr w:rsidR="001B6C47" w:rsidRPr="008F601D" w14:paraId="06A7FCBE" w14:textId="405EA634" w:rsidTr="00135CC7">
        <w:trPr>
          <w:trHeight w:val="240"/>
          <w:jc w:val="center"/>
        </w:trPr>
        <w:tc>
          <w:tcPr>
            <w:tcW w:w="1989" w:type="dxa"/>
            <w:tcBorders>
              <w:top w:val="single" w:sz="12" w:space="0" w:color="auto"/>
              <w:bottom w:val="single" w:sz="12" w:space="0" w:color="auto"/>
            </w:tcBorders>
          </w:tcPr>
          <w:p w14:paraId="7B8D8A5F"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Method </w:t>
            </w:r>
          </w:p>
        </w:tc>
        <w:tc>
          <w:tcPr>
            <w:tcW w:w="2764" w:type="dxa"/>
            <w:tcBorders>
              <w:top w:val="single" w:sz="12" w:space="0" w:color="auto"/>
              <w:bottom w:val="single" w:sz="12" w:space="0" w:color="auto"/>
            </w:tcBorders>
          </w:tcPr>
          <w:p w14:paraId="0002543A" w14:textId="77777777" w:rsidR="001B6C47" w:rsidRPr="00011EEF"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Approach  </w:t>
            </w:r>
          </w:p>
        </w:tc>
        <w:tc>
          <w:tcPr>
            <w:tcW w:w="1930" w:type="dxa"/>
            <w:tcBorders>
              <w:top w:val="single" w:sz="12" w:space="0" w:color="auto"/>
              <w:bottom w:val="single" w:sz="12" w:space="0" w:color="auto"/>
            </w:tcBorders>
          </w:tcPr>
          <w:p w14:paraId="7465F654" w14:textId="3AD73ABA"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Sample </w:t>
            </w:r>
            <w:proofErr w:type="spellStart"/>
            <w:r w:rsidRPr="008F601D">
              <w:rPr>
                <w:rFonts w:ascii="Times New Roman" w:eastAsia="SimSun" w:hAnsi="Times New Roman"/>
                <w:snapToGrid/>
                <w:color w:val="auto"/>
                <w:kern w:val="2"/>
                <w:lang w:eastAsia="zh-CN" w:bidi="ar-SA"/>
              </w:rPr>
              <w:t>ConvNet</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5BC7E8C1" w14:textId="4931D24C" w:rsidTr="00135CC7">
        <w:trPr>
          <w:trHeight w:val="145"/>
          <w:jc w:val="center"/>
        </w:trPr>
        <w:tc>
          <w:tcPr>
            <w:tcW w:w="1989" w:type="dxa"/>
            <w:vMerge w:val="restart"/>
            <w:tcBorders>
              <w:top w:val="single" w:sz="12" w:space="0" w:color="auto"/>
            </w:tcBorders>
          </w:tcPr>
          <w:p w14:paraId="7597A89D"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Feature encoder based methods </w:t>
            </w:r>
          </w:p>
          <w:p w14:paraId="562C7397"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val="restart"/>
            <w:tcBorders>
              <w:top w:val="single" w:sz="12" w:space="0" w:color="auto"/>
            </w:tcBorders>
          </w:tcPr>
          <w:p w14:paraId="025B38B5"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Learn features by propagating through a series of stacked convolutions layers, activation, and pooling layers. </w:t>
            </w:r>
          </w:p>
        </w:tc>
        <w:tc>
          <w:tcPr>
            <w:tcW w:w="1930" w:type="dxa"/>
            <w:tcBorders>
              <w:top w:val="single" w:sz="12" w:space="0" w:color="auto"/>
            </w:tcBorders>
          </w:tcPr>
          <w:p w14:paraId="009B2ADC"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VGGNet</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6369EC5A" w14:textId="7D41347E" w:rsidTr="00135CC7">
        <w:trPr>
          <w:trHeight w:val="241"/>
          <w:jc w:val="center"/>
        </w:trPr>
        <w:tc>
          <w:tcPr>
            <w:tcW w:w="1989" w:type="dxa"/>
            <w:vMerge/>
          </w:tcPr>
          <w:p w14:paraId="1F3912BF"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6B90D990"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2EF761A6"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20F0B1A4" w14:textId="797AD149" w:rsidTr="00135CC7">
        <w:trPr>
          <w:trHeight w:val="125"/>
          <w:jc w:val="center"/>
        </w:trPr>
        <w:tc>
          <w:tcPr>
            <w:tcW w:w="1989" w:type="dxa"/>
            <w:vMerge/>
          </w:tcPr>
          <w:p w14:paraId="719D2ABC"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357D59AC"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24E5DA34"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FRRN </w:t>
            </w:r>
          </w:p>
        </w:tc>
      </w:tr>
      <w:tr w:rsidR="001B6C47" w:rsidRPr="008F601D" w14:paraId="57386AB6" w14:textId="7EE7E07F" w:rsidTr="00135CC7">
        <w:trPr>
          <w:trHeight w:val="259"/>
          <w:jc w:val="center"/>
        </w:trPr>
        <w:tc>
          <w:tcPr>
            <w:tcW w:w="1989" w:type="dxa"/>
            <w:vMerge/>
          </w:tcPr>
          <w:p w14:paraId="4CDBB59F"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23D374D2"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023570E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ResNeXt</w:t>
            </w:r>
            <w:proofErr w:type="spellEnd"/>
          </w:p>
        </w:tc>
      </w:tr>
      <w:tr w:rsidR="001B6C47" w:rsidRPr="008F601D" w14:paraId="49833E8A" w14:textId="2C1F1A8F" w:rsidTr="00135CC7">
        <w:trPr>
          <w:trHeight w:val="183"/>
          <w:jc w:val="center"/>
        </w:trPr>
        <w:tc>
          <w:tcPr>
            <w:tcW w:w="1989" w:type="dxa"/>
            <w:vMerge w:val="restart"/>
          </w:tcPr>
          <w:p w14:paraId="2A62B571"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lastRenderedPageBreak/>
              <w:t>Region-based semantic Segmentation</w:t>
            </w:r>
          </w:p>
        </w:tc>
        <w:tc>
          <w:tcPr>
            <w:tcW w:w="2764" w:type="dxa"/>
            <w:vMerge w:val="restart"/>
          </w:tcPr>
          <w:p w14:paraId="27D77B0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Uses color and similarity across the image to detect regions after which they carry out classification.  </w:t>
            </w:r>
          </w:p>
        </w:tc>
        <w:tc>
          <w:tcPr>
            <w:tcW w:w="1930" w:type="dxa"/>
          </w:tcPr>
          <w:p w14:paraId="10989B1C"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R-CNN</w:t>
            </w:r>
          </w:p>
        </w:tc>
      </w:tr>
      <w:tr w:rsidR="001B6C47" w:rsidRPr="008F601D" w14:paraId="515020EE" w14:textId="0CFFF4FB" w:rsidTr="00135CC7">
        <w:trPr>
          <w:trHeight w:val="173"/>
          <w:jc w:val="center"/>
        </w:trPr>
        <w:tc>
          <w:tcPr>
            <w:tcW w:w="1989" w:type="dxa"/>
            <w:vMerge/>
          </w:tcPr>
          <w:p w14:paraId="4B0304E8"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4DE00AC7"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270A4D9C"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RPN</w:t>
            </w:r>
          </w:p>
        </w:tc>
      </w:tr>
      <w:tr w:rsidR="001B6C47" w:rsidRPr="008F601D" w14:paraId="55976E23" w14:textId="2EB50E8E" w:rsidTr="00135CC7">
        <w:trPr>
          <w:trHeight w:val="135"/>
          <w:jc w:val="center"/>
        </w:trPr>
        <w:tc>
          <w:tcPr>
            <w:tcW w:w="1989" w:type="dxa"/>
            <w:vMerge/>
          </w:tcPr>
          <w:p w14:paraId="0A0C1A57"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0D5B20D9"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7C07E2DF"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FPN</w:t>
            </w:r>
          </w:p>
        </w:tc>
      </w:tr>
      <w:tr w:rsidR="001B6C47" w:rsidRPr="008F601D" w14:paraId="6BCA6426" w14:textId="50B64478" w:rsidTr="00135CC7">
        <w:trPr>
          <w:trHeight w:val="178"/>
          <w:jc w:val="center"/>
        </w:trPr>
        <w:tc>
          <w:tcPr>
            <w:tcW w:w="1989" w:type="dxa"/>
            <w:vMerge/>
          </w:tcPr>
          <w:p w14:paraId="2D690890"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317A399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3900B91D"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Mask-RCNN</w:t>
            </w:r>
          </w:p>
        </w:tc>
      </w:tr>
      <w:tr w:rsidR="001B6C47" w:rsidRPr="008F601D" w14:paraId="7D6C9118" w14:textId="33300527" w:rsidTr="00135CC7">
        <w:trPr>
          <w:trHeight w:val="217"/>
          <w:jc w:val="center"/>
        </w:trPr>
        <w:tc>
          <w:tcPr>
            <w:tcW w:w="1989" w:type="dxa"/>
            <w:vMerge/>
          </w:tcPr>
          <w:p w14:paraId="4E71051B"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60DDCE06"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3835A7A1"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PANet</w:t>
            </w:r>
            <w:proofErr w:type="spellEnd"/>
          </w:p>
        </w:tc>
      </w:tr>
      <w:tr w:rsidR="001B6C47" w:rsidRPr="008F601D" w14:paraId="3684C3BF" w14:textId="17272FB6" w:rsidTr="00135CC7">
        <w:trPr>
          <w:trHeight w:val="145"/>
          <w:jc w:val="center"/>
        </w:trPr>
        <w:tc>
          <w:tcPr>
            <w:tcW w:w="1989" w:type="dxa"/>
            <w:vMerge w:val="restart"/>
          </w:tcPr>
          <w:p w14:paraId="49073C1B"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Recurrent neural network-based methods</w:t>
            </w:r>
          </w:p>
        </w:tc>
        <w:tc>
          <w:tcPr>
            <w:tcW w:w="2764" w:type="dxa"/>
            <w:vMerge w:val="restart"/>
          </w:tcPr>
          <w:p w14:paraId="3599B159"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Utilizes long-term dependencies in sequential data to establish the relationship, sequence, and dependencies within the data.</w:t>
            </w:r>
          </w:p>
          <w:p w14:paraId="64357F7E"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p w14:paraId="7368EEA5" w14:textId="77777777" w:rsidR="001B6C47" w:rsidRPr="00011EEF"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Commonly applied in time series analysis and change detection. </w:t>
            </w:r>
          </w:p>
        </w:tc>
        <w:tc>
          <w:tcPr>
            <w:tcW w:w="1930" w:type="dxa"/>
          </w:tcPr>
          <w:p w14:paraId="1B982309"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RNN</w:t>
            </w:r>
          </w:p>
        </w:tc>
      </w:tr>
      <w:tr w:rsidR="001B6C47" w:rsidRPr="008F601D" w14:paraId="4CD9F6A2" w14:textId="15972390" w:rsidTr="00135CC7">
        <w:trPr>
          <w:trHeight w:val="241"/>
          <w:jc w:val="center"/>
        </w:trPr>
        <w:tc>
          <w:tcPr>
            <w:tcW w:w="1989" w:type="dxa"/>
            <w:vMerge/>
          </w:tcPr>
          <w:p w14:paraId="1E564810"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6F1740D6"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6A1F4654"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RNN-CNN</w:t>
            </w:r>
          </w:p>
        </w:tc>
      </w:tr>
      <w:tr w:rsidR="001B6C47" w:rsidRPr="008F601D" w14:paraId="6B1A078B" w14:textId="361435BE" w:rsidTr="00135CC7">
        <w:trPr>
          <w:trHeight w:val="164"/>
          <w:jc w:val="center"/>
        </w:trPr>
        <w:tc>
          <w:tcPr>
            <w:tcW w:w="1989" w:type="dxa"/>
            <w:vMerge/>
          </w:tcPr>
          <w:p w14:paraId="60D770D4"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441055E6"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41BC2D1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ReSeg</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1B6F0DF0" w14:textId="03844331" w:rsidTr="00135CC7">
        <w:trPr>
          <w:trHeight w:val="154"/>
          <w:jc w:val="center"/>
        </w:trPr>
        <w:tc>
          <w:tcPr>
            <w:tcW w:w="1989" w:type="dxa"/>
            <w:vMerge/>
          </w:tcPr>
          <w:p w14:paraId="60A050F0"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014DE155"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23CA1AB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DAG-RNN</w:t>
            </w:r>
          </w:p>
        </w:tc>
      </w:tr>
      <w:tr w:rsidR="001B6C47" w:rsidRPr="008F601D" w14:paraId="367BC9B6" w14:textId="4EBEA192" w:rsidTr="00135CC7">
        <w:trPr>
          <w:trHeight w:val="164"/>
          <w:jc w:val="center"/>
        </w:trPr>
        <w:tc>
          <w:tcPr>
            <w:tcW w:w="1989" w:type="dxa"/>
            <w:vMerge/>
          </w:tcPr>
          <w:p w14:paraId="0E76650E"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6F0F7009"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3E49F654"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DD-RNN</w:t>
            </w:r>
          </w:p>
        </w:tc>
      </w:tr>
      <w:tr w:rsidR="001B6C47" w:rsidRPr="008F601D" w14:paraId="515A3B1D" w14:textId="4E19C299" w:rsidTr="00135CC7">
        <w:trPr>
          <w:trHeight w:val="125"/>
          <w:jc w:val="center"/>
        </w:trPr>
        <w:tc>
          <w:tcPr>
            <w:tcW w:w="1989" w:type="dxa"/>
            <w:vMerge/>
          </w:tcPr>
          <w:p w14:paraId="45F612C0"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0C3A1C1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2C54EECF"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2D-LSTM</w:t>
            </w:r>
          </w:p>
        </w:tc>
      </w:tr>
      <w:tr w:rsidR="001B6C47" w:rsidRPr="008F601D" w14:paraId="0427AC58" w14:textId="5DE294D6" w:rsidTr="00135CC7">
        <w:trPr>
          <w:trHeight w:val="259"/>
          <w:jc w:val="center"/>
        </w:trPr>
        <w:tc>
          <w:tcPr>
            <w:tcW w:w="1989" w:type="dxa"/>
            <w:vMerge/>
          </w:tcPr>
          <w:p w14:paraId="0D9A9F0E"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7FD4958D"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197A4EA4" w14:textId="77777777" w:rsidR="001B6C47" w:rsidRPr="008F601D" w:rsidRDefault="001B6C47">
            <w:pPr>
              <w:pStyle w:val="MDPI42tablebody"/>
              <w:spacing w:line="240" w:lineRule="auto"/>
              <w:jc w:val="left"/>
              <w:rPr>
                <w:rFonts w:ascii="Times New Roman" w:eastAsia="SimSun" w:hAnsi="Times New Roman"/>
                <w:snapToGrid/>
                <w:color w:val="auto"/>
                <w:kern w:val="2"/>
                <w:lang w:eastAsia="zh-CN" w:bidi="ar-SA"/>
              </w:rPr>
              <w:pPrChange w:id="511" w:author="EPING" w:date="2020-12-25T09:21:00Z">
                <w:pPr>
                  <w:pStyle w:val="MDPI42tablebody"/>
                  <w:spacing w:line="240" w:lineRule="auto"/>
                  <w:jc w:val="both"/>
                </w:pPr>
              </w:pPrChange>
            </w:pPr>
            <w:r w:rsidRPr="008F601D">
              <w:rPr>
                <w:rFonts w:ascii="Times New Roman" w:eastAsia="SimSun" w:hAnsi="Times New Roman"/>
                <w:snapToGrid/>
                <w:color w:val="auto"/>
                <w:kern w:val="2"/>
                <w:lang w:eastAsia="zh-CN" w:bidi="ar-SA"/>
              </w:rPr>
              <w:t>Directed Acyclic Graph RNNs</w:t>
            </w:r>
          </w:p>
        </w:tc>
      </w:tr>
      <w:tr w:rsidR="001B6C47" w:rsidRPr="008F601D" w14:paraId="35C7D3E8" w14:textId="1024916F" w:rsidTr="00135CC7">
        <w:trPr>
          <w:trHeight w:val="173"/>
          <w:jc w:val="center"/>
        </w:trPr>
        <w:tc>
          <w:tcPr>
            <w:tcW w:w="1989" w:type="dxa"/>
            <w:vMerge/>
          </w:tcPr>
          <w:p w14:paraId="010B5961"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2B709490"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1900263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MCRNNs</w:t>
            </w:r>
          </w:p>
        </w:tc>
      </w:tr>
      <w:tr w:rsidR="001B6C47" w:rsidRPr="008F601D" w14:paraId="73D2B8EE" w14:textId="296DED12" w:rsidTr="00135CC7">
        <w:trPr>
          <w:trHeight w:val="182"/>
          <w:jc w:val="center"/>
        </w:trPr>
        <w:tc>
          <w:tcPr>
            <w:tcW w:w="1989" w:type="dxa"/>
            <w:vMerge w:val="restart"/>
          </w:tcPr>
          <w:p w14:paraId="4E193007"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Up-sampling / de-convolution based methods</w:t>
            </w:r>
          </w:p>
        </w:tc>
        <w:tc>
          <w:tcPr>
            <w:tcW w:w="2764" w:type="dxa"/>
            <w:vMerge w:val="restart"/>
          </w:tcPr>
          <w:p w14:paraId="37545C4D"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Learns high-level features by propagating an image through layers while sacrificing the spatial information. Spatial information lost during sub-sampling and max-pooling operation is regained by </w:t>
            </w:r>
            <w:proofErr w:type="spellStart"/>
            <w:r w:rsidRPr="008F601D">
              <w:rPr>
                <w:rFonts w:ascii="Times New Roman" w:eastAsia="SimSun" w:hAnsi="Times New Roman"/>
                <w:snapToGrid/>
                <w:color w:val="auto"/>
                <w:kern w:val="2"/>
                <w:lang w:eastAsia="zh-CN" w:bidi="ar-SA"/>
              </w:rPr>
              <w:t>upsampling</w:t>
            </w:r>
            <w:proofErr w:type="spellEnd"/>
            <w:r w:rsidRPr="008F601D">
              <w:rPr>
                <w:rFonts w:ascii="Times New Roman" w:eastAsia="SimSun" w:hAnsi="Times New Roman"/>
                <w:snapToGrid/>
                <w:color w:val="auto"/>
                <w:kern w:val="2"/>
                <w:lang w:eastAsia="zh-CN" w:bidi="ar-SA"/>
              </w:rPr>
              <w:t xml:space="preserve"> and de-convolution.</w:t>
            </w:r>
          </w:p>
          <w:p w14:paraId="3A65D50F"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p w14:paraId="6FAB672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Reconstruction technique during </w:t>
            </w:r>
            <w:proofErr w:type="spellStart"/>
            <w:r w:rsidRPr="008F601D">
              <w:rPr>
                <w:rFonts w:ascii="Times New Roman" w:eastAsia="SimSun" w:hAnsi="Times New Roman"/>
                <w:snapToGrid/>
                <w:color w:val="auto"/>
                <w:kern w:val="2"/>
                <w:lang w:eastAsia="zh-CN" w:bidi="ar-SA"/>
              </w:rPr>
              <w:t>upsampling</w:t>
            </w:r>
            <w:proofErr w:type="spellEnd"/>
            <w:r w:rsidRPr="008F601D">
              <w:rPr>
                <w:rFonts w:ascii="Times New Roman" w:eastAsia="SimSun" w:hAnsi="Times New Roman"/>
                <w:snapToGrid/>
                <w:color w:val="auto"/>
                <w:kern w:val="2"/>
                <w:lang w:eastAsia="zh-CN" w:bidi="ar-SA"/>
              </w:rPr>
              <w:t xml:space="preserve"> to recover lost spatial resolution for improved classification and semantic segmentation results.</w:t>
            </w:r>
          </w:p>
        </w:tc>
        <w:tc>
          <w:tcPr>
            <w:tcW w:w="1930" w:type="dxa"/>
            <w:vAlign w:val="center"/>
          </w:tcPr>
          <w:p w14:paraId="1DA23B89" w14:textId="77777777" w:rsidR="001B6C47" w:rsidRPr="00011EEF"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FCN </w:t>
            </w:r>
          </w:p>
        </w:tc>
      </w:tr>
      <w:tr w:rsidR="001B6C47" w:rsidRPr="008F601D" w14:paraId="30E53D2F" w14:textId="3D5ED39D" w:rsidTr="00135CC7">
        <w:trPr>
          <w:trHeight w:val="154"/>
          <w:jc w:val="center"/>
        </w:trPr>
        <w:tc>
          <w:tcPr>
            <w:tcW w:w="1989" w:type="dxa"/>
            <w:vMerge/>
          </w:tcPr>
          <w:p w14:paraId="760D6B35"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7BD6CE0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7AABEE6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OA-</w:t>
            </w:r>
            <w:proofErr w:type="spellStart"/>
            <w:r w:rsidRPr="008F601D">
              <w:rPr>
                <w:rFonts w:ascii="Times New Roman" w:eastAsia="SimSun" w:hAnsi="Times New Roman"/>
                <w:snapToGrid/>
                <w:color w:val="auto"/>
                <w:kern w:val="2"/>
                <w:lang w:eastAsia="zh-CN" w:bidi="ar-SA"/>
              </w:rPr>
              <w:t>Seg</w:t>
            </w:r>
            <w:proofErr w:type="spellEnd"/>
          </w:p>
        </w:tc>
      </w:tr>
      <w:tr w:rsidR="001B6C47" w:rsidRPr="008F601D" w14:paraId="45B0D935" w14:textId="7BB1F01D" w:rsidTr="00135CC7">
        <w:trPr>
          <w:trHeight w:val="231"/>
          <w:jc w:val="center"/>
        </w:trPr>
        <w:tc>
          <w:tcPr>
            <w:tcW w:w="1989" w:type="dxa"/>
            <w:vMerge/>
          </w:tcPr>
          <w:p w14:paraId="6568F93B"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072E3F61"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144211C8"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FC-</w:t>
            </w:r>
            <w:proofErr w:type="spellStart"/>
            <w:r w:rsidRPr="008F601D">
              <w:rPr>
                <w:rFonts w:ascii="Times New Roman" w:eastAsia="SimSun" w:hAnsi="Times New Roman"/>
                <w:snapToGrid/>
                <w:color w:val="auto"/>
                <w:kern w:val="2"/>
                <w:lang w:eastAsia="zh-CN" w:bidi="ar-SA"/>
              </w:rPr>
              <w:t>DenseNet</w:t>
            </w:r>
            <w:proofErr w:type="spellEnd"/>
          </w:p>
        </w:tc>
      </w:tr>
      <w:tr w:rsidR="001B6C47" w:rsidRPr="008F601D" w14:paraId="18F318D4" w14:textId="0EC21F8D" w:rsidTr="00135CC7">
        <w:trPr>
          <w:trHeight w:val="165"/>
          <w:jc w:val="center"/>
        </w:trPr>
        <w:tc>
          <w:tcPr>
            <w:tcW w:w="1989" w:type="dxa"/>
            <w:vMerge/>
          </w:tcPr>
          <w:p w14:paraId="2C899EE5"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36A18C76"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6E965977"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SMSNet</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2CA6E89B" w14:textId="049E7B0C" w:rsidTr="00135CC7">
        <w:trPr>
          <w:trHeight w:val="173"/>
          <w:jc w:val="center"/>
        </w:trPr>
        <w:tc>
          <w:tcPr>
            <w:tcW w:w="1989" w:type="dxa"/>
            <w:vMerge/>
          </w:tcPr>
          <w:p w14:paraId="410C3463"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0C429CB9"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7283281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RefineNet</w:t>
            </w:r>
            <w:proofErr w:type="spellEnd"/>
          </w:p>
        </w:tc>
      </w:tr>
      <w:tr w:rsidR="001B6C47" w:rsidRPr="008F601D" w14:paraId="1F1629BF" w14:textId="7D3AD164" w:rsidTr="00135CC7">
        <w:trPr>
          <w:trHeight w:val="211"/>
          <w:jc w:val="center"/>
        </w:trPr>
        <w:tc>
          <w:tcPr>
            <w:tcW w:w="1989" w:type="dxa"/>
            <w:vMerge/>
          </w:tcPr>
          <w:p w14:paraId="1A3656C1"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31AAF8CA"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07172C96"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LRN Net</w:t>
            </w:r>
          </w:p>
        </w:tc>
      </w:tr>
      <w:tr w:rsidR="001B6C47" w:rsidRPr="008F601D" w14:paraId="536CD422" w14:textId="4C11C26D" w:rsidTr="00135CC7">
        <w:trPr>
          <w:trHeight w:val="154"/>
          <w:jc w:val="center"/>
        </w:trPr>
        <w:tc>
          <w:tcPr>
            <w:tcW w:w="1989" w:type="dxa"/>
            <w:vMerge/>
          </w:tcPr>
          <w:p w14:paraId="304C4128"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786C5AE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6FE8DCD5"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DDSC</w:t>
            </w:r>
          </w:p>
        </w:tc>
      </w:tr>
      <w:tr w:rsidR="001B6C47" w:rsidRPr="008F601D" w14:paraId="0E72DF93" w14:textId="5E921736" w:rsidTr="00135CC7">
        <w:trPr>
          <w:trHeight w:val="145"/>
          <w:jc w:val="center"/>
        </w:trPr>
        <w:tc>
          <w:tcPr>
            <w:tcW w:w="1989" w:type="dxa"/>
            <w:vMerge/>
          </w:tcPr>
          <w:p w14:paraId="111306D4"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21F9AAC4"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0218DA14"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SDN</w:t>
            </w:r>
          </w:p>
        </w:tc>
      </w:tr>
      <w:tr w:rsidR="001B6C47" w:rsidRPr="008F601D" w14:paraId="62006FC9" w14:textId="5373C790" w:rsidTr="00135CC7">
        <w:trPr>
          <w:trHeight w:val="241"/>
          <w:jc w:val="center"/>
        </w:trPr>
        <w:tc>
          <w:tcPr>
            <w:tcW w:w="1989" w:type="dxa"/>
            <w:vMerge/>
          </w:tcPr>
          <w:p w14:paraId="67F7C79E"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27B1F89A"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719AFD9D"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SegNet</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097FBF91" w14:textId="0ADD88CD" w:rsidTr="00135CC7">
        <w:trPr>
          <w:trHeight w:val="252"/>
          <w:jc w:val="center"/>
        </w:trPr>
        <w:tc>
          <w:tcPr>
            <w:tcW w:w="1989" w:type="dxa"/>
            <w:vMerge/>
          </w:tcPr>
          <w:p w14:paraId="45CD66AF"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73E91A4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vAlign w:val="center"/>
          </w:tcPr>
          <w:p w14:paraId="50A29D77"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UNet</w:t>
            </w:r>
            <w:proofErr w:type="spellEnd"/>
            <w:r w:rsidRPr="008F601D">
              <w:rPr>
                <w:rFonts w:ascii="Times New Roman" w:eastAsia="SimSun" w:hAnsi="Times New Roman"/>
                <w:snapToGrid/>
                <w:color w:val="auto"/>
                <w:kern w:val="2"/>
                <w:lang w:eastAsia="zh-CN" w:bidi="ar-SA"/>
              </w:rPr>
              <w:t xml:space="preserve"> </w:t>
            </w:r>
          </w:p>
        </w:tc>
      </w:tr>
      <w:tr w:rsidR="001B6C47" w:rsidRPr="008F601D" w14:paraId="6C4FB172" w14:textId="7AAF31BF" w:rsidTr="00135CC7">
        <w:trPr>
          <w:trHeight w:val="134"/>
          <w:jc w:val="center"/>
        </w:trPr>
        <w:tc>
          <w:tcPr>
            <w:tcW w:w="1989" w:type="dxa"/>
            <w:vMerge w:val="restart"/>
          </w:tcPr>
          <w:p w14:paraId="04E4CF48"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Increase the resolution of feature-based methods</w:t>
            </w:r>
          </w:p>
        </w:tc>
        <w:tc>
          <w:tcPr>
            <w:tcW w:w="2764" w:type="dxa"/>
            <w:vMerge w:val="restart"/>
          </w:tcPr>
          <w:p w14:paraId="58F0BA12"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Recovers the spatial resolution using </w:t>
            </w:r>
            <w:proofErr w:type="spellStart"/>
            <w:r w:rsidRPr="008F601D">
              <w:rPr>
                <w:rFonts w:ascii="Times New Roman" w:eastAsia="SimSun" w:hAnsi="Times New Roman"/>
                <w:snapToGrid/>
                <w:color w:val="auto"/>
                <w:kern w:val="2"/>
                <w:lang w:eastAsia="zh-CN" w:bidi="ar-SA"/>
              </w:rPr>
              <w:t>atrous</w:t>
            </w:r>
            <w:proofErr w:type="spellEnd"/>
            <w:r w:rsidRPr="008F601D">
              <w:rPr>
                <w:rFonts w:ascii="Times New Roman" w:eastAsia="SimSun" w:hAnsi="Times New Roman"/>
                <w:snapToGrid/>
                <w:color w:val="auto"/>
                <w:kern w:val="2"/>
                <w:lang w:eastAsia="zh-CN" w:bidi="ar-SA"/>
              </w:rPr>
              <w:t xml:space="preserve"> convolution which generates high-resolution feature maps.</w:t>
            </w:r>
          </w:p>
          <w:p w14:paraId="261F383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p w14:paraId="16BCF44C" w14:textId="77777777" w:rsidR="001B6C47" w:rsidRPr="00011EEF"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Dilated convolution expands the recept</w:t>
            </w:r>
            <w:r w:rsidRPr="00011EEF">
              <w:rPr>
                <w:rFonts w:ascii="Times New Roman" w:eastAsia="SimSun" w:hAnsi="Times New Roman"/>
                <w:snapToGrid/>
                <w:color w:val="auto"/>
                <w:kern w:val="2"/>
                <w:lang w:eastAsia="zh-CN" w:bidi="ar-SA"/>
              </w:rPr>
              <w:t>ive field by increasing the dilation rate value without losing resolution.</w:t>
            </w:r>
          </w:p>
        </w:tc>
        <w:tc>
          <w:tcPr>
            <w:tcW w:w="1930" w:type="dxa"/>
          </w:tcPr>
          <w:p w14:paraId="69F4B84F"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DeepLab</w:t>
            </w:r>
            <w:proofErr w:type="spellEnd"/>
            <w:r w:rsidRPr="008F601D">
              <w:rPr>
                <w:rFonts w:ascii="Times New Roman" w:eastAsia="SimSun" w:hAnsi="Times New Roman"/>
                <w:snapToGrid/>
                <w:color w:val="auto"/>
                <w:kern w:val="2"/>
                <w:lang w:eastAsia="zh-CN" w:bidi="ar-SA"/>
              </w:rPr>
              <w:t xml:space="preserve"> v1,2,3, </w:t>
            </w:r>
          </w:p>
        </w:tc>
      </w:tr>
      <w:tr w:rsidR="001B6C47" w:rsidRPr="008F601D" w14:paraId="767DA4D5" w14:textId="5EE1C242" w:rsidTr="00135CC7">
        <w:trPr>
          <w:trHeight w:val="250"/>
          <w:jc w:val="center"/>
        </w:trPr>
        <w:tc>
          <w:tcPr>
            <w:tcW w:w="1989" w:type="dxa"/>
            <w:vMerge/>
          </w:tcPr>
          <w:p w14:paraId="48576131"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5B387B87"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20E7C502"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Dilated Convolutions Module</w:t>
            </w:r>
          </w:p>
        </w:tc>
      </w:tr>
      <w:tr w:rsidR="001B6C47" w:rsidRPr="008F601D" w14:paraId="4B6030D4" w14:textId="3ED51D9F" w:rsidTr="00135CC7">
        <w:trPr>
          <w:trHeight w:val="134"/>
          <w:jc w:val="center"/>
        </w:trPr>
        <w:tc>
          <w:tcPr>
            <w:tcW w:w="1989" w:type="dxa"/>
            <w:vMerge/>
          </w:tcPr>
          <w:p w14:paraId="4D2967AE"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487B520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3E07C6B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SQ Network</w:t>
            </w:r>
          </w:p>
        </w:tc>
      </w:tr>
      <w:tr w:rsidR="001B6C47" w:rsidRPr="008F601D" w14:paraId="1BAE2529" w14:textId="358E7E63" w:rsidTr="00135CC7">
        <w:trPr>
          <w:trHeight w:val="164"/>
          <w:jc w:val="center"/>
        </w:trPr>
        <w:tc>
          <w:tcPr>
            <w:tcW w:w="1989" w:type="dxa"/>
            <w:vMerge/>
          </w:tcPr>
          <w:p w14:paraId="443E0BA2"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1B511EC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12171C87" w14:textId="77777777" w:rsidR="001B6C47" w:rsidRPr="008F601D" w:rsidRDefault="001B6C47">
            <w:pPr>
              <w:pStyle w:val="MDPI42tablebody"/>
              <w:spacing w:line="240" w:lineRule="auto"/>
              <w:jc w:val="left"/>
              <w:rPr>
                <w:rFonts w:ascii="Times New Roman" w:eastAsia="SimSun" w:hAnsi="Times New Roman"/>
                <w:snapToGrid/>
                <w:color w:val="auto"/>
                <w:kern w:val="2"/>
                <w:lang w:eastAsia="zh-CN" w:bidi="ar-SA"/>
              </w:rPr>
              <w:pPrChange w:id="512" w:author="EPING" w:date="2020-12-25T09:21:00Z">
                <w:pPr>
                  <w:pStyle w:val="MDPI42tablebody"/>
                  <w:spacing w:line="240" w:lineRule="auto"/>
                  <w:jc w:val="both"/>
                </w:pPr>
              </w:pPrChange>
            </w:pPr>
            <w:r w:rsidRPr="008F601D">
              <w:rPr>
                <w:rFonts w:ascii="Times New Roman" w:eastAsia="SimSun" w:hAnsi="Times New Roman"/>
                <w:snapToGrid/>
                <w:color w:val="auto"/>
                <w:kern w:val="2"/>
                <w:lang w:eastAsia="zh-CN" w:bidi="ar-SA"/>
              </w:rPr>
              <w:t>Hybrid Dilated Convolution (HDC)</w:t>
            </w:r>
          </w:p>
        </w:tc>
      </w:tr>
      <w:tr w:rsidR="001B6C47" w:rsidRPr="008F601D" w14:paraId="7E7B05AD" w14:textId="5365C2A2" w:rsidTr="00135CC7">
        <w:trPr>
          <w:trHeight w:val="209"/>
          <w:jc w:val="center"/>
        </w:trPr>
        <w:tc>
          <w:tcPr>
            <w:tcW w:w="1989" w:type="dxa"/>
            <w:vMerge/>
          </w:tcPr>
          <w:p w14:paraId="02D45FA1"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28654CC7"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513F24FE" w14:textId="77777777" w:rsidR="001B6C47" w:rsidRPr="008F601D" w:rsidRDefault="001B6C47">
            <w:pPr>
              <w:pStyle w:val="MDPI42tablebody"/>
              <w:spacing w:line="240" w:lineRule="auto"/>
              <w:jc w:val="left"/>
              <w:rPr>
                <w:rFonts w:ascii="Times New Roman" w:eastAsia="SimSun" w:hAnsi="Times New Roman"/>
                <w:snapToGrid/>
                <w:color w:val="auto"/>
                <w:kern w:val="2"/>
                <w:lang w:eastAsia="zh-CN" w:bidi="ar-SA"/>
              </w:rPr>
              <w:pPrChange w:id="513" w:author="EPING" w:date="2020-12-25T09:21:00Z">
                <w:pPr>
                  <w:pStyle w:val="MDPI42tablebody"/>
                  <w:spacing w:line="240" w:lineRule="auto"/>
                  <w:jc w:val="both"/>
                </w:pPr>
              </w:pPrChange>
            </w:pPr>
            <w:r w:rsidRPr="008F601D">
              <w:rPr>
                <w:rFonts w:ascii="Times New Roman" w:eastAsia="SimSun" w:hAnsi="Times New Roman"/>
                <w:snapToGrid/>
                <w:color w:val="auto"/>
                <w:kern w:val="2"/>
                <w:lang w:eastAsia="zh-CN" w:bidi="ar-SA"/>
              </w:rPr>
              <w:t xml:space="preserve">Dilated Residual Network (DRN)  </w:t>
            </w:r>
          </w:p>
        </w:tc>
      </w:tr>
      <w:tr w:rsidR="001B6C47" w:rsidRPr="008F601D" w14:paraId="74D6D188" w14:textId="57297FF1" w:rsidTr="00135CC7">
        <w:trPr>
          <w:trHeight w:val="430"/>
          <w:jc w:val="center"/>
        </w:trPr>
        <w:tc>
          <w:tcPr>
            <w:tcW w:w="1989" w:type="dxa"/>
            <w:vMerge/>
          </w:tcPr>
          <w:p w14:paraId="5095C325"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p>
        </w:tc>
        <w:tc>
          <w:tcPr>
            <w:tcW w:w="2764" w:type="dxa"/>
            <w:vMerge/>
          </w:tcPr>
          <w:p w14:paraId="1C6C41AE"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00205E85" w14:textId="77777777" w:rsidR="001B6C47" w:rsidRPr="008F601D" w:rsidRDefault="001B6C47">
            <w:pPr>
              <w:pStyle w:val="MDPI42tablebody"/>
              <w:spacing w:line="240" w:lineRule="auto"/>
              <w:jc w:val="left"/>
              <w:rPr>
                <w:rFonts w:ascii="Times New Roman" w:eastAsia="SimSun" w:hAnsi="Times New Roman"/>
                <w:snapToGrid/>
                <w:color w:val="auto"/>
                <w:kern w:val="2"/>
                <w:lang w:eastAsia="zh-CN" w:bidi="ar-SA"/>
              </w:rPr>
              <w:pPrChange w:id="514" w:author="EPING" w:date="2020-12-25T09:21:00Z">
                <w:pPr>
                  <w:pStyle w:val="MDPI42tablebody"/>
                  <w:spacing w:line="240" w:lineRule="auto"/>
                  <w:jc w:val="both"/>
                </w:pPr>
              </w:pPrChange>
            </w:pPr>
            <w:r w:rsidRPr="008F601D">
              <w:rPr>
                <w:rFonts w:ascii="Times New Roman" w:eastAsia="SimSun" w:hAnsi="Times New Roman"/>
                <w:snapToGrid/>
                <w:color w:val="auto"/>
                <w:kern w:val="2"/>
                <w:lang w:eastAsia="zh-CN" w:bidi="ar-SA"/>
              </w:rPr>
              <w:t>Dense Dilated Spatial Pyramid Pooling (DDSPP)</w:t>
            </w:r>
          </w:p>
        </w:tc>
      </w:tr>
      <w:tr w:rsidR="001B6C47" w:rsidRPr="008F601D" w14:paraId="676FC146" w14:textId="145771F6" w:rsidTr="00135CC7">
        <w:trPr>
          <w:trHeight w:val="164"/>
          <w:jc w:val="center"/>
        </w:trPr>
        <w:tc>
          <w:tcPr>
            <w:tcW w:w="1989" w:type="dxa"/>
            <w:vMerge w:val="restart"/>
          </w:tcPr>
          <w:p w14:paraId="7031379B" w14:textId="77777777" w:rsidR="001B6C47" w:rsidRPr="008F601D" w:rsidRDefault="001B6C47"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Semi and weakly supervised concept</w:t>
            </w:r>
          </w:p>
        </w:tc>
        <w:tc>
          <w:tcPr>
            <w:tcW w:w="2764" w:type="dxa"/>
            <w:vMerge w:val="restart"/>
          </w:tcPr>
          <w:p w14:paraId="2B2F1E6F"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Uses limited labeled data and abundant unlabeled data to train a deep neural network.</w:t>
            </w:r>
          </w:p>
        </w:tc>
        <w:tc>
          <w:tcPr>
            <w:tcW w:w="1930" w:type="dxa"/>
          </w:tcPr>
          <w:p w14:paraId="49AF5C2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MIL-FCN</w:t>
            </w:r>
          </w:p>
        </w:tc>
      </w:tr>
      <w:tr w:rsidR="001B6C47" w:rsidRPr="008F601D" w14:paraId="2367C560" w14:textId="30DF13E5" w:rsidTr="00135CC7">
        <w:trPr>
          <w:trHeight w:val="221"/>
          <w:jc w:val="center"/>
        </w:trPr>
        <w:tc>
          <w:tcPr>
            <w:tcW w:w="1989" w:type="dxa"/>
            <w:vMerge/>
          </w:tcPr>
          <w:p w14:paraId="45568A99"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2764" w:type="dxa"/>
            <w:vMerge/>
          </w:tcPr>
          <w:p w14:paraId="240FE63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10FF0B78"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DecoupledNet</w:t>
            </w:r>
            <w:proofErr w:type="spellEnd"/>
          </w:p>
        </w:tc>
      </w:tr>
      <w:tr w:rsidR="001B6C47" w:rsidRPr="008F601D" w14:paraId="47A84D27" w14:textId="39100AF5" w:rsidTr="00135CC7">
        <w:trPr>
          <w:trHeight w:val="164"/>
          <w:jc w:val="center"/>
        </w:trPr>
        <w:tc>
          <w:tcPr>
            <w:tcW w:w="1989" w:type="dxa"/>
            <w:vMerge/>
          </w:tcPr>
          <w:p w14:paraId="5F0BB1FD"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2764" w:type="dxa"/>
            <w:vMerge/>
          </w:tcPr>
          <w:p w14:paraId="5EB82700"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Pr>
          <w:p w14:paraId="59BD210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BoxSup</w:t>
            </w:r>
            <w:proofErr w:type="spellEnd"/>
          </w:p>
        </w:tc>
      </w:tr>
      <w:tr w:rsidR="001B6C47" w:rsidRPr="008F601D" w14:paraId="783B98DE" w14:textId="72715B2C" w:rsidTr="00135CC7">
        <w:trPr>
          <w:trHeight w:val="270"/>
          <w:jc w:val="center"/>
        </w:trPr>
        <w:tc>
          <w:tcPr>
            <w:tcW w:w="1989" w:type="dxa"/>
            <w:vMerge/>
            <w:tcBorders>
              <w:bottom w:val="single" w:sz="12" w:space="0" w:color="auto"/>
            </w:tcBorders>
          </w:tcPr>
          <w:p w14:paraId="1EA49B93"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2764" w:type="dxa"/>
            <w:vMerge/>
            <w:tcBorders>
              <w:bottom w:val="single" w:sz="12" w:space="0" w:color="auto"/>
            </w:tcBorders>
          </w:tcPr>
          <w:p w14:paraId="2BF1180B"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
        </w:tc>
        <w:tc>
          <w:tcPr>
            <w:tcW w:w="1930" w:type="dxa"/>
            <w:tcBorders>
              <w:bottom w:val="single" w:sz="12" w:space="0" w:color="auto"/>
            </w:tcBorders>
          </w:tcPr>
          <w:p w14:paraId="5B3415F7" w14:textId="77777777" w:rsidR="001B6C47" w:rsidRPr="008F601D" w:rsidRDefault="001B6C47" w:rsidP="00E32FD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DecoupledNet</w:t>
            </w:r>
            <w:proofErr w:type="spellEnd"/>
          </w:p>
        </w:tc>
      </w:tr>
    </w:tbl>
    <w:p w14:paraId="21646B52" w14:textId="77777777" w:rsidR="00E01C4D" w:rsidRPr="008F601D" w:rsidRDefault="00E01C4D" w:rsidP="00E32FD4">
      <w:pPr>
        <w:rPr>
          <w:rFonts w:ascii="Times New Roman" w:hAnsi="Times New Roman"/>
          <w:b/>
          <w:sz w:val="24"/>
        </w:rPr>
      </w:pPr>
    </w:p>
    <w:p w14:paraId="2475E735" w14:textId="77777777" w:rsidR="00A61D00" w:rsidRPr="008F601D" w:rsidRDefault="00A61D00" w:rsidP="005630A2">
      <w:pPr>
        <w:pStyle w:val="MDPI21heading1"/>
        <w:numPr>
          <w:ilvl w:val="0"/>
          <w:numId w:val="48"/>
        </w:numPr>
        <w:spacing w:before="0" w:after="0"/>
        <w:ind w:hanging="45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Feature encoder methods</w:t>
      </w:r>
      <w:r w:rsidR="00236DFD"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extract salient features in an image through layer-to-layer propagation thus generating resultant feature maps. </w:t>
      </w:r>
      <w:proofErr w:type="spellStart"/>
      <w:r w:rsidRPr="008F601D">
        <w:rPr>
          <w:rFonts w:ascii="Times New Roman" w:eastAsia="SimSun" w:hAnsi="Times New Roman"/>
          <w:b w:val="0"/>
          <w:snapToGrid/>
          <w:color w:val="auto"/>
          <w:kern w:val="2"/>
          <w:sz w:val="24"/>
          <w:szCs w:val="24"/>
          <w:lang w:eastAsia="zh-CN" w:bidi="ar-SA"/>
        </w:rPr>
        <w:t>VGGNet</w:t>
      </w:r>
      <w:proofErr w:type="spellEnd"/>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376CAA" w:rsidRPr="008F601D">
        <w:rPr>
          <w:rFonts w:ascii="Times New Roman" w:eastAsia="SimSun" w:hAnsi="Times New Roman"/>
          <w:b w:val="0"/>
          <w:snapToGrid/>
          <w:color w:val="auto"/>
          <w:kern w:val="2"/>
          <w:sz w:val="24"/>
          <w:szCs w:val="24"/>
          <w:lang w:eastAsia="zh-CN" w:bidi="ar-SA"/>
        </w:rPr>
        <w:instrText xml:space="preserve"> ADDIN EN.CITE &lt;EndNote&gt;&lt;Cite&gt;&lt;Author&gt;Simonyan&lt;/Author&gt;&lt;Year&gt;2015&lt;/Year&gt;&lt;RecNum&gt;263&lt;/RecNum&gt;&lt;DisplayText&gt;(Simonyan and Zisserman, 2015)&lt;/DisplayText&gt;&lt;record&gt;&lt;rec-number&gt;263&lt;/rec-number&gt;&lt;foreign-keys&gt;&lt;key app="EN" db-id="9tzztt9fztrewoefrsoxzf5nddss0awxvzs0" timestamp="1603702778"&gt;263&lt;/key&gt;&lt;/foreign-keys&gt;&lt;ref-type name="Journal Article"&gt;17&lt;/ref-type&gt;&lt;contributors&gt;&lt;authors&gt;&lt;author&gt;Simonyan, K.&lt;/author&gt;&lt;author&gt;Zisserman, Andrew %J CoRR&lt;/author&gt;&lt;/authors&gt;&lt;/contributors&gt;&lt;titles&gt;&lt;title&gt;Very Deep Convolutional Networks for Large-Scale Image Recognition&lt;/title&gt;&lt;/titles&gt;&lt;volume&gt;abs/1409.1556&lt;/volume&gt;&lt;dates&gt;&lt;year&gt;2015&lt;/year&gt;&lt;/dates&gt;&lt;urls&gt;&lt;/urls&gt;&lt;/record&gt;&lt;/Cite&gt;&lt;/EndNote&gt;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376CAA" w:rsidRPr="008F601D">
        <w:rPr>
          <w:rFonts w:ascii="Times New Roman" w:eastAsia="SimSun" w:hAnsi="Times New Roman"/>
          <w:b w:val="0"/>
          <w:noProof/>
          <w:snapToGrid/>
          <w:color w:val="auto"/>
          <w:kern w:val="2"/>
          <w:sz w:val="24"/>
          <w:szCs w:val="24"/>
          <w:lang w:eastAsia="zh-CN" w:bidi="ar-SA"/>
        </w:rPr>
        <w:t>(Simonyan and Zisserman, 2015)</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and </w:t>
      </w:r>
      <w:proofErr w:type="spellStart"/>
      <w:r w:rsidRPr="008F601D">
        <w:rPr>
          <w:rFonts w:ascii="Times New Roman" w:eastAsia="SimSun" w:hAnsi="Times New Roman"/>
          <w:b w:val="0"/>
          <w:snapToGrid/>
          <w:color w:val="auto"/>
          <w:kern w:val="2"/>
          <w:sz w:val="24"/>
          <w:szCs w:val="24"/>
          <w:lang w:eastAsia="zh-CN" w:bidi="ar-SA"/>
        </w:rPr>
        <w:t>ResNet</w:t>
      </w:r>
      <w:proofErr w:type="spellEnd"/>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&lt;EndNote&gt;&lt;Cite&gt;&lt;Author&gt;He&lt;/Author&gt;&lt;Year&gt;2016&lt;/Year&gt;&lt;RecNum&gt;93&lt;/RecNum&gt;&lt;DisplayText&gt;(He et al., 2016)&lt;/DisplayText&gt;&lt;record&gt;&lt;rec-number&gt;93&lt;/rec-number&gt;&lt;foreign-keys&gt;&lt;key app="EN" db-id="fspe090xm2sf0nef9aapp9tezvaxx5av9vr9" timestamp="1604388852"&gt;93&lt;/key&gt;&lt;/foreign-keys&gt;&lt;ref-type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(CVPR)&lt;/alt-title&gt;&lt;/titles&gt;&lt;pages&gt;770-778&lt;/pages&gt;&lt;keywords&gt;&lt;keyword&gt;image classification&lt;/keyword&gt;&lt;keyword&gt;learning (artificial intelligence)&lt;/keyword&gt;&lt;keyword&gt;neural nets&lt;/keyword&gt;&lt;keyword&gt;object detection&lt;/keyword&gt;&lt;keyword&gt;COCO segmentation&lt;/keyword&gt;&lt;keyword&gt;ImageNet localization&lt;/keyword&gt;&lt;keyword&gt;ILSVRC &amp;amp; COCO 2015 competitions&lt;/keyword&gt;&lt;keyword&gt;deep residual nets&lt;/keyword&gt;&lt;keyword&gt;COCO object detection dataset&lt;/keyword&gt;&lt;keyword&gt;visual recognition tasks&lt;/keyword&gt;&lt;keyword&gt;CIFAR-10&lt;/keyword&gt;&lt;keyword&gt;ILSVRC 2015 classification task&lt;/keyword&gt;&lt;keyword&gt;ImageNet test set&lt;/keyword&gt;&lt;keyword&gt;VGG nets&lt;/keyword&gt;&lt;keyword&gt;residual nets&lt;/keyword&gt;&lt;keyword&gt;ImageNet dataset&lt;/keyword&gt;&lt;keyword&gt;residual function learning&lt;/keyword&gt;&lt;keyword&gt;deeper neural network training&lt;/keyword&gt;&lt;keyword&gt;image recognition&lt;/keyword&gt;&lt;keyword&gt;deep residual learning&lt;/keyword&gt;&lt;keyword&gt;Training&lt;/keyword&gt;&lt;keyword&gt;Degradation&lt;/keyword&gt;&lt;keyword&gt;Complexity theory&lt;/keyword&gt;&lt;keyword&gt;Neural networks&lt;/keyword&gt;&lt;keyword&gt;Visualization&lt;/keyword&gt;&lt;keyword&gt;Image segmentation&lt;/keyword&gt;&lt;/keywords&gt;&lt;dates&gt;&lt;year&gt;2016&lt;/year&gt;&lt;pub-dates&gt;&lt;date&gt;27-30 June 2016&lt;/date&gt;&lt;/pub-dates&gt;&lt;/dates&gt;&lt;isbn&gt;1063-6919&lt;/isbn&gt;&lt;urls&gt;&lt;/urls&gt;&lt;electronic-resource-num&gt;10.1109/CVPR.2016.90&lt;/electronic-resource-num&gt;&lt;/record&gt;&lt;/Cite&gt;&lt;/EndNote&gt;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(He et al., 2016)</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are the most dominant approaches that employ feature extraction. Unlike </w:t>
      </w:r>
      <w:proofErr w:type="spellStart"/>
      <w:r w:rsidRPr="008F601D">
        <w:rPr>
          <w:rFonts w:ascii="Times New Roman" w:eastAsia="SimSun" w:hAnsi="Times New Roman"/>
          <w:b w:val="0"/>
          <w:snapToGrid/>
          <w:color w:val="auto"/>
          <w:kern w:val="2"/>
          <w:sz w:val="24"/>
          <w:szCs w:val="24"/>
          <w:lang w:eastAsia="zh-CN" w:bidi="ar-SA"/>
        </w:rPr>
        <w:t>LeNet</w:t>
      </w:r>
      <w:proofErr w:type="spellEnd"/>
      <w:r w:rsidRPr="008F601D">
        <w:rPr>
          <w:rFonts w:ascii="Times New Roman" w:eastAsia="SimSun" w:hAnsi="Times New Roman"/>
          <w:b w:val="0"/>
          <w:snapToGrid/>
          <w:color w:val="auto"/>
          <w:kern w:val="2"/>
          <w:sz w:val="24"/>
          <w:szCs w:val="24"/>
          <w:lang w:eastAsia="zh-CN" w:bidi="ar-SA"/>
        </w:rPr>
        <w:t xml:space="preserve"> and </w:t>
      </w:r>
      <w:proofErr w:type="spellStart"/>
      <w:r w:rsidRPr="008F601D">
        <w:rPr>
          <w:rFonts w:ascii="Times New Roman" w:eastAsia="SimSun" w:hAnsi="Times New Roman"/>
          <w:b w:val="0"/>
          <w:snapToGrid/>
          <w:color w:val="auto"/>
          <w:kern w:val="2"/>
          <w:sz w:val="24"/>
          <w:szCs w:val="24"/>
          <w:lang w:eastAsia="zh-CN" w:bidi="ar-SA"/>
        </w:rPr>
        <w:t>AlexNet</w:t>
      </w:r>
      <w:proofErr w:type="spellEnd"/>
      <w:r w:rsidRPr="008F601D">
        <w:rPr>
          <w:rFonts w:ascii="Times New Roman" w:eastAsia="SimSun" w:hAnsi="Times New Roman"/>
          <w:b w:val="0"/>
          <w:snapToGrid/>
          <w:color w:val="auto"/>
          <w:kern w:val="2"/>
          <w:sz w:val="24"/>
          <w:szCs w:val="24"/>
          <w:lang w:eastAsia="zh-CN" w:bidi="ar-SA"/>
        </w:rPr>
        <w:t xml:space="preserve">, </w:t>
      </w:r>
      <w:proofErr w:type="spellStart"/>
      <w:r w:rsidRPr="008F601D">
        <w:rPr>
          <w:rFonts w:ascii="Times New Roman" w:eastAsia="SimSun" w:hAnsi="Times New Roman"/>
          <w:b w:val="0"/>
          <w:snapToGrid/>
          <w:color w:val="auto"/>
          <w:kern w:val="2"/>
          <w:sz w:val="24"/>
          <w:szCs w:val="24"/>
          <w:lang w:eastAsia="zh-CN" w:bidi="ar-SA"/>
        </w:rPr>
        <w:t>VGGNet</w:t>
      </w:r>
      <w:proofErr w:type="spellEnd"/>
      <w:r w:rsidRPr="008F601D">
        <w:rPr>
          <w:rFonts w:ascii="Times New Roman" w:eastAsia="SimSun" w:hAnsi="Times New Roman"/>
          <w:b w:val="0"/>
          <w:snapToGrid/>
          <w:color w:val="auto"/>
          <w:kern w:val="2"/>
          <w:sz w:val="24"/>
          <w:szCs w:val="24"/>
          <w:lang w:eastAsia="zh-CN" w:bidi="ar-SA"/>
        </w:rPr>
        <w:t xml:space="preserve"> employs multiple 3 ×3 convolutions in a sequence to match the effect of larger receptive fields, (5 ×5 and 7 ×7). It however requires a large number of parameters and high computational requirements due to large classifiers. </w:t>
      </w:r>
      <w:proofErr w:type="spellStart"/>
      <w:r w:rsidRPr="008F601D">
        <w:rPr>
          <w:rFonts w:ascii="Times New Roman" w:eastAsia="SimSun" w:hAnsi="Times New Roman"/>
          <w:b w:val="0"/>
          <w:snapToGrid/>
          <w:color w:val="auto"/>
          <w:kern w:val="2"/>
          <w:sz w:val="24"/>
          <w:szCs w:val="24"/>
          <w:lang w:eastAsia="zh-CN" w:bidi="ar-SA"/>
        </w:rPr>
        <w:t>ResNet</w:t>
      </w:r>
      <w:proofErr w:type="spellEnd"/>
      <w:r w:rsidRPr="008F601D">
        <w:rPr>
          <w:rFonts w:ascii="Times New Roman" w:eastAsia="SimSun" w:hAnsi="Times New Roman"/>
          <w:b w:val="0"/>
          <w:snapToGrid/>
          <w:color w:val="auto"/>
          <w:kern w:val="2"/>
          <w:sz w:val="24"/>
          <w:szCs w:val="24"/>
          <w:lang w:eastAsia="zh-CN" w:bidi="ar-SA"/>
        </w:rPr>
        <w:t xml:space="preserve"> is a very popular network that is widely used for semantic segmentation tasks. It introduced the residual learning concept that enabled networks to attain greater depth and thus learn more features. This ground-breaking concept helped to overcome the vanishing gradient problem associated with plain deep </w:t>
      </w:r>
      <w:r w:rsidRPr="008F601D">
        <w:rPr>
          <w:rFonts w:ascii="Times New Roman" w:eastAsia="SimSun" w:hAnsi="Times New Roman"/>
          <w:b w:val="0"/>
          <w:snapToGrid/>
          <w:color w:val="auto"/>
          <w:kern w:val="2"/>
          <w:sz w:val="24"/>
          <w:szCs w:val="24"/>
          <w:lang w:eastAsia="zh-CN" w:bidi="ar-SA"/>
        </w:rPr>
        <w:lastRenderedPageBreak/>
        <w:t xml:space="preserve">networks. Other networks that use feature encoder methods are FRRN and </w:t>
      </w:r>
      <w:proofErr w:type="spellStart"/>
      <w:r w:rsidRPr="008F601D">
        <w:rPr>
          <w:rFonts w:ascii="Times New Roman" w:eastAsia="SimSun" w:hAnsi="Times New Roman"/>
          <w:b w:val="0"/>
          <w:snapToGrid/>
          <w:color w:val="auto"/>
          <w:kern w:val="2"/>
          <w:sz w:val="24"/>
          <w:szCs w:val="24"/>
          <w:lang w:eastAsia="zh-CN" w:bidi="ar-SA"/>
        </w:rPr>
        <w:t>ResNeXt</w:t>
      </w:r>
      <w:proofErr w:type="spellEnd"/>
      <w:r w:rsidRPr="008F601D">
        <w:rPr>
          <w:rFonts w:ascii="Times New Roman" w:eastAsia="SimSun" w:hAnsi="Times New Roman"/>
          <w:b w:val="0"/>
          <w:snapToGrid/>
          <w:color w:val="auto"/>
          <w:kern w:val="2"/>
          <w:sz w:val="24"/>
          <w:szCs w:val="24"/>
          <w:lang w:eastAsia="zh-CN" w:bidi="ar-SA"/>
        </w:rPr>
        <w:t>.</w:t>
      </w:r>
    </w:p>
    <w:p w14:paraId="5A339B7E" w14:textId="77777777" w:rsidR="00A61D00" w:rsidRPr="008F601D" w:rsidRDefault="00A61D00" w:rsidP="005630A2">
      <w:pPr>
        <w:pStyle w:val="MDPI21heading1"/>
        <w:numPr>
          <w:ilvl w:val="0"/>
          <w:numId w:val="48"/>
        </w:numPr>
        <w:spacing w:before="0" w:after="0"/>
        <w:ind w:hanging="45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Region-based methods’</w:t>
      </w:r>
      <w:r w:rsidRPr="008F601D">
        <w:rPr>
          <w:rFonts w:ascii="Times New Roman" w:eastAsia="SimSun" w:hAnsi="Times New Roman"/>
          <w:b w:val="0"/>
          <w:snapToGrid/>
          <w:color w:val="auto"/>
          <w:kern w:val="2"/>
          <w:sz w:val="24"/>
          <w:szCs w:val="24"/>
          <w:lang w:eastAsia="zh-CN" w:bidi="ar-SA"/>
        </w:rPr>
        <w:t xml:space="preserve"> main idea is to detect regions in the image according to the similarity of color spaces and other resemblance metrics, and then perform the classification based on the proposed regions that have the highest probability of containing an object. These methods have been greatly employed in computer vision tasks and especially in object detection and can simultaneously achieve both recognition and segmentation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&lt;EndNote&gt;&lt;Cite&gt;&lt;Author&gt;Lateef&lt;/Author&gt;&lt;Year&gt;2019&lt;/Year&gt;&lt;RecNum&gt;10&lt;/RecNum&gt;&lt;DisplayText&gt;(Lateef and Ruichek, 2019)&lt;/DisplayText&gt;&lt;record&gt;&lt;rec-number&gt;10&lt;/rec-number&gt;&lt;foreign-keys&gt;&lt;key app="EN" db-id="fspe090xm2sf0nef9aapp9tezvaxx5av9vr9" timestamp="1604388852"&gt;10&lt;/key&gt;&lt;/foreign-keys&gt;&lt;ref-type name="Journal Article"&gt;17&lt;/ref-type&gt;&lt;contributors&gt;&lt;authors&gt;&lt;author&gt;Lateef, Fahad&lt;/author&gt;&lt;author&gt;Ruichek, Yassine&lt;/author&gt;&lt;/authors&gt;&lt;/contributors&gt;&lt;titles&gt;&lt;title&gt;Survey on semantic segmentation using deep learning techniques&lt;/title&gt;&lt;secondary-title&gt;Neurocomputing&lt;/secondary-title&gt;&lt;/titles&gt;&lt;periodical&gt;&lt;full-title&gt;Neurocomputing&lt;/full-title&gt;&lt;/periodical&gt;&lt;pages&gt;321-348&lt;/pages&gt;&lt;volume&gt;338&lt;/volume&gt;&lt;section&gt;321&lt;/section&gt;&lt;dates&gt;&lt;year&gt;2019&lt;/year&gt;&lt;/dates&gt;&lt;isbn&gt;09252312&lt;/isbn&gt;&lt;urls&gt;&lt;/urls&gt;&lt;electronic-resource-num&gt;10.1016/j.neucom.2019.02.003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(Lateef and Ruichek,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Dissecting regional proposals has been noted to reduce computational power compared to feeding into the network wrapped regions. Region Convolution Neural Networks (R-CNN) can be built on top of any CNN structures. RPN, FPN, Mask-RCNN, and </w:t>
      </w:r>
      <w:proofErr w:type="spellStart"/>
      <w:r w:rsidRPr="008F601D">
        <w:rPr>
          <w:rFonts w:ascii="Times New Roman" w:eastAsia="SimSun" w:hAnsi="Times New Roman"/>
          <w:b w:val="0"/>
          <w:snapToGrid/>
          <w:color w:val="auto"/>
          <w:kern w:val="2"/>
          <w:sz w:val="24"/>
          <w:szCs w:val="24"/>
          <w:lang w:eastAsia="zh-CN" w:bidi="ar-SA"/>
        </w:rPr>
        <w:t>PANet</w:t>
      </w:r>
      <w:proofErr w:type="spellEnd"/>
      <w:r w:rsidRPr="008F601D">
        <w:rPr>
          <w:rFonts w:ascii="Times New Roman" w:eastAsia="SimSun" w:hAnsi="Times New Roman"/>
          <w:b w:val="0"/>
          <w:snapToGrid/>
          <w:color w:val="auto"/>
          <w:kern w:val="2"/>
          <w:sz w:val="24"/>
          <w:szCs w:val="24"/>
          <w:lang w:eastAsia="zh-CN" w:bidi="ar-SA"/>
        </w:rPr>
        <w:t xml:space="preserve"> are region-based networks. </w:t>
      </w:r>
    </w:p>
    <w:p w14:paraId="08E1164E" w14:textId="59AED7BB" w:rsidR="0023446D" w:rsidRPr="008F601D" w:rsidRDefault="00236DFD" w:rsidP="002C22D5">
      <w:pPr>
        <w:pStyle w:val="MDPI21heading1"/>
        <w:numPr>
          <w:ilvl w:val="0"/>
          <w:numId w:val="48"/>
        </w:numPr>
        <w:spacing w:before="0" w:after="0"/>
        <w:ind w:hanging="45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Encoder</w:t>
      </w:r>
      <w:r w:rsidR="00A61D00" w:rsidRPr="008F601D">
        <w:rPr>
          <w:rFonts w:ascii="Times New Roman" w:eastAsia="SimSun" w:hAnsi="Times New Roman"/>
          <w:i/>
          <w:snapToGrid/>
          <w:color w:val="auto"/>
          <w:kern w:val="2"/>
          <w:sz w:val="24"/>
          <w:szCs w:val="24"/>
          <w:lang w:eastAsia="zh-CN" w:bidi="ar-SA"/>
        </w:rPr>
        <w:t>-decoder method</w:t>
      </w:r>
      <w:r w:rsidRPr="008F601D">
        <w:rPr>
          <w:rFonts w:ascii="Times New Roman" w:eastAsia="SimSun" w:hAnsi="Times New Roman"/>
          <w:i/>
          <w:snapToGrid/>
          <w:color w:val="auto"/>
          <w:kern w:val="2"/>
          <w:sz w:val="24"/>
          <w:szCs w:val="24"/>
          <w:lang w:eastAsia="zh-CN" w:bidi="ar-SA"/>
        </w:rPr>
        <w:t xml:space="preserve">s. </w:t>
      </w:r>
      <w:r w:rsidR="00A61D00" w:rsidRPr="008F601D">
        <w:rPr>
          <w:rFonts w:ascii="Times New Roman" w:eastAsia="SimSun" w:hAnsi="Times New Roman"/>
          <w:b w:val="0"/>
          <w:snapToGrid/>
          <w:color w:val="auto"/>
          <w:kern w:val="2"/>
          <w:sz w:val="24"/>
          <w:szCs w:val="24"/>
          <w:lang w:eastAsia="zh-CN" w:bidi="ar-SA"/>
        </w:rPr>
        <w:t xml:space="preserve">CNNs attempts to learn high-level features automatically through layer-to-layer propagation. During this process, the spatial resolution is sacrificed due to the pooling and down-sampling operations. Using the reconstruction method, the features lost in </w:t>
      </w:r>
      <w:del w:id="515" w:author="Windows User" w:date="2020-12-29T10:31:00Z">
        <w:r w:rsidR="00A61D00" w:rsidRPr="008F601D" w:rsidDel="00AE0BDD">
          <w:rPr>
            <w:rFonts w:ascii="Times New Roman" w:eastAsia="SimSun" w:hAnsi="Times New Roman"/>
            <w:b w:val="0"/>
            <w:snapToGrid/>
            <w:color w:val="auto"/>
            <w:kern w:val="2"/>
            <w:sz w:val="24"/>
            <w:szCs w:val="24"/>
            <w:lang w:eastAsia="zh-CN" w:bidi="ar-SA"/>
          </w:rPr>
          <w:delText>downsampling</w:delText>
        </w:r>
      </w:del>
      <w:ins w:id="516" w:author="Windows User" w:date="2020-12-29T10:31:00Z">
        <w:r w:rsidR="00AE0BDD">
          <w:rPr>
            <w:rFonts w:ascii="Times New Roman" w:eastAsia="SimSun" w:hAnsi="Times New Roman"/>
            <w:b w:val="0"/>
            <w:snapToGrid/>
            <w:color w:val="auto"/>
            <w:kern w:val="2"/>
            <w:sz w:val="24"/>
            <w:szCs w:val="24"/>
            <w:lang w:eastAsia="zh-CN" w:bidi="ar-SA"/>
          </w:rPr>
          <w:t>down-</w:t>
        </w:r>
        <w:r w:rsidR="00AE0BDD" w:rsidRPr="008F601D">
          <w:rPr>
            <w:rFonts w:ascii="Times New Roman" w:eastAsia="SimSun" w:hAnsi="Times New Roman"/>
            <w:b w:val="0"/>
            <w:snapToGrid/>
            <w:color w:val="auto"/>
            <w:kern w:val="2"/>
            <w:sz w:val="24"/>
            <w:szCs w:val="24"/>
            <w:lang w:eastAsia="zh-CN" w:bidi="ar-SA"/>
          </w:rPr>
          <w:t>sampling</w:t>
        </w:r>
      </w:ins>
      <w:r w:rsidR="00A61D00" w:rsidRPr="008F601D">
        <w:rPr>
          <w:rFonts w:ascii="Times New Roman" w:eastAsia="SimSun" w:hAnsi="Times New Roman"/>
          <w:b w:val="0"/>
          <w:snapToGrid/>
          <w:color w:val="auto"/>
          <w:kern w:val="2"/>
          <w:sz w:val="24"/>
          <w:szCs w:val="24"/>
          <w:lang w:eastAsia="zh-CN" w:bidi="ar-SA"/>
        </w:rPr>
        <w:t xml:space="preserve"> are regained through the de-convolution and up-sampling method. Again, low features learnt in the down</w:t>
      </w:r>
      <w:ins w:id="517" w:author="Windows User" w:date="2020-12-29T10:32:00Z">
        <w:r w:rsidR="00AE0BDD">
          <w:rPr>
            <w:rFonts w:ascii="Times New Roman" w:eastAsia="SimSun" w:hAnsi="Times New Roman"/>
            <w:b w:val="0"/>
            <w:snapToGrid/>
            <w:color w:val="auto"/>
            <w:kern w:val="2"/>
            <w:sz w:val="24"/>
            <w:szCs w:val="24"/>
            <w:lang w:eastAsia="zh-CN" w:bidi="ar-SA"/>
          </w:rPr>
          <w:t>-</w:t>
        </w:r>
      </w:ins>
      <w:r w:rsidR="00A61D00" w:rsidRPr="008F601D">
        <w:rPr>
          <w:rFonts w:ascii="Times New Roman" w:eastAsia="SimSun" w:hAnsi="Times New Roman"/>
          <w:b w:val="0"/>
          <w:snapToGrid/>
          <w:color w:val="auto"/>
          <w:kern w:val="2"/>
          <w:sz w:val="24"/>
          <w:szCs w:val="24"/>
          <w:lang w:eastAsia="zh-CN" w:bidi="ar-SA"/>
        </w:rPr>
        <w:t xml:space="preserve">sampling are concatenated and fused with high-level features thus improving classification results </w:t>
      </w:r>
      <w:r w:rsidR="00B40EE1" w:rsidRPr="008F601D">
        <w:rPr>
          <w:rFonts w:ascii="Times New Roman" w:eastAsia="SimSun" w:hAnsi="Times New Roman"/>
          <w:b w:val="0"/>
          <w:snapToGrid/>
          <w:color w:val="auto"/>
          <w:kern w:val="2"/>
          <w:sz w:val="24"/>
          <w:szCs w:val="24"/>
          <w:lang w:eastAsia="zh-CN" w:bidi="ar-SA"/>
        </w:rPr>
        <w:fldChar w:fldCharType="begin"/>
      </w:r>
      <w:r w:rsidR="00A61D00" w:rsidRPr="008F601D">
        <w:rPr>
          <w:rFonts w:ascii="Times New Roman" w:eastAsia="SimSun" w:hAnsi="Times New Roman"/>
          <w:b w:val="0"/>
          <w:snapToGrid/>
          <w:color w:val="auto"/>
          <w:kern w:val="2"/>
          <w:sz w:val="24"/>
          <w:szCs w:val="24"/>
          <w:lang w:eastAsia="zh-CN" w:bidi="ar-SA"/>
        </w:rPr>
        <w:instrText xml:space="preserve"> ADDIN EN.CITE &lt;EndNote&gt;&lt;Cite&gt;&lt;Author&gt;Lateef&lt;/Author&gt;&lt;Year&gt;2019&lt;/Year&gt;&lt;RecNum&gt;10&lt;/RecNum&gt;&lt;DisplayText&gt;(Lateef and Ruichek, 2019)&lt;/DisplayText&gt;&lt;record&gt;&lt;rec-number&gt;10&lt;/rec-number&gt;&lt;foreign-keys&gt;&lt;key app="EN" db-id="fspe090xm2sf0nef9aapp9tezvaxx5av9vr9" timestamp="1604388852"&gt;10&lt;/key&gt;&lt;/foreign-keys&gt;&lt;ref-type name="Journal Article"&gt;17&lt;/ref-type&gt;&lt;contributors&gt;&lt;authors&gt;&lt;author&gt;Lateef, Fahad&lt;/author&gt;&lt;author&gt;Ruichek, Yassine&lt;/author&gt;&lt;/authors&gt;&lt;/contributors&gt;&lt;titles&gt;&lt;title&gt;Survey on semantic segmentation using deep learning techniques&lt;/title&gt;&lt;secondary-title&gt;Neurocomputing&lt;/secondary-title&gt;&lt;/titles&gt;&lt;periodical&gt;&lt;full-title&gt;Neurocomputing&lt;/full-title&gt;&lt;/periodical&gt;&lt;pages&gt;321-348&lt;/pages&gt;&lt;volume&gt;338&lt;/volume&gt;&lt;section&gt;321&lt;/section&gt;&lt;dates&gt;&lt;year&gt;2019&lt;/year&gt;&lt;/dates&gt;&lt;isbn&gt;09252312&lt;/isbn&gt;&lt;urls&gt;&lt;/urls&gt;&lt;electronic-resource-num&gt;10.1016/j.neucom.2019.02.003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A61D00" w:rsidRPr="008F601D">
        <w:rPr>
          <w:rFonts w:ascii="Times New Roman" w:eastAsia="SimSun" w:hAnsi="Times New Roman"/>
          <w:b w:val="0"/>
          <w:snapToGrid/>
          <w:color w:val="auto"/>
          <w:kern w:val="2"/>
          <w:sz w:val="24"/>
          <w:szCs w:val="24"/>
          <w:lang w:eastAsia="zh-CN" w:bidi="ar-SA"/>
        </w:rPr>
        <w:t>(Lateef and Ruichek, 2019)</w:t>
      </w:r>
      <w:r w:rsidR="00B40EE1" w:rsidRPr="008F601D">
        <w:rPr>
          <w:rFonts w:ascii="Times New Roman" w:eastAsia="SimSun" w:hAnsi="Times New Roman"/>
          <w:b w:val="0"/>
          <w:snapToGrid/>
          <w:color w:val="auto"/>
          <w:kern w:val="2"/>
          <w:sz w:val="24"/>
          <w:szCs w:val="24"/>
          <w:lang w:eastAsia="zh-CN" w:bidi="ar-SA"/>
        </w:rPr>
        <w:fldChar w:fldCharType="end"/>
      </w:r>
      <w:r w:rsidR="00A61D00" w:rsidRPr="008F601D">
        <w:rPr>
          <w:rFonts w:ascii="Times New Roman" w:eastAsia="SimSun" w:hAnsi="Times New Roman"/>
          <w:b w:val="0"/>
          <w:snapToGrid/>
          <w:color w:val="auto"/>
          <w:kern w:val="2"/>
          <w:sz w:val="24"/>
          <w:szCs w:val="24"/>
          <w:lang w:eastAsia="zh-CN" w:bidi="ar-SA"/>
        </w:rPr>
        <w:t xml:space="preserve">. </w:t>
      </w:r>
      <w:r w:rsidR="0023446D" w:rsidRPr="008F601D">
        <w:rPr>
          <w:rFonts w:ascii="Times New Roman" w:eastAsia="SimSun" w:hAnsi="Times New Roman"/>
          <w:b w:val="0"/>
          <w:snapToGrid/>
          <w:color w:val="auto"/>
          <w:kern w:val="2"/>
          <w:sz w:val="24"/>
          <w:szCs w:val="24"/>
          <w:lang w:eastAsia="zh-CN" w:bidi="ar-SA"/>
        </w:rPr>
        <w:t>Encoder-Decoder methods have been applied in various research works and have achieved competitive results in semantic segmentation tasks</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PEVuZE5vdGU+PENpdGU+PEF1dGhvcj5XYW5nPC9BdXRob3I+PFllYXI+MjAxODwvWWVhcj48UmVj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</w:fldData>
        </w:fldChar>
      </w:r>
      <w:r w:rsidR="0023446D"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PEVuZE5vdGU+PENpdGU+PEF1dGhvcj5XYW5nPC9BdXRob3I+PFllYXI+MjAxODwvWWVhcj48UmVj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</w:fldData>
        </w:fldChar>
      </w:r>
      <w:r w:rsidR="0023446D"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0023446D" w:rsidRPr="008F601D">
        <w:rPr>
          <w:rFonts w:ascii="Times New Roman" w:eastAsia="SimSun" w:hAnsi="Times New Roman"/>
          <w:b w:val="0"/>
          <w:noProof/>
          <w:snapToGrid/>
          <w:color w:val="auto"/>
          <w:kern w:val="2"/>
          <w:sz w:val="24"/>
          <w:szCs w:val="24"/>
          <w:lang w:eastAsia="zh-CN" w:bidi="ar-SA"/>
        </w:rPr>
        <w:t>(Wang et al., 2018)</w:t>
      </w:r>
      <w:r w:rsidR="00B40EE1" w:rsidRPr="008F601D">
        <w:rPr>
          <w:rFonts w:ascii="Times New Roman" w:eastAsia="SimSun" w:hAnsi="Times New Roman"/>
          <w:b w:val="0"/>
          <w:snapToGrid/>
          <w:color w:val="auto"/>
          <w:kern w:val="2"/>
          <w:sz w:val="24"/>
          <w:szCs w:val="24"/>
          <w:lang w:eastAsia="zh-CN" w:bidi="ar-SA"/>
        </w:rPr>
        <w:fldChar w:fldCharType="end"/>
      </w:r>
      <w:r w:rsidR="0023446D" w:rsidRPr="008F601D">
        <w:rPr>
          <w:rFonts w:ascii="Times New Roman" w:eastAsia="SimSun" w:hAnsi="Times New Roman"/>
          <w:b w:val="0"/>
          <w:snapToGrid/>
          <w:color w:val="auto"/>
          <w:kern w:val="2"/>
          <w:sz w:val="24"/>
          <w:szCs w:val="24"/>
          <w:lang w:eastAsia="zh-CN" w:bidi="ar-SA"/>
        </w:rPr>
        <w:t xml:space="preserve">. Following the encoder-decoder approach, the </w:t>
      </w:r>
      <w:commentRangeStart w:id="518"/>
      <w:r w:rsidR="0023446D" w:rsidRPr="008F601D">
        <w:rPr>
          <w:rFonts w:ascii="Times New Roman" w:eastAsia="SimSun" w:hAnsi="Times New Roman"/>
          <w:b w:val="0"/>
          <w:snapToGrid/>
          <w:color w:val="auto"/>
          <w:kern w:val="2"/>
          <w:sz w:val="24"/>
          <w:szCs w:val="24"/>
          <w:lang w:eastAsia="zh-CN" w:bidi="ar-SA"/>
        </w:rPr>
        <w:t>HDC</w:t>
      </w:r>
      <w:commentRangeEnd w:id="518"/>
      <w:r w:rsidR="00AE0BDD">
        <w:rPr>
          <w:rStyle w:val="CommentReference"/>
          <w:rFonts w:ascii="Cambria" w:eastAsia="Cambria" w:hAnsi="Cambria"/>
          <w:b w:val="0"/>
          <w:snapToGrid/>
          <w:kern w:val="2"/>
          <w:lang w:eastAsia="zh-CN" w:bidi="ar-SA"/>
        </w:rPr>
        <w:commentReference w:id="518"/>
      </w:r>
      <w:r w:rsidR="0023446D" w:rsidRPr="008F601D">
        <w:rPr>
          <w:rFonts w:ascii="Times New Roman" w:eastAsia="SimSun" w:hAnsi="Times New Roman"/>
          <w:b w:val="0"/>
          <w:snapToGrid/>
          <w:color w:val="auto"/>
          <w:kern w:val="2"/>
          <w:sz w:val="24"/>
          <w:szCs w:val="24"/>
          <w:lang w:eastAsia="zh-CN" w:bidi="ar-SA"/>
        </w:rPr>
        <w:t xml:space="preserve"> framework was proposed. The framework enlarges the receptive field to aggregate global information better thus improving the standard dilated convolution. Various other studies have used encoder decoder in segmentation for very high-resolution aerial imagery </w:t>
      </w:r>
      <w:r w:rsidR="00B40EE1" w:rsidRPr="008F601D">
        <w:rPr>
          <w:rFonts w:ascii="Times New Roman" w:eastAsia="SimSun" w:hAnsi="Times New Roman"/>
          <w:b w:val="0"/>
          <w:snapToGrid/>
          <w:color w:val="auto"/>
          <w:kern w:val="2"/>
          <w:sz w:val="24"/>
          <w:szCs w:val="24"/>
          <w:lang w:eastAsia="zh-CN" w:bidi="ar-SA"/>
        </w:rPr>
        <w:fldChar w:fldCharType="begin"/>
      </w:r>
      <w:r w:rsidR="0023446D" w:rsidRPr="008F601D">
        <w:rPr>
          <w:rFonts w:ascii="Times New Roman" w:eastAsia="SimSun" w:hAnsi="Times New Roman"/>
          <w:b w:val="0"/>
          <w:snapToGrid/>
          <w:color w:val="auto"/>
          <w:kern w:val="2"/>
          <w:sz w:val="24"/>
          <w:szCs w:val="24"/>
          <w:lang w:eastAsia="zh-CN" w:bidi="ar-SA"/>
        </w:rPr>
        <w:instrText xml:space="preserve"> ADDIN EN.CITE &lt;EndNote&gt;&lt;Cite&gt;&lt;Author&gt;Diakogiannis&lt;/Author&gt;&lt;Year&gt;2020&lt;/Year&gt;&lt;RecNum&gt;246&lt;/RecNum&gt;&lt;DisplayText&gt;(Diakogiannis et al., 2020)&lt;/DisplayText&gt;&lt;record&gt;&lt;rec-number&gt;246&lt;/rec-number&gt;&lt;foreign-keys&gt;&lt;key app="EN" db-id="fspe090xm2sf0nef9aapp9tezvaxx5av9vr9" timestamp="1604388853"&gt;246&lt;/key&gt;&lt;/foreign-keys&gt;&lt;ref-type name="Journal Article"&gt;17&lt;/ref-type&gt;&lt;contributors&gt;&lt;authors&gt;&lt;author&gt;Diakogiannis, Foivos I.&lt;/author&gt;&lt;author&gt;Waldner, François&lt;/author&gt;&lt;author&gt;Caccetta, Peter&lt;/author&gt;&lt;author&gt;Wu, Chen&lt;/author&gt;&lt;/authors&gt;&lt;/contributors&gt;&lt;titles&gt;&lt;title&gt;ResUNet-a: A deep learning framework for semantic segmentation of remotely sensed data&lt;/title&gt;&lt;secondary-title&gt;ISPRS Journal of Photogrammetry and Remote Sensing&lt;/secondary-title&gt;&lt;/titles&gt;&lt;periodical&gt;&lt;full-title&gt;ISPRS Journal of Photogrammetry and Remote Sensing&lt;/full-title&gt;&lt;/periodical&gt;&lt;pages&gt;94-114&lt;/pages&gt;&lt;volume&gt;162&lt;/volume&gt;&lt;keywords&gt;&lt;keyword&gt;Convolutional neural network&lt;/keyword&gt;&lt;keyword&gt;Loss function&lt;/keyword&gt;&lt;keyword&gt;Architecture&lt;/keyword&gt;&lt;keyword&gt;Data augmentation&lt;/keyword&gt;&lt;keyword&gt;Very high spatial resolution&lt;/keyword&gt;&lt;/keywords&gt;&lt;dates&gt;&lt;year&gt;2020&lt;/year&gt;&lt;pub-dates&gt;&lt;date&gt;2020/04/01/&lt;/date&gt;&lt;/pub-dates&gt;&lt;/dates&gt;&lt;isbn&gt;0924-2716&lt;/isbn&gt;&lt;urls&gt;&lt;related-urls&gt;&lt;url&gt;http://www.sciencedirect.com/science/article/pii/S0924271620300149&lt;/url&gt;&lt;/related-urls&gt;&lt;/urls&gt;&lt;electronic-resource-num&gt;https://doi.org/10.1016/j.isprsjprs.2020.01.013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23446D" w:rsidRPr="008F601D">
        <w:rPr>
          <w:rFonts w:ascii="Times New Roman" w:eastAsia="SimSun" w:hAnsi="Times New Roman"/>
          <w:b w:val="0"/>
          <w:snapToGrid/>
          <w:color w:val="auto"/>
          <w:kern w:val="2"/>
          <w:sz w:val="24"/>
          <w:szCs w:val="24"/>
          <w:lang w:eastAsia="zh-CN" w:bidi="ar-SA"/>
        </w:rPr>
        <w:t>(Diakogiannis et al., 2020)</w:t>
      </w:r>
      <w:r w:rsidR="00B40EE1" w:rsidRPr="008F601D">
        <w:rPr>
          <w:rFonts w:ascii="Times New Roman" w:eastAsia="SimSun" w:hAnsi="Times New Roman"/>
          <w:b w:val="0"/>
          <w:snapToGrid/>
          <w:color w:val="auto"/>
          <w:kern w:val="2"/>
          <w:sz w:val="24"/>
          <w:szCs w:val="24"/>
          <w:lang w:eastAsia="zh-CN" w:bidi="ar-SA"/>
        </w:rPr>
        <w:fldChar w:fldCharType="end"/>
      </w:r>
      <w:r w:rsidR="0023446D" w:rsidRPr="008F601D">
        <w:rPr>
          <w:rFonts w:ascii="Times New Roman" w:eastAsia="SimSun" w:hAnsi="Times New Roman"/>
          <w:b w:val="0"/>
          <w:snapToGrid/>
          <w:color w:val="auto"/>
          <w:kern w:val="2"/>
          <w:sz w:val="24"/>
          <w:szCs w:val="24"/>
          <w:lang w:eastAsia="zh-CN" w:bidi="ar-SA"/>
        </w:rPr>
        <w:t xml:space="preserve">, hyperspectral image classification using stacked auto-encoder approach </w:t>
      </w:r>
      <w:r w:rsidR="00B40EE1" w:rsidRPr="008F601D">
        <w:rPr>
          <w:rFonts w:ascii="Times New Roman" w:eastAsia="SimSun" w:hAnsi="Times New Roman"/>
          <w:b w:val="0"/>
          <w:snapToGrid/>
          <w:color w:val="auto"/>
          <w:kern w:val="2"/>
          <w:sz w:val="24"/>
          <w:szCs w:val="24"/>
          <w:lang w:eastAsia="zh-CN" w:bidi="ar-SA"/>
        </w:rPr>
        <w:fldChar w:fldCharType="begin"/>
      </w:r>
      <w:r w:rsidR="0023446D" w:rsidRPr="008F601D">
        <w:rPr>
          <w:rFonts w:ascii="Times New Roman" w:eastAsia="SimSun" w:hAnsi="Times New Roman"/>
          <w:b w:val="0"/>
          <w:snapToGrid/>
          <w:color w:val="auto"/>
          <w:kern w:val="2"/>
          <w:sz w:val="24"/>
          <w:szCs w:val="24"/>
          <w:lang w:eastAsia="zh-CN" w:bidi="ar-SA"/>
        </w:rPr>
        <w:instrText xml:space="preserve"> ADDIN EN.CITE &lt;EndNote&gt;&lt;Cite&gt;&lt;Author&gt;Kemker&lt;/Author&gt;&lt;Year&gt;2017&lt;/Year&gt;&lt;RecNum&gt;71&lt;/RecNum&gt;&lt;DisplayText&gt;(Kemker and Kanan, 2017)&lt;/DisplayText&gt;&lt;record&gt;&lt;rec-number&gt;71&lt;/rec-number&gt;&lt;foreign-keys&gt;&lt;key app="EN" db-id="fspe090xm2sf0nef9aapp9tezvaxx5av9vr9" timestamp="1604388852"&gt;71&lt;/key&gt;&lt;/foreign-keys&gt;&lt;ref-type name="Journal Article"&gt;17&lt;/ref-type&gt;&lt;contributors&gt;&lt;authors&gt;&lt;author&gt;R. Kemker&lt;/author&gt;&lt;author&gt;C. Kanan&lt;/author&gt;&lt;/authors&gt;&lt;/contributors&gt;&lt;titles&gt;&lt;title&gt;Self-Taught Feature Learning for Hyperspectral Image Classification&lt;/title&gt;&lt;secondary-title&gt;IEEE Transactions on Geoscience and Remote Sensing&lt;/secondary-title&gt;&lt;/titles&gt;&lt;periodical&gt;&lt;full-title&gt;IEEE Transactions on Geoscience and Remote Sensing&lt;/full-title&gt;&lt;/periodical&gt;&lt;pages&gt;2693-2705&lt;/pages&gt;&lt;volume&gt;55&lt;/volume&gt;&lt;number&gt;5&lt;/number&gt;&lt;keywords&gt;&lt;keyword&gt;geophysical image processing&lt;/keyword&gt;&lt;keyword&gt;hyperspectral imaging&lt;/keyword&gt;&lt;keyword&gt;image classification&lt;/keyword&gt;&lt;keyword&gt;independent component analysis&lt;/keyword&gt;&lt;keyword&gt;learning (artificial intelligence)&lt;/keyword&gt;&lt;keyword&gt;hyperspectral image classification&lt;/keyword&gt;&lt;keyword&gt;self-taught learning&lt;/keyword&gt;&lt;keyword&gt;HSI classification&lt;/keyword&gt;&lt;keyword&gt;supervised deep learning methods&lt;/keyword&gt;&lt;keyword&gt;machine learning problem&lt;/keyword&gt;&lt;keyword&gt;deep supervised network&lt;/keyword&gt;&lt;keyword&gt;three-layer stacked convolutional autoencoder&lt;/keyword&gt;&lt;keyword&gt;Indian Pines&lt;/keyword&gt;&lt;keyword&gt;Salinas Valley&lt;/keyword&gt;&lt;keyword&gt;Pavia University data sets&lt;/keyword&gt;&lt;keyword&gt;Feature extraction&lt;/keyword&gt;&lt;keyword&gt;Data mining&lt;/keyword&gt;&lt;keyword&gt;Data models&lt;/keyword&gt;&lt;keyword&gt;Sensors&lt;/keyword&gt;&lt;keyword&gt;Training&lt;/keyword&gt;&lt;keyword&gt;Encoding&lt;/keyword&gt;&lt;keyword&gt;Autoencoder&lt;/keyword&gt;&lt;keyword&gt;deep learning&lt;/keyword&gt;&lt;keyword&gt;feature learning&lt;/keyword&gt;&lt;keyword&gt;independent component analysis (ICA)&lt;/keyword&gt;&lt;/keywords&gt;&lt;dates&gt;&lt;year&gt;2017&lt;/year&gt;&lt;/dates&gt;&lt;isbn&gt;1558-0644&lt;/isbn&gt;&lt;urls&gt;&lt;/urls&gt;&lt;electronic-resource-num&gt;10.1109/TGRS.2017.2651639&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23446D" w:rsidRPr="008F601D">
        <w:rPr>
          <w:rFonts w:ascii="Times New Roman" w:eastAsia="SimSun" w:hAnsi="Times New Roman"/>
          <w:b w:val="0"/>
          <w:snapToGrid/>
          <w:color w:val="auto"/>
          <w:kern w:val="2"/>
          <w:sz w:val="24"/>
          <w:szCs w:val="24"/>
          <w:lang w:eastAsia="zh-CN" w:bidi="ar-SA"/>
        </w:rPr>
        <w:t>(Kemker and Kanan, 2017)</w:t>
      </w:r>
      <w:r w:rsidR="00B40EE1" w:rsidRPr="008F601D">
        <w:rPr>
          <w:rFonts w:ascii="Times New Roman" w:eastAsia="SimSun" w:hAnsi="Times New Roman"/>
          <w:b w:val="0"/>
          <w:snapToGrid/>
          <w:color w:val="auto"/>
          <w:kern w:val="2"/>
          <w:sz w:val="24"/>
          <w:szCs w:val="24"/>
          <w:lang w:eastAsia="zh-CN" w:bidi="ar-SA"/>
        </w:rPr>
        <w:fldChar w:fldCharType="end"/>
      </w:r>
      <w:r w:rsidR="0023446D" w:rsidRPr="008F601D">
        <w:rPr>
          <w:rFonts w:ascii="Times New Roman" w:eastAsia="SimSun" w:hAnsi="Times New Roman"/>
          <w:b w:val="0"/>
          <w:snapToGrid/>
          <w:color w:val="auto"/>
          <w:kern w:val="2"/>
          <w:sz w:val="24"/>
          <w:szCs w:val="24"/>
          <w:lang w:eastAsia="zh-CN" w:bidi="ar-SA"/>
        </w:rPr>
        <w:t xml:space="preserve">, height estimation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PEVuZE5vdGU+PENpdGU+PEF1dGhvcj5aaGVuZzwvQXV0aG9yPjxZZWFyPjIwMTk8L1llYXI+PFJl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==
</w:fldData>
        </w:fldChar>
      </w:r>
      <w:r w:rsidR="0023446D"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PEVuZE5vdGU+PENpdGU+PEF1dGhvcj5aaGVuZzwvQXV0aG9yPjxZZWFyPjIwMTk8L1llYXI+PFJl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==
</w:fldData>
        </w:fldChar>
      </w:r>
      <w:r w:rsidR="0023446D"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0023446D" w:rsidRPr="008F601D">
        <w:rPr>
          <w:rFonts w:ascii="Times New Roman" w:eastAsia="SimSun" w:hAnsi="Times New Roman"/>
          <w:b w:val="0"/>
          <w:snapToGrid/>
          <w:color w:val="auto"/>
          <w:kern w:val="2"/>
          <w:sz w:val="24"/>
          <w:szCs w:val="24"/>
          <w:lang w:eastAsia="zh-CN" w:bidi="ar-SA"/>
        </w:rPr>
        <w:t>(Zheng et al., 2019b)</w:t>
      </w:r>
      <w:r w:rsidR="00B40EE1" w:rsidRPr="008F601D">
        <w:rPr>
          <w:rFonts w:ascii="Times New Roman" w:eastAsia="SimSun" w:hAnsi="Times New Roman"/>
          <w:b w:val="0"/>
          <w:snapToGrid/>
          <w:color w:val="auto"/>
          <w:kern w:val="2"/>
          <w:sz w:val="24"/>
          <w:szCs w:val="24"/>
          <w:lang w:eastAsia="zh-CN" w:bidi="ar-SA"/>
        </w:rPr>
        <w:fldChar w:fldCharType="end"/>
      </w:r>
      <w:r w:rsidR="0023446D" w:rsidRPr="008F601D">
        <w:rPr>
          <w:rFonts w:ascii="Times New Roman" w:eastAsia="SimSun" w:hAnsi="Times New Roman"/>
          <w:b w:val="0"/>
          <w:snapToGrid/>
          <w:color w:val="auto"/>
          <w:kern w:val="2"/>
          <w:sz w:val="24"/>
          <w:szCs w:val="24"/>
          <w:lang w:eastAsia="zh-CN" w:bidi="ar-SA"/>
        </w:rPr>
        <w:t xml:space="preserve">, and multispectral image segmentation with limited labeled data </w:t>
      </w:r>
      <w:r w:rsidR="00B40EE1" w:rsidRPr="008F601D">
        <w:rPr>
          <w:rFonts w:ascii="Times New Roman" w:eastAsia="SimSun" w:hAnsi="Times New Roman"/>
          <w:b w:val="0"/>
          <w:snapToGrid/>
          <w:color w:val="auto"/>
          <w:kern w:val="2"/>
          <w:sz w:val="24"/>
          <w:szCs w:val="24"/>
          <w:lang w:eastAsia="zh-CN" w:bidi="ar-SA"/>
        </w:rPr>
        <w:fldChar w:fldCharType="begin"/>
      </w:r>
      <w:r w:rsidR="0023446D" w:rsidRPr="008F601D">
        <w:rPr>
          <w:rFonts w:ascii="Times New Roman" w:eastAsia="SimSun" w:hAnsi="Times New Roman"/>
          <w:b w:val="0"/>
          <w:snapToGrid/>
          <w:color w:val="auto"/>
          <w:kern w:val="2"/>
          <w:sz w:val="24"/>
          <w:szCs w:val="24"/>
          <w:lang w:eastAsia="zh-CN" w:bidi="ar-SA"/>
        </w:rPr>
        <w:instrText xml:space="preserve"> ADDIN EN.CITE &lt;EndNote&gt;&lt;Cite&gt;&lt;Author&gt;Saxena&lt;/Author&gt;&lt;Year&gt;2020&lt;/Year&gt;&lt;RecNum&gt;222&lt;/RecNum&gt;&lt;DisplayText&gt;(Saxena et al., 2020)&lt;/DisplayText&gt;&lt;record&gt;&lt;rec-number&gt;222&lt;/rec-number&gt;&lt;foreign-keys&gt;&lt;key app="EN" db-id="fspe090xm2sf0nef9aapp9tezvaxx5av9vr9" timestamp="1604388853"&gt;222&lt;/key&gt;&lt;/foreign-keys&gt;&lt;ref-type name="Conference Proceedings"&gt;10&lt;/ref-type&gt;&lt;contributors&gt;&lt;authors&gt;&lt;author&gt;N. Saxena&lt;/author&gt;&lt;author&gt;K. B, N.&lt;/author&gt;&lt;author&gt;B. Raman&lt;/author&gt;&lt;/authors&gt;&lt;/contributors&gt;&lt;titles&gt;&lt;title&gt;Semantic Segmentation of Multispectral Images using Res-Seg-net Model&lt;/title&gt;&lt;secondary-title&gt;2020 IEEE 14th International Conference on Semantic Computing (ICSC)&lt;/secondary-title&gt;&lt;alt-title&gt;2020 IEEE 14th International Conference on Semantic Computing (ICSC)&lt;/alt-title&gt;&lt;/titles&gt;&lt;pages&gt;154-157&lt;/pages&gt;&lt;keywords&gt;&lt;keyword&gt;convolutional neural nets&lt;/keyword&gt;&lt;keyword&gt;geophysical image processing&lt;/keyword&gt;&lt;keyword&gt;image classification&lt;/keyword&gt;&lt;keyword&gt;image segmentation&lt;/keyword&gt;&lt;keyword&gt;learning (artificial intelligence)&lt;/keyword&gt;&lt;keyword&gt;remote sensing&lt;/keyword&gt;&lt;keyword&gt;semantic segmentation&lt;/keyword&gt;&lt;keyword&gt;remote sensing multispectral imagery&lt;/keyword&gt;&lt;keyword&gt;Res-Seg-net model&lt;/keyword&gt;&lt;keyword&gt;multispectral imagery dataset&lt;/keyword&gt;&lt;keyword&gt;pixel-wise labeling&lt;/keyword&gt;&lt;keyword&gt;deep convolutional neural network&lt;/keyword&gt;&lt;keyword&gt;residual mapping&lt;/keyword&gt;&lt;keyword&gt;RIT-18 dataset&lt;/keyword&gt;&lt;keyword&gt;Semantics&lt;/keyword&gt;&lt;keyword&gt;Training&lt;/keyword&gt;&lt;keyword&gt;Machine learning&lt;/keyword&gt;&lt;keyword&gt;Convolution&lt;/keyword&gt;&lt;keyword&gt;Testing&lt;/keyword&gt;&lt;keyword&gt;Convolutional neural network, Multispectral images, Semantic Segmentation&lt;/keyword&gt;&lt;/keywords&gt;&lt;dates&gt;&lt;year&gt;2020&lt;/year&gt;&lt;pub-dates&gt;&lt;date&gt;3-5 Feb. 2020&lt;/date&gt;&lt;/pub-dates&gt;&lt;/dates&gt;&lt;isbn&gt;2325-6516&lt;/isbn&gt;&lt;urls&gt;&lt;/urls&gt;&lt;electronic-resource-num&gt;10.1109/ICSC.2020.00030&lt;/electronic-resource-num&gt;&lt;/record&gt;&lt;/Cite&gt;&lt;/EndNote&gt;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23446D" w:rsidRPr="008F601D">
        <w:rPr>
          <w:rFonts w:ascii="Times New Roman" w:eastAsia="SimSun" w:hAnsi="Times New Roman"/>
          <w:b w:val="0"/>
          <w:snapToGrid/>
          <w:color w:val="auto"/>
          <w:kern w:val="2"/>
          <w:sz w:val="24"/>
          <w:szCs w:val="24"/>
          <w:lang w:eastAsia="zh-CN" w:bidi="ar-SA"/>
        </w:rPr>
        <w:t>(Saxena et al., 2020)</w:t>
      </w:r>
      <w:r w:rsidR="00B40EE1" w:rsidRPr="008F601D">
        <w:rPr>
          <w:rFonts w:ascii="Times New Roman" w:eastAsia="SimSun" w:hAnsi="Times New Roman"/>
          <w:b w:val="0"/>
          <w:snapToGrid/>
          <w:color w:val="auto"/>
          <w:kern w:val="2"/>
          <w:sz w:val="24"/>
          <w:szCs w:val="24"/>
          <w:lang w:eastAsia="zh-CN" w:bidi="ar-SA"/>
        </w:rPr>
        <w:fldChar w:fldCharType="end"/>
      </w:r>
      <w:r w:rsidR="0023446D" w:rsidRPr="008F601D">
        <w:rPr>
          <w:rFonts w:ascii="Times New Roman" w:eastAsia="SimSun" w:hAnsi="Times New Roman"/>
          <w:b w:val="0"/>
          <w:snapToGrid/>
          <w:color w:val="auto"/>
          <w:kern w:val="2"/>
          <w:sz w:val="24"/>
          <w:szCs w:val="24"/>
          <w:lang w:eastAsia="zh-CN" w:bidi="ar-SA"/>
        </w:rPr>
        <w:t xml:space="preserve">. The encoder-decoder method has recorded more popularity in segmentation tasks compared to other related DL methods.    </w:t>
      </w:r>
    </w:p>
    <w:p w14:paraId="3E216688" w14:textId="77777777" w:rsidR="0023446D" w:rsidRPr="008F601D" w:rsidRDefault="0023446D" w:rsidP="0023446D">
      <w:pPr>
        <w:pStyle w:val="MDPI21heading1"/>
        <w:spacing w:before="0" w:after="0"/>
        <w:ind w:left="720"/>
        <w:jc w:val="both"/>
        <w:rPr>
          <w:rFonts w:ascii="Times New Roman" w:eastAsia="SimSun" w:hAnsi="Times New Roman"/>
          <w:b w:val="0"/>
          <w:snapToGrid/>
          <w:color w:val="auto"/>
          <w:kern w:val="2"/>
          <w:sz w:val="24"/>
          <w:szCs w:val="24"/>
          <w:lang w:eastAsia="zh-CN" w:bidi="ar-SA"/>
        </w:rPr>
      </w:pPr>
    </w:p>
    <w:p w14:paraId="22675217" w14:textId="77777777" w:rsidR="00A61D00" w:rsidRPr="00011EEF" w:rsidRDefault="0023446D" w:rsidP="0023446D">
      <w:pPr>
        <w:pStyle w:val="MDPI21heading1"/>
        <w:numPr>
          <w:ilvl w:val="0"/>
          <w:numId w:val="48"/>
        </w:numPr>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Conditional Random Fields</w:t>
      </w:r>
      <w:r w:rsidRPr="008F601D">
        <w:rPr>
          <w:rFonts w:ascii="Times New Roman" w:eastAsia="SimSun" w:hAnsi="Times New Roman"/>
          <w:b w:val="0"/>
          <w:snapToGrid/>
          <w:color w:val="auto"/>
          <w:kern w:val="2"/>
          <w:sz w:val="24"/>
          <w:szCs w:val="24"/>
          <w:lang w:eastAsia="zh-CN" w:bidi="ar-SA"/>
        </w:rPr>
        <w:t xml:space="preserve"> - Some</w:t>
      </w:r>
      <w:r w:rsidR="00A61D00" w:rsidRPr="00011EEF">
        <w:rPr>
          <w:rFonts w:ascii="Times New Roman" w:eastAsia="SimSun" w:hAnsi="Times New Roman"/>
          <w:b w:val="0"/>
          <w:snapToGrid/>
          <w:color w:val="auto"/>
          <w:kern w:val="2"/>
          <w:sz w:val="24"/>
          <w:szCs w:val="24"/>
          <w:lang w:eastAsia="zh-CN" w:bidi="ar-SA"/>
        </w:rPr>
        <w:t xml:space="preserve"> architectures have incorporated </w:t>
      </w:r>
      <w:commentRangeStart w:id="519"/>
      <w:r w:rsidR="00A61D00" w:rsidRPr="00011EEF">
        <w:rPr>
          <w:rFonts w:ascii="Times New Roman" w:eastAsia="SimSun" w:hAnsi="Times New Roman"/>
          <w:b w:val="0"/>
          <w:snapToGrid/>
          <w:color w:val="auto"/>
          <w:kern w:val="2"/>
          <w:sz w:val="24"/>
          <w:szCs w:val="24"/>
          <w:lang w:eastAsia="zh-CN" w:bidi="ar-SA"/>
        </w:rPr>
        <w:t>CRF</w:t>
      </w:r>
      <w:commentRangeEnd w:id="519"/>
      <w:r w:rsidR="00AE0BDD">
        <w:rPr>
          <w:rStyle w:val="CommentReference"/>
          <w:rFonts w:ascii="Cambria" w:eastAsia="Cambria" w:hAnsi="Cambria"/>
          <w:b w:val="0"/>
          <w:snapToGrid/>
          <w:kern w:val="2"/>
          <w:lang w:eastAsia="zh-CN" w:bidi="ar-SA"/>
        </w:rPr>
        <w:commentReference w:id="519"/>
      </w:r>
      <w:r w:rsidR="00A61D00" w:rsidRPr="00011EEF">
        <w:rPr>
          <w:rFonts w:ascii="Times New Roman" w:eastAsia="SimSun" w:hAnsi="Times New Roman"/>
          <w:b w:val="0"/>
          <w:snapToGrid/>
          <w:color w:val="auto"/>
          <w:kern w:val="2"/>
          <w:sz w:val="24"/>
          <w:szCs w:val="24"/>
          <w:lang w:eastAsia="zh-CN" w:bidi="ar-SA"/>
        </w:rPr>
        <w:t xml:space="preserve"> methods as a post-processing technique to improve segmentation. OA-</w:t>
      </w:r>
      <w:proofErr w:type="spellStart"/>
      <w:r w:rsidR="00A61D00" w:rsidRPr="00011EEF">
        <w:rPr>
          <w:rFonts w:ascii="Times New Roman" w:eastAsia="SimSun" w:hAnsi="Times New Roman"/>
          <w:b w:val="0"/>
          <w:snapToGrid/>
          <w:color w:val="auto"/>
          <w:kern w:val="2"/>
          <w:sz w:val="24"/>
          <w:szCs w:val="24"/>
          <w:lang w:eastAsia="zh-CN" w:bidi="ar-SA"/>
        </w:rPr>
        <w:t>Seg</w:t>
      </w:r>
      <w:proofErr w:type="spellEnd"/>
      <w:r w:rsidR="00A61D00" w:rsidRPr="00011EEF">
        <w:rPr>
          <w:rFonts w:ascii="Times New Roman" w:eastAsia="SimSun" w:hAnsi="Times New Roman"/>
          <w:b w:val="0"/>
          <w:snapToGrid/>
          <w:color w:val="auto"/>
          <w:kern w:val="2"/>
          <w:sz w:val="24"/>
          <w:szCs w:val="24"/>
          <w:lang w:eastAsia="zh-CN" w:bidi="ar-SA"/>
        </w:rPr>
        <w:t>, FC-</w:t>
      </w:r>
      <w:proofErr w:type="spellStart"/>
      <w:r w:rsidR="00A61D00" w:rsidRPr="00011EEF">
        <w:rPr>
          <w:rFonts w:ascii="Times New Roman" w:eastAsia="SimSun" w:hAnsi="Times New Roman"/>
          <w:b w:val="0"/>
          <w:snapToGrid/>
          <w:color w:val="auto"/>
          <w:kern w:val="2"/>
          <w:sz w:val="24"/>
          <w:szCs w:val="24"/>
          <w:lang w:eastAsia="zh-CN" w:bidi="ar-SA"/>
        </w:rPr>
        <w:t>DenseNet</w:t>
      </w:r>
      <w:proofErr w:type="spellEnd"/>
      <w:r w:rsidR="00A61D00" w:rsidRPr="00011EEF">
        <w:rPr>
          <w:rFonts w:ascii="Times New Roman" w:eastAsia="SimSun" w:hAnsi="Times New Roman"/>
          <w:b w:val="0"/>
          <w:snapToGrid/>
          <w:color w:val="auto"/>
          <w:kern w:val="2"/>
          <w:sz w:val="24"/>
          <w:szCs w:val="24"/>
          <w:lang w:eastAsia="zh-CN" w:bidi="ar-SA"/>
        </w:rPr>
        <w:t xml:space="preserve">, </w:t>
      </w:r>
      <w:proofErr w:type="spellStart"/>
      <w:r w:rsidR="00A61D00" w:rsidRPr="00011EEF">
        <w:rPr>
          <w:rFonts w:ascii="Times New Roman" w:eastAsia="SimSun" w:hAnsi="Times New Roman"/>
          <w:b w:val="0"/>
          <w:snapToGrid/>
          <w:color w:val="auto"/>
          <w:kern w:val="2"/>
          <w:sz w:val="24"/>
          <w:szCs w:val="24"/>
          <w:lang w:eastAsia="zh-CN" w:bidi="ar-SA"/>
        </w:rPr>
        <w:t>SMSNet</w:t>
      </w:r>
      <w:proofErr w:type="spellEnd"/>
      <w:r w:rsidR="00A61D00" w:rsidRPr="00011EEF">
        <w:rPr>
          <w:rFonts w:ascii="Times New Roman" w:eastAsia="SimSun" w:hAnsi="Times New Roman"/>
          <w:b w:val="0"/>
          <w:snapToGrid/>
          <w:color w:val="auto"/>
          <w:kern w:val="2"/>
          <w:sz w:val="24"/>
          <w:szCs w:val="24"/>
          <w:lang w:eastAsia="zh-CN" w:bidi="ar-SA"/>
        </w:rPr>
        <w:t xml:space="preserve">, </w:t>
      </w:r>
      <w:proofErr w:type="spellStart"/>
      <w:r w:rsidR="00A61D00" w:rsidRPr="00011EEF">
        <w:rPr>
          <w:rFonts w:ascii="Times New Roman" w:eastAsia="SimSun" w:hAnsi="Times New Roman"/>
          <w:b w:val="0"/>
          <w:snapToGrid/>
          <w:color w:val="auto"/>
          <w:kern w:val="2"/>
          <w:sz w:val="24"/>
          <w:szCs w:val="24"/>
          <w:lang w:eastAsia="zh-CN" w:bidi="ar-SA"/>
        </w:rPr>
        <w:t>RefineNet</w:t>
      </w:r>
      <w:proofErr w:type="spellEnd"/>
      <w:r w:rsidR="00A61D00" w:rsidRPr="00011EEF">
        <w:rPr>
          <w:rFonts w:ascii="Times New Roman" w:eastAsia="SimSun" w:hAnsi="Times New Roman"/>
          <w:b w:val="0"/>
          <w:snapToGrid/>
          <w:color w:val="auto"/>
          <w:kern w:val="2"/>
          <w:sz w:val="24"/>
          <w:szCs w:val="24"/>
          <w:lang w:eastAsia="zh-CN" w:bidi="ar-SA"/>
        </w:rPr>
        <w:t>, LRN-Net, DDSC, and SDN employ the encoder-decoder approach. Challenges on current approaches relating to generalization and stability of the models remain open to further research while demand for signiﬁcantly smaller, more efficient, and faster architectures for mobile and real-time applications remains subject to further research.</w:t>
      </w:r>
    </w:p>
    <w:p w14:paraId="70C4F84C" w14:textId="77777777" w:rsidR="00A61D00" w:rsidRPr="008F601D" w:rsidRDefault="00A61D00" w:rsidP="005630A2">
      <w:pPr>
        <w:pStyle w:val="MDPI21heading1"/>
        <w:numPr>
          <w:ilvl w:val="0"/>
          <w:numId w:val="48"/>
        </w:numPr>
        <w:spacing w:before="0" w:after="0"/>
        <w:ind w:hanging="450"/>
        <w:jc w:val="both"/>
        <w:rPr>
          <w:rFonts w:ascii="Times New Roman" w:eastAsia="SimSun" w:hAnsi="Times New Roman"/>
          <w:b w:val="0"/>
          <w:snapToGrid/>
          <w:color w:val="auto"/>
          <w:kern w:val="2"/>
          <w:sz w:val="24"/>
          <w:szCs w:val="24"/>
          <w:lang w:eastAsia="zh-CN" w:bidi="ar-SA"/>
        </w:rPr>
      </w:pPr>
      <w:r w:rsidRPr="00011EEF">
        <w:rPr>
          <w:rFonts w:ascii="Times New Roman" w:eastAsia="SimSun" w:hAnsi="Times New Roman"/>
          <w:i/>
          <w:snapToGrid/>
          <w:color w:val="auto"/>
          <w:kern w:val="2"/>
          <w:sz w:val="24"/>
          <w:szCs w:val="24"/>
          <w:lang w:eastAsia="zh-CN" w:bidi="ar-SA"/>
        </w:rPr>
        <w:t>Increased resolution feature-based methods</w:t>
      </w:r>
      <w:r w:rsidR="00E01C4D" w:rsidRPr="00011EEF">
        <w:rPr>
          <w:rFonts w:ascii="Times New Roman" w:eastAsia="SimSun" w:hAnsi="Times New Roman"/>
          <w:i/>
          <w:snapToGrid/>
          <w:color w:val="auto"/>
          <w:kern w:val="2"/>
          <w:sz w:val="24"/>
          <w:szCs w:val="24"/>
          <w:lang w:eastAsia="zh-CN" w:bidi="ar-SA"/>
        </w:rPr>
        <w:t>.</w:t>
      </w:r>
      <w:r w:rsidRPr="00011EEF">
        <w:rPr>
          <w:rFonts w:ascii="Times New Roman" w:eastAsia="SimSun" w:hAnsi="Times New Roman"/>
          <w:b w:val="0"/>
          <w:snapToGrid/>
          <w:color w:val="auto"/>
          <w:kern w:val="2"/>
          <w:sz w:val="24"/>
          <w:szCs w:val="24"/>
          <w:lang w:eastAsia="zh-CN" w:bidi="ar-SA"/>
        </w:rPr>
        <w:t xml:space="preserve"> Most conventional </w:t>
      </w:r>
      <w:proofErr w:type="spellStart"/>
      <w:r w:rsidRPr="00011EEF">
        <w:rPr>
          <w:rFonts w:ascii="Times New Roman" w:eastAsia="SimSun" w:hAnsi="Times New Roman"/>
          <w:b w:val="0"/>
          <w:snapToGrid/>
          <w:color w:val="auto"/>
          <w:kern w:val="2"/>
          <w:sz w:val="24"/>
          <w:szCs w:val="24"/>
          <w:lang w:eastAsia="zh-CN" w:bidi="ar-SA"/>
        </w:rPr>
        <w:t>ConvNets</w:t>
      </w:r>
      <w:proofErr w:type="spellEnd"/>
      <w:r w:rsidRPr="00011EEF">
        <w:rPr>
          <w:rFonts w:ascii="Times New Roman" w:eastAsia="SimSun" w:hAnsi="Times New Roman"/>
          <w:b w:val="0"/>
          <w:snapToGrid/>
          <w:color w:val="auto"/>
          <w:kern w:val="2"/>
          <w:sz w:val="24"/>
          <w:szCs w:val="24"/>
          <w:lang w:eastAsia="zh-CN" w:bidi="ar-SA"/>
        </w:rPr>
        <w:t xml:space="preserve"> produce relatively coarse and low-resolution feature maps due to max-pooling and down-sampling operations which often sacrifice the spatial resolution. This thus requires the low-resolution features to be mapped to input resolution for accurate classification. The mapping function produces high-resolution features required for accurate boundary localization and classification. Increased resolution feature-based methods attempt to preserve the spatial dimensions through </w:t>
      </w:r>
      <w:proofErr w:type="spellStart"/>
      <w:r w:rsidRPr="00011EEF">
        <w:rPr>
          <w:rFonts w:ascii="Times New Roman" w:eastAsia="SimSun" w:hAnsi="Times New Roman"/>
          <w:b w:val="0"/>
          <w:snapToGrid/>
          <w:color w:val="auto"/>
          <w:kern w:val="2"/>
          <w:sz w:val="24"/>
          <w:szCs w:val="24"/>
          <w:lang w:eastAsia="zh-CN" w:bidi="ar-SA"/>
        </w:rPr>
        <w:t>atrous</w:t>
      </w:r>
      <w:proofErr w:type="spellEnd"/>
      <w:r w:rsidRPr="00011EEF">
        <w:rPr>
          <w:rFonts w:ascii="Times New Roman" w:eastAsia="SimSun" w:hAnsi="Times New Roman"/>
          <w:b w:val="0"/>
          <w:snapToGrid/>
          <w:color w:val="auto"/>
          <w:kern w:val="2"/>
          <w:sz w:val="24"/>
          <w:szCs w:val="24"/>
          <w:lang w:eastAsia="zh-CN" w:bidi="ar-SA"/>
        </w:rPr>
        <w:t xml:space="preserve"> convolution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&lt;EndNote&gt;&lt;Cite&gt;&lt;Author&gt;Chen&lt;/Author&gt;&lt;Year&gt;2017&lt;/Year&gt;&lt;RecNum&gt;516&lt;/RecNum&gt;&lt;DisplayText&gt;(Chen et al., 2017b)&lt;/DisplayText&gt;&lt;record&gt;&lt;rec-number&gt;516&lt;/rec-number&gt;&lt;foreign-keys&gt;&lt;key app="EN" db-id="9tzztt9fztrewoefrsoxzf5nddss0awxvzs0" timestamp="1603720353"&gt;516&lt;/key&gt;&lt;/foreign-keys&gt;&lt;ref-type name="Journal Article"&gt;17&lt;/ref-type&gt;&lt;contributors&gt;&lt;authors&gt;&lt;author&gt;Chen, Liang-Chieh&lt;/author&gt;&lt;author&gt;Papandreou, George&lt;/author&gt;&lt;author&gt;Schroff, Florian&lt;/author&gt;&lt;author&gt;Adam, Hartwig&lt;/author&gt;&lt;/authors&gt;&lt;/contributors&gt;&lt;titles&gt;&lt;title&gt;Rethinking Atrous Convolution for Semantic Image Segmentation&lt;/title&gt;&lt;/titles&gt;&lt;dates&gt;&lt;year&gt;2017&lt;/year&gt;&lt;pub-dates&gt;&lt;date&gt;06/17&lt;/date&gt;&lt;/pub-dates&gt;&lt;/dates&gt;&lt;urls&gt;&lt;/urls&gt;&lt;/record&gt;&lt;/Cite&gt;&lt;/EndNote&gt;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(Chen et al., 2017b)</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also referred to as dilated convolution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PEVuZE5vdGU+PENpdGU+PEF1dGhvcj5XYW5nPC9BdXRob3I+PFllYXI+MjAxODwvWWVhcj48UmVj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</w:fldData>
        </w:fldChar>
      </w:r>
      <w:r w:rsidR="00B16786"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PEVuZE5vdGU+PENpdGU+PEF1dGhvcj5XYW5nPC9BdXRob3I+PFllYXI+MjAxODwvWWVhcj48UmVj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</w:fldData>
        </w:fldChar>
      </w:r>
      <w:r w:rsidR="00B16786"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(Wang et al.,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which helps to attain high-resolution feature maps for semantic segmentation tasks. In dilated convolution, the dilation rate defines “the space between the values in a kernel” in the convolution layer. This </w:t>
      </w:r>
      <w:r w:rsidRPr="008F601D">
        <w:rPr>
          <w:rFonts w:ascii="Times New Roman" w:eastAsia="SimSun" w:hAnsi="Times New Roman"/>
          <w:b w:val="0"/>
          <w:snapToGrid/>
          <w:color w:val="auto"/>
          <w:kern w:val="2"/>
          <w:sz w:val="24"/>
          <w:szCs w:val="24"/>
          <w:lang w:eastAsia="zh-CN" w:bidi="ar-SA"/>
        </w:rPr>
        <w:lastRenderedPageBreak/>
        <w:t xml:space="preserve">rate can be expanded without losing spatial resolution. Various studies have employed resolution based methods and achieved promising results in semantic segmentation tasks. </w:t>
      </w:r>
      <w:proofErr w:type="spellStart"/>
      <w:r w:rsidRPr="008F601D">
        <w:rPr>
          <w:rFonts w:ascii="Times New Roman" w:eastAsia="SimSun" w:hAnsi="Times New Roman"/>
          <w:b w:val="0"/>
          <w:snapToGrid/>
          <w:color w:val="auto"/>
          <w:kern w:val="2"/>
          <w:sz w:val="24"/>
          <w:szCs w:val="24"/>
          <w:lang w:eastAsia="zh-CN" w:bidi="ar-SA"/>
        </w:rPr>
        <w:t>DeepLab</w:t>
      </w:r>
      <w:proofErr w:type="spellEnd"/>
      <w:r w:rsidRPr="008F601D">
        <w:rPr>
          <w:rFonts w:ascii="Times New Roman" w:eastAsia="SimSun" w:hAnsi="Times New Roman"/>
          <w:b w:val="0"/>
          <w:snapToGrid/>
          <w:color w:val="auto"/>
          <w:kern w:val="2"/>
          <w:sz w:val="24"/>
          <w:szCs w:val="24"/>
          <w:lang w:eastAsia="zh-CN" w:bidi="ar-SA"/>
        </w:rPr>
        <w:t xml:space="preserve"> and its variants, dilated convolutions module, SQ Network, HDC, DRN, and DDSPP are some of the semantic segmentation networks based on increased resolution feature-based methods.</w:t>
      </w:r>
    </w:p>
    <w:p w14:paraId="4F766170" w14:textId="77777777" w:rsidR="00A61D00" w:rsidRPr="008F601D" w:rsidRDefault="00A61D00" w:rsidP="005630A2">
      <w:pPr>
        <w:pStyle w:val="MDPI21heading1"/>
        <w:numPr>
          <w:ilvl w:val="0"/>
          <w:numId w:val="48"/>
        </w:numPr>
        <w:spacing w:before="0" w:after="0"/>
        <w:ind w:hanging="45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Semi and weakly supervised semantic segmentation</w:t>
      </w:r>
      <w:r w:rsidRPr="008F601D">
        <w:rPr>
          <w:rFonts w:ascii="Times New Roman" w:eastAsia="SimSun" w:hAnsi="Times New Roman"/>
          <w:b w:val="0"/>
          <w:snapToGrid/>
          <w:color w:val="auto"/>
          <w:kern w:val="2"/>
          <w:sz w:val="24"/>
          <w:szCs w:val="24"/>
          <w:lang w:eastAsia="zh-CN" w:bidi="ar-SA"/>
        </w:rPr>
        <w:t xml:space="preserve"> are methods and approaches that have been proposed to overcome the data insufficiency for various image processing tasks. These approaches employ fine-tuning of pre-trained networks for object recognition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&lt;EndNote&gt;&lt;Cite&gt;&lt;Author&gt;Feng&lt;/Author&gt;&lt;Year&gt;2019&lt;/Year&gt;&lt;RecNum&gt;503&lt;/RecNum&gt;&lt;DisplayText&gt;(Feng and Wang, 2019)&lt;/DisplayText&gt;&lt;record&gt;&lt;rec-number&gt;503&lt;/rec-number&gt;&lt;foreign-keys&gt;&lt;key app="EN" db-id="9tzztt9fztrewoefrsoxzf5nddss0awxvzs0" timestamp="1603720353"&gt;503&lt;/key&gt;&lt;/foreign-keys&gt;&lt;ref-type name="Conference Proceedings"&gt;10&lt;/ref-type&gt;&lt;contributors&gt;&lt;authors&gt;&lt;author&gt;Y. Feng&lt;/author&gt;&lt;author&gt;L. Wang&lt;/author&gt;&lt;/authors&gt;&lt;/contributors&gt;&lt;titles&gt;&lt;title&gt;A Weakly-Supervised Approach for Semantic Segmentation&lt;/title&gt;&lt;secondary-title&gt;2019 IEEE 3rd Information Technology, Networking, Electronic and Automation Control Conference (ITNEC)&lt;/secondary-title&gt;&lt;alt-title&gt;2019 IEEE 3rd Information Technology, Networking, Electronic and Automation Control Conference (ITNEC)&lt;/alt-title&gt;&lt;/titles&gt;&lt;pages&gt;2311-2314&lt;/pages&gt;&lt;keywords&gt;&lt;keyword&gt;computer vision&lt;/keyword&gt;&lt;keyword&gt;feature extraction&lt;/keyword&gt;&lt;keyword&gt;gradient methods&lt;/keyword&gt;&lt;keyword&gt;image reconstruction&lt;/keyword&gt;&lt;keyword&gt;image segmentation&lt;/keyword&gt;&lt;keyword&gt;learning (artificial intelligence)&lt;/keyword&gt;&lt;keyword&gt;matrix decomposition&lt;/keyword&gt;&lt;keyword&gt;neural nets&lt;/keyword&gt;&lt;keyword&gt;optimisation&lt;/keyword&gt;&lt;keyword&gt;pattern clustering&lt;/keyword&gt;&lt;keyword&gt;probability&lt;/keyword&gt;&lt;keyword&gt;weakly-supervised approach&lt;/keyword&gt;&lt;keyword&gt;semantic segmentation&lt;/keyword&gt;&lt;keyword&gt;deep learning&lt;/keyword&gt;&lt;keyword&gt;computer vision tasks&lt;/keyword&gt;&lt;keyword&gt;neural networks&lt;/keyword&gt;&lt;keyword&gt;image level labels&lt;/keyword&gt;&lt;keyword&gt;nonnegative matrix factorization&lt;/keyword&gt;&lt;keyword&gt;gradient optimization&lt;/keyword&gt;&lt;keyword&gt;minibatch k-means approach&lt;/keyword&gt;&lt;keyword&gt;Semantics&lt;/keyword&gt;&lt;keyword&gt;Training&lt;/keyword&gt;&lt;keyword&gt;Sparse matrices&lt;/keyword&gt;&lt;keyword&gt;weakly-supervised learninh&lt;/keyword&gt;&lt;keyword&gt;non-negative matrix factorization&lt;/keyword&gt;&lt;/keywords&gt;&lt;dates&gt;&lt;year&gt;2019&lt;/year&gt;&lt;pub-dates&gt;&lt;date&gt;15-17 March 2019&lt;/date&gt;&lt;/pub-dates&gt;&lt;/dates&gt;&lt;urls&gt;&lt;/urls&gt;&lt;electronic-resource-num&gt;10.1109/ITNEC.2019.8729018&lt;/electronic-resource-num&gt;&lt;/record&gt;&lt;/Cite&gt;&lt;/EndNote&gt;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(Feng and Wang, 2019)</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where image labels are used to carry out weakly supervised segmentation task. Using this approach, the network learns pixel-level semantic segmentation from weak image labels to indicate the presence or absence of an object where weak annotations are combined with a small number of strong annotations to train DCNN. Networks such as </w:t>
      </w:r>
      <w:proofErr w:type="spellStart"/>
      <w:r w:rsidRPr="008F601D">
        <w:rPr>
          <w:rFonts w:ascii="Times New Roman" w:eastAsia="SimSun" w:hAnsi="Times New Roman"/>
          <w:b w:val="0"/>
          <w:snapToGrid/>
          <w:color w:val="auto"/>
          <w:kern w:val="2"/>
          <w:sz w:val="24"/>
          <w:szCs w:val="24"/>
          <w:lang w:eastAsia="zh-CN" w:bidi="ar-SA"/>
        </w:rPr>
        <w:t>DecoupledNet</w:t>
      </w:r>
      <w:proofErr w:type="spellEnd"/>
      <w:r w:rsidRPr="008F601D">
        <w:rPr>
          <w:rFonts w:ascii="Times New Roman" w:eastAsia="SimSun" w:hAnsi="Times New Roman"/>
          <w:b w:val="0"/>
          <w:snapToGrid/>
          <w:color w:val="auto"/>
          <w:kern w:val="2"/>
          <w:sz w:val="24"/>
          <w:szCs w:val="24"/>
          <w:lang w:eastAsia="zh-CN" w:bidi="ar-SA"/>
        </w:rPr>
        <w:t xml:space="preserve">, </w:t>
      </w:r>
      <w:proofErr w:type="spellStart"/>
      <w:r w:rsidRPr="008F601D">
        <w:rPr>
          <w:rFonts w:ascii="Times New Roman" w:eastAsia="SimSun" w:hAnsi="Times New Roman"/>
          <w:b w:val="0"/>
          <w:snapToGrid/>
          <w:color w:val="auto"/>
          <w:kern w:val="2"/>
          <w:sz w:val="24"/>
          <w:szCs w:val="24"/>
          <w:lang w:eastAsia="zh-CN" w:bidi="ar-SA"/>
        </w:rPr>
        <w:t>BoxSup</w:t>
      </w:r>
      <w:proofErr w:type="spellEnd"/>
      <w:r w:rsidRPr="008F601D">
        <w:rPr>
          <w:rFonts w:ascii="Times New Roman" w:eastAsia="SimSun" w:hAnsi="Times New Roman"/>
          <w:b w:val="0"/>
          <w:snapToGrid/>
          <w:color w:val="auto"/>
          <w:kern w:val="2"/>
          <w:sz w:val="24"/>
          <w:szCs w:val="24"/>
          <w:lang w:eastAsia="zh-CN" w:bidi="ar-SA"/>
        </w:rPr>
        <w:t xml:space="preserve">, and MIL-FCN are some of the networks that have shown remarkable performance in semantic segmentation tasks and object boundary delineation using weak supervision. </w:t>
      </w:r>
    </w:p>
    <w:p w14:paraId="0B84D9D6" w14:textId="77777777" w:rsidR="00A61D00" w:rsidRPr="008F601D" w:rsidRDefault="009773B6" w:rsidP="009773B6">
      <w:pPr>
        <w:numPr>
          <w:ilvl w:val="1"/>
          <w:numId w:val="25"/>
        </w:numPr>
        <w:rPr>
          <w:rFonts w:ascii="Times New Roman" w:hAnsi="Times New Roman"/>
          <w:bCs/>
          <w:i/>
          <w:sz w:val="24"/>
        </w:rPr>
      </w:pPr>
      <w:r w:rsidRPr="008F601D">
        <w:rPr>
          <w:rFonts w:ascii="Times New Roman" w:hAnsi="Times New Roman"/>
          <w:bCs/>
          <w:i/>
          <w:sz w:val="24"/>
        </w:rPr>
        <w:t>Current t</w:t>
      </w:r>
      <w:r w:rsidR="00392563" w:rsidRPr="008F601D">
        <w:rPr>
          <w:rFonts w:ascii="Times New Roman" w:hAnsi="Times New Roman"/>
          <w:bCs/>
          <w:i/>
          <w:sz w:val="24"/>
        </w:rPr>
        <w:t>rends</w:t>
      </w:r>
      <w:r w:rsidR="006450B6" w:rsidRPr="008F601D">
        <w:rPr>
          <w:rFonts w:ascii="Times New Roman" w:hAnsi="Times New Roman"/>
          <w:bCs/>
          <w:i/>
          <w:sz w:val="24"/>
        </w:rPr>
        <w:t xml:space="preserve"> and perspectives</w:t>
      </w:r>
    </w:p>
    <w:p w14:paraId="02A5998C" w14:textId="0966BA91"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Pre-training and fine-tuning</w:t>
      </w:r>
      <w:r w:rsidR="008431C4" w:rsidRPr="00011EEF">
        <w:rPr>
          <w:rFonts w:ascii="Times New Roman" w:eastAsia="SimSun" w:hAnsi="Times New Roman"/>
          <w:i/>
          <w:snapToGrid/>
          <w:color w:val="auto"/>
          <w:kern w:val="2"/>
          <w:sz w:val="24"/>
          <w:szCs w:val="24"/>
          <w:lang w:eastAsia="zh-CN" w:bidi="ar-SA"/>
        </w:rPr>
        <w:t xml:space="preserve"> </w:t>
      </w:r>
      <w:r w:rsidR="008431C4" w:rsidRPr="00011EEF">
        <w:rPr>
          <w:rFonts w:ascii="Times New Roman" w:eastAsia="SimSun" w:hAnsi="Times New Roman"/>
          <w:b w:val="0"/>
          <w:snapToGrid/>
          <w:color w:val="auto"/>
          <w:kern w:val="2"/>
          <w:sz w:val="24"/>
          <w:szCs w:val="24"/>
          <w:lang w:eastAsia="zh-CN" w:bidi="ar-SA"/>
        </w:rPr>
        <w:t>– as discussed earlier</w:t>
      </w:r>
      <w:ins w:id="520" w:author="Windows User" w:date="2020-12-29T10:51:00Z">
        <w:r w:rsidR="003C651B">
          <w:rPr>
            <w:rFonts w:ascii="Times New Roman" w:eastAsia="SimSun" w:hAnsi="Times New Roman"/>
            <w:b w:val="0"/>
            <w:snapToGrid/>
            <w:color w:val="auto"/>
            <w:kern w:val="2"/>
            <w:sz w:val="24"/>
            <w:szCs w:val="24"/>
            <w:lang w:eastAsia="zh-CN" w:bidi="ar-SA"/>
          </w:rPr>
          <w:t xml:space="preserve"> in </w:t>
        </w:r>
        <w:proofErr w:type="gramStart"/>
        <w:r w:rsidR="003C651B">
          <w:rPr>
            <w:rFonts w:ascii="Times New Roman" w:eastAsia="SimSun" w:hAnsi="Times New Roman"/>
            <w:b w:val="0"/>
            <w:snapToGrid/>
            <w:color w:val="auto"/>
            <w:kern w:val="2"/>
            <w:sz w:val="24"/>
            <w:szCs w:val="24"/>
            <w:lang w:eastAsia="zh-CN" w:bidi="ar-SA"/>
          </w:rPr>
          <w:t xml:space="preserve">section </w:t>
        </w:r>
      </w:ins>
      <w:r w:rsidR="008431C4" w:rsidRPr="00011EEF">
        <w:rPr>
          <w:rFonts w:ascii="Times New Roman" w:eastAsia="SimSun" w:hAnsi="Times New Roman"/>
          <w:b w:val="0"/>
          <w:snapToGrid/>
          <w:color w:val="auto"/>
          <w:kern w:val="2"/>
          <w:sz w:val="24"/>
          <w:szCs w:val="24"/>
          <w:lang w:eastAsia="zh-CN" w:bidi="ar-SA"/>
        </w:rPr>
        <w:t>,</w:t>
      </w:r>
      <w:proofErr w:type="gramEnd"/>
      <w:r w:rsidRPr="00011EEF">
        <w:rPr>
          <w:rFonts w:ascii="Times New Roman" w:eastAsia="SimSun" w:hAnsi="Times New Roman"/>
          <w:b w:val="0"/>
          <w:snapToGrid/>
          <w:color w:val="auto"/>
          <w:kern w:val="2"/>
          <w:sz w:val="24"/>
          <w:szCs w:val="24"/>
          <w:lang w:eastAsia="zh-CN" w:bidi="ar-SA"/>
        </w:rPr>
        <w:t xml:space="preserve"> </w:t>
      </w:r>
      <w:proofErr w:type="spellStart"/>
      <w:r w:rsidR="008431C4" w:rsidRPr="00011EEF">
        <w:rPr>
          <w:rFonts w:ascii="Times New Roman" w:eastAsia="SimSun" w:hAnsi="Times New Roman"/>
          <w:b w:val="0"/>
          <w:snapToGrid/>
          <w:color w:val="auto"/>
          <w:kern w:val="2"/>
          <w:sz w:val="24"/>
          <w:szCs w:val="24"/>
          <w:lang w:eastAsia="zh-CN" w:bidi="ar-SA"/>
        </w:rPr>
        <w:t>pretraining</w:t>
      </w:r>
      <w:proofErr w:type="spellEnd"/>
      <w:r w:rsidR="008431C4" w:rsidRPr="00011EEF">
        <w:rPr>
          <w:rFonts w:ascii="Times New Roman" w:eastAsia="SimSun" w:hAnsi="Times New Roman"/>
          <w:b w:val="0"/>
          <w:snapToGrid/>
          <w:color w:val="auto"/>
          <w:kern w:val="2"/>
          <w:sz w:val="24"/>
          <w:szCs w:val="24"/>
          <w:lang w:eastAsia="zh-CN" w:bidi="ar-SA"/>
        </w:rPr>
        <w:t xml:space="preserve"> and fine-tuning</w:t>
      </w:r>
      <w:r w:rsidRPr="00011EEF">
        <w:rPr>
          <w:rFonts w:ascii="Times New Roman" w:eastAsia="SimSun" w:hAnsi="Times New Roman"/>
          <w:b w:val="0"/>
          <w:snapToGrid/>
          <w:color w:val="auto"/>
          <w:kern w:val="2"/>
          <w:sz w:val="24"/>
          <w:szCs w:val="24"/>
          <w:lang w:eastAsia="zh-CN" w:bidi="ar-SA"/>
        </w:rPr>
        <w:t xml:space="preserve"> have proven very helpful in many computer vision tasks for training DCNNs. Following these approaches, prior trained networks for a given task are adapted to a given target task. Usually, the feature extraction network is pre-trained on a large image classiﬁcation dataset (such as ImageNet</w:t>
      </w:r>
      <w:r w:rsidR="00AE0576" w:rsidRPr="00011EEF">
        <w:rPr>
          <w:rFonts w:ascii="Times New Roman" w:eastAsia="SimSun" w:hAnsi="Times New Roman"/>
          <w:b w:val="0"/>
          <w:snapToGrid/>
          <w:color w:val="auto"/>
          <w:kern w:val="2"/>
          <w:sz w:val="24"/>
          <w:szCs w:val="24"/>
          <w:lang w:eastAsia="zh-CN" w:bidi="ar-SA"/>
        </w:rPr>
        <w:t xml:space="preserve"> and other datasets indicated earlier</w:t>
      </w:r>
      <w:r w:rsidRPr="00011EEF">
        <w:rPr>
          <w:rFonts w:ascii="Times New Roman" w:eastAsia="SimSun" w:hAnsi="Times New Roman"/>
          <w:b w:val="0"/>
          <w:snapToGrid/>
          <w:color w:val="auto"/>
          <w:kern w:val="2"/>
          <w:sz w:val="24"/>
          <w:szCs w:val="24"/>
          <w:lang w:eastAsia="zh-CN" w:bidi="ar-SA"/>
        </w:rPr>
        <w:t xml:space="preserve">) and later used in a different dataset with varying class labels and feature distributions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&lt;EndNote&gt;&lt;Cite&gt;&lt;Author&gt;Long&lt;/Author&gt;&lt;Year&gt;2015&lt;/Year&gt;&lt;RecNum&gt;12&lt;/RecNum&gt;&lt;DisplayText&gt;(Long et al., 2015a)&lt;/DisplayText&gt;&lt;record&gt;&lt;rec-number&gt;12&lt;/rec-number&gt;&lt;foreign-keys&gt;&lt;key app="EN" db-id="fspe090xm2sf0nef9aapp9tezvaxx5av9vr9" timestamp="1604388852"&gt;12&lt;/key&gt;&lt;/foreign-keys&gt;&lt;ref-type name="Journal Article"&gt;17&lt;/ref-type&gt;&lt;contributors&gt;&lt;authors&gt;&lt;author&gt;Jonathan Long&lt;/author&gt;&lt;author&gt;Evan Shelhamer&lt;/author&gt;&lt;author&gt;Trevor Darrell&lt;/author&gt;&lt;/authors&gt;&lt;/contributors&gt;&lt;titles&gt;&lt;title&gt;Fully Convolutional Networks for Semantic Segmentation&lt;/title&gt;&lt;/titles&gt;&lt;dates&gt;&lt;year&gt;2015&lt;/year&gt;&lt;/dates&gt;&lt;urls&gt;&lt;/urls&gt;&lt;/record&gt;&lt;/Cite&gt;&lt;/EndNote&gt;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(Long et al., 2015a)</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r w:rsidR="00AE0576" w:rsidRPr="008F601D">
        <w:rPr>
          <w:rFonts w:ascii="Times New Roman" w:eastAsia="SimSun" w:hAnsi="Times New Roman"/>
          <w:b w:val="0"/>
          <w:snapToGrid/>
          <w:color w:val="auto"/>
          <w:kern w:val="2"/>
          <w:sz w:val="24"/>
          <w:szCs w:val="24"/>
          <w:lang w:eastAsia="zh-CN" w:bidi="ar-SA"/>
        </w:rPr>
        <w:t>Also</w:t>
      </w:r>
      <w:r w:rsidRPr="008F601D">
        <w:rPr>
          <w:rFonts w:ascii="Times New Roman" w:eastAsia="SimSun" w:hAnsi="Times New Roman"/>
          <w:b w:val="0"/>
          <w:snapToGrid/>
          <w:color w:val="auto"/>
          <w:kern w:val="2"/>
          <w:sz w:val="24"/>
          <w:szCs w:val="24"/>
          <w:lang w:eastAsia="zh-CN" w:bidi="ar-SA"/>
        </w:rPr>
        <w:t>, synthetic data have successfully been used to achieve this objective instead of real data. Generated synthetic data have been used to initialize weigh</w:t>
      </w:r>
      <w:ins w:id="521" w:author="Windows User" w:date="2020-12-29T10:53:00Z">
        <w:r w:rsidR="003C651B">
          <w:rPr>
            <w:rFonts w:ascii="Times New Roman" w:eastAsia="SimSun" w:hAnsi="Times New Roman"/>
            <w:b w:val="0"/>
            <w:snapToGrid/>
            <w:color w:val="auto"/>
            <w:kern w:val="2"/>
            <w:sz w:val="24"/>
            <w:szCs w:val="24"/>
            <w:lang w:eastAsia="zh-CN" w:bidi="ar-SA"/>
          </w:rPr>
          <w:t>t</w:t>
        </w:r>
      </w:ins>
      <w:r w:rsidRPr="008F601D">
        <w:rPr>
          <w:rFonts w:ascii="Times New Roman" w:eastAsia="SimSun" w:hAnsi="Times New Roman"/>
          <w:b w:val="0"/>
          <w:snapToGrid/>
          <w:color w:val="auto"/>
          <w:kern w:val="2"/>
          <w:sz w:val="24"/>
          <w:szCs w:val="24"/>
          <w:lang w:eastAsia="zh-CN" w:bidi="ar-SA"/>
        </w:rPr>
        <w:t xml:space="preserve">s in an end-to-end semantic segmentation network where the network is later fine-tuned with real multispectral data.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&lt;EndNote&gt;&lt;Cite&gt;&lt;Author&gt;Kemker&lt;/Author&gt;&lt;Year&gt;2018&lt;/Year&gt;&lt;RecNum&gt;13&lt;/RecNum&gt;&lt;DisplayText&gt;(Kemker et al., 2018)&lt;/DisplayText&gt;&lt;record&gt;&lt;rec-number&gt;13&lt;/rec-number&gt;&lt;foreign-keys&gt;&lt;key app="EN" db-id="fspe090xm2sf0nef9aapp9tezvaxx5av9vr9" timestamp="1604388852"&gt;13&lt;/key&gt;&lt;/foreign-keys&gt;&lt;ref-type name="Journal Article"&gt;17&lt;/ref-type&gt;&lt;contributors&gt;&lt;authors&gt;&lt;author&gt;Kemker, Ronald&lt;/author&gt;&lt;author&gt;Salvaggio, Carl&lt;/author&gt;&lt;author&gt;Kanan, Christopher&lt;/author&gt;&lt;/authors&gt;&lt;/contributors&gt;&lt;titles&gt;&lt;title&gt;Algorithms for semantic segmentation of multispectral remote sensing imagery using deep learning&lt;/title&gt;&lt;secondary-title&gt;ISPRS Journal of Photogrammetry and Remote Sensing&lt;/secondary-title&gt;&lt;/titles&gt;&lt;periodical&gt;&lt;full-title&gt;ISPRS Journal of Photogrammetry and Remote Sensing&lt;/full-title&gt;&lt;/periodical&gt;&lt;pages&gt;60-77&lt;/pages&gt;&lt;volume&gt;145&lt;/volume&gt;&lt;section&gt;60&lt;/section&gt;&lt;dates&gt;&lt;year&gt;2018&lt;/year&gt;&lt;/dates&gt;&lt;isbn&gt;09242716&lt;/isbn&gt;&lt;urls&gt;&lt;/urls&gt;&lt;electronic-resource-num&gt;10.1016/j.isprsjprs.2018.04.014&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(Kemker et al.,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used Digital Imaging and Remote Sensing Image Generation (DIRSIG) modeling software to generate vast amounts of synthetic Multispectral Images (MSI) and matching label maps. The results show that the approach outperforms traditional classifiers and unsupervised feature extraction techniques. Other studies combined CNN and RNN to pre-train and fine-tune their networks with pseudo labels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(Wu and Prasad, 2018)</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while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&lt;EndNote&gt;&lt;Cite&gt;&lt;Author&gt;Zheng&lt;/Author&gt;&lt;Year&gt;2019&lt;/Year&gt;&lt;RecNum&gt;501&lt;/RecNum&gt;&lt;DisplayText&gt;(Zheng et al., 2019a)&lt;/DisplayText&gt;&lt;record&gt;&lt;rec-number&gt;501&lt;/rec-number&gt;&lt;foreign-keys&gt;&lt;key app="EN" db-id="9tzztt9fztrewoefrsoxzf5nddss0awxvzs0" timestamp="1603720353"&gt;501&lt;/key&gt;&lt;/foreign-keys&gt;&lt;ref-type name="Journal Article"&gt;17&lt;/ref-type&gt;&lt;contributors&gt;&lt;authors&gt;&lt;author&gt;Q. Zheng&lt;/author&gt;&lt;author&gt;J. Chen&lt;/author&gt;&lt;author&gt;P. Huang&lt;/author&gt;&lt;author&gt;R. Hu&lt;/author&gt;&lt;/authors&gt;&lt;/contributors&gt;&lt;titles&gt;&lt;title&gt;Urban scene semantic segmentation with insufficient labeled data&lt;/title&gt;&lt;secondary-title&gt;China Communications&lt;/secondary-title&gt;&lt;/titles&gt;&lt;periodical&gt;&lt;full-title&gt;China Communications&lt;/full-title&gt;&lt;/periodical&gt;&lt;pages&gt;212-221&lt;/pages&gt;&lt;volume&gt;16&lt;/volume&gt;&lt;number&gt;11&lt;/number&gt;&lt;keywords&gt;&lt;keyword&gt;image annotation&lt;/keyword&gt;&lt;keyword&gt;image segmentation&lt;/keyword&gt;&lt;keyword&gt;learning (artificial intelligence)&lt;/keyword&gt;&lt;keyword&gt;urban scene images&lt;/keyword&gt;&lt;keyword&gt;abundant unlabeled data&lt;/keyword&gt;&lt;keyword&gt;segmentation model&lt;/keyword&gt;&lt;keyword&gt;insufficient labeled data&lt;/keyword&gt;&lt;keyword&gt;reinforcement learning&lt;/keyword&gt;&lt;keyword&gt;scale labeled data&lt;/keyword&gt;&lt;keyword&gt;urban scene semantic segmentation&lt;/keyword&gt;&lt;keyword&gt;enabling factor&lt;/keyword&gt;&lt;keyword&gt;deep learning&lt;/keyword&gt;&lt;keyword&gt;semantic segmentation tasks&lt;/keyword&gt;&lt;keyword&gt;high-capacity models&lt;/keyword&gt;&lt;keyword&gt;pixel-level annotation process&lt;/keyword&gt;&lt;keyword&gt;Semantics&lt;/keyword&gt;&lt;keyword&gt;Training&lt;/keyword&gt;&lt;keyword&gt;Data models&lt;/keyword&gt;&lt;keyword&gt;Gallium nitride&lt;/keyword&gt;&lt;keyword&gt;Labeling&lt;/keyword&gt;&lt;keyword&gt;semantic segmentation&lt;/keyword&gt;&lt;keyword&gt;semi-supervised learning&lt;/keyword&gt;&lt;/keywords&gt;&lt;dates&gt;&lt;year&gt;2019&lt;/year&gt;&lt;/dates&gt;&lt;isbn&gt;1673-5447&lt;/isbn&gt;&lt;urls&gt;&lt;/urls&gt;&lt;electronic-resource-num&gt;10.23919/JCC.2019.11.017&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(Zheng et al., 2019a)</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employed reinforcement learning to achieve urban segmentation. Following the transfer learning concept, </w:t>
      </w:r>
      <w:r w:rsidR="0077223E" w:rsidRPr="008F601D">
        <w:rPr>
          <w:rFonts w:ascii="Times New Roman" w:eastAsia="SimSun" w:hAnsi="Times New Roman"/>
          <w:b w:val="0"/>
          <w:snapToGrid/>
          <w:color w:val="auto"/>
          <w:kern w:val="2"/>
          <w:sz w:val="24"/>
          <w:szCs w:val="24"/>
          <w:lang w:eastAsia="zh-CN" w:bidi="ar-SA"/>
        </w:rPr>
        <w:t>HSI</w:t>
      </w:r>
      <w:r w:rsidRPr="008F601D">
        <w:rPr>
          <w:rFonts w:ascii="Times New Roman" w:eastAsia="SimSun" w:hAnsi="Times New Roman"/>
          <w:b w:val="0"/>
          <w:snapToGrid/>
          <w:color w:val="auto"/>
          <w:kern w:val="2"/>
          <w:sz w:val="24"/>
          <w:szCs w:val="24"/>
          <w:lang w:eastAsia="zh-CN" w:bidi="ar-SA"/>
        </w:rPr>
        <w:t xml:space="preserve"> semantic segmentation has been achieved using DL despite limited training data</w:t>
      </w:r>
      <w:r w:rsidR="0023446D" w:rsidRPr="008F601D">
        <w:rPr>
          <w:rFonts w:ascii="Times New Roman" w:eastAsia="SimSun" w:hAnsi="Times New Roman"/>
          <w:b w:val="0"/>
          <w:snapToGrid/>
          <w:color w:val="auto"/>
          <w:kern w:val="2"/>
          <w:sz w:val="24"/>
          <w:szCs w:val="24"/>
          <w:lang w:eastAsia="zh-CN" w:bidi="ar-SA"/>
        </w:rPr>
        <w:t xml:space="preserve"> constraint</w:t>
      </w:r>
      <w:r w:rsidR="000B4F80" w:rsidRPr="008F601D">
        <w:rPr>
          <w:rFonts w:ascii="Times New Roman" w:eastAsia="SimSun" w:hAnsi="Times New Roman"/>
          <w:b w:val="0"/>
          <w:snapToGrid/>
          <w:color w:val="auto"/>
          <w:kern w:val="2"/>
          <w:sz w:val="24"/>
          <w:szCs w:val="24"/>
          <w:lang w:eastAsia="zh-CN" w:bidi="ar-SA"/>
        </w:rPr>
        <w:t>s</w:t>
      </w:r>
      <w:r w:rsidRPr="008F601D">
        <w:rPr>
          <w:rFonts w:ascii="Times New Roman" w:eastAsia="SimSun" w:hAnsi="Times New Roman"/>
          <w:b w:val="0"/>
          <w:snapToGrid/>
          <w:color w:val="auto"/>
          <w:kern w:val="2"/>
          <w:sz w:val="24"/>
          <w:szCs w:val="24"/>
          <w:lang w:eastAsia="zh-CN" w:bidi="ar-SA"/>
        </w:rPr>
        <w:t xml:space="preserve">.  </w:t>
      </w:r>
    </w:p>
    <w:p w14:paraId="2600492E" w14:textId="77777777" w:rsidR="00A61D00" w:rsidRPr="008F601D" w:rsidRDefault="00A61D00" w:rsidP="005630A2">
      <w:pPr>
        <w:pStyle w:val="MDPI21heading1"/>
        <w:ind w:firstLine="360"/>
        <w:jc w:val="both"/>
        <w:rPr>
          <w:rFonts w:ascii="Times New Roman" w:eastAsia="SimSun" w:hAnsi="Times New Roman"/>
          <w:b w:val="0"/>
          <w:snapToGrid/>
          <w:color w:val="auto"/>
          <w:kern w:val="2"/>
          <w:sz w:val="24"/>
          <w:szCs w:val="24"/>
          <w:lang w:eastAsia="zh-CN" w:bidi="ar-SA"/>
        </w:rPr>
      </w:pPr>
      <w:proofErr w:type="spellStart"/>
      <w:r w:rsidRPr="008F601D">
        <w:rPr>
          <w:rFonts w:ascii="Times New Roman" w:eastAsia="SimSun" w:hAnsi="Times New Roman"/>
          <w:i/>
          <w:snapToGrid/>
          <w:color w:val="auto"/>
          <w:kern w:val="2"/>
          <w:sz w:val="24"/>
          <w:szCs w:val="24"/>
          <w:lang w:eastAsia="zh-CN" w:bidi="ar-SA"/>
        </w:rPr>
        <w:t>Atrous</w:t>
      </w:r>
      <w:proofErr w:type="spellEnd"/>
      <w:r w:rsidRPr="008F601D">
        <w:rPr>
          <w:rFonts w:ascii="Times New Roman" w:eastAsia="SimSun" w:hAnsi="Times New Roman"/>
          <w:i/>
          <w:snapToGrid/>
          <w:color w:val="auto"/>
          <w:kern w:val="2"/>
          <w:sz w:val="24"/>
          <w:szCs w:val="24"/>
          <w:lang w:eastAsia="zh-CN" w:bidi="ar-SA"/>
        </w:rPr>
        <w:t xml:space="preserve"> </w:t>
      </w:r>
      <w:r w:rsidR="00F2594D" w:rsidRPr="00011EEF">
        <w:rPr>
          <w:rFonts w:ascii="Times New Roman" w:eastAsia="SimSun" w:hAnsi="Times New Roman"/>
          <w:i/>
          <w:snapToGrid/>
          <w:color w:val="auto"/>
          <w:kern w:val="2"/>
          <w:sz w:val="24"/>
          <w:szCs w:val="24"/>
          <w:lang w:eastAsia="zh-CN" w:bidi="ar-SA"/>
        </w:rPr>
        <w:t>Convolution</w:t>
      </w:r>
      <w:r w:rsidR="00F2594D" w:rsidRPr="00011EEF">
        <w:rPr>
          <w:rFonts w:ascii="Times New Roman" w:eastAsia="SimSun" w:hAnsi="Times New Roman"/>
          <w:b w:val="0"/>
          <w:snapToGrid/>
          <w:color w:val="auto"/>
          <w:kern w:val="2"/>
          <w:sz w:val="24"/>
          <w:szCs w:val="24"/>
          <w:lang w:eastAsia="zh-CN" w:bidi="ar-SA"/>
        </w:rPr>
        <w:t xml:space="preserve"> </w:t>
      </w:r>
      <w:r w:rsidR="00392563" w:rsidRPr="00011EEF">
        <w:rPr>
          <w:rFonts w:ascii="Times New Roman" w:eastAsia="SimSun" w:hAnsi="Times New Roman"/>
          <w:b w:val="0"/>
          <w:snapToGrid/>
          <w:color w:val="auto"/>
          <w:kern w:val="2"/>
          <w:sz w:val="24"/>
          <w:szCs w:val="24"/>
          <w:lang w:eastAsia="zh-CN" w:bidi="ar-SA"/>
        </w:rPr>
        <w:t xml:space="preserve">– Whereas </w:t>
      </w:r>
      <w:proofErr w:type="spellStart"/>
      <w:r w:rsidR="00392563" w:rsidRPr="00011EEF">
        <w:rPr>
          <w:rFonts w:ascii="Times New Roman" w:eastAsia="SimSun" w:hAnsi="Times New Roman"/>
          <w:b w:val="0"/>
          <w:snapToGrid/>
          <w:color w:val="auto"/>
          <w:kern w:val="2"/>
          <w:sz w:val="24"/>
          <w:szCs w:val="24"/>
          <w:lang w:eastAsia="zh-CN" w:bidi="ar-SA"/>
        </w:rPr>
        <w:t>atrous</w:t>
      </w:r>
      <w:proofErr w:type="spellEnd"/>
      <w:r w:rsidR="00392563" w:rsidRPr="00011EEF">
        <w:rPr>
          <w:rFonts w:ascii="Times New Roman" w:eastAsia="SimSun" w:hAnsi="Times New Roman"/>
          <w:b w:val="0"/>
          <w:snapToGrid/>
          <w:color w:val="auto"/>
          <w:kern w:val="2"/>
          <w:sz w:val="24"/>
          <w:szCs w:val="24"/>
          <w:lang w:eastAsia="zh-CN" w:bidi="ar-SA"/>
        </w:rPr>
        <w:t xml:space="preserve"> convolution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&lt;EndNote&gt;&lt;Cite&gt;&lt;Author&gt;Chen&lt;/Author&gt;&lt;Year&gt;2017&lt;/Year&gt;&lt;RecNum&gt;15&lt;/RecNum&gt;&lt;DisplayText&gt;(Chen et al., 2017a)&lt;/DisplayText&gt;&lt;record&gt;&lt;rec-number&gt;15&lt;/rec-number&gt;&lt;foreign-keys&gt;&lt;key app="EN" db-id="fspe090xm2sf0nef9aapp9tezvaxx5av9vr9" timestamp="1604388852"&gt;15&lt;/key&gt;&lt;/foreign-keys&gt;&lt;ref-type name="Journal Article"&gt;17&lt;/ref-type&gt;&lt;contributors&gt;&lt;authors&gt;&lt;author&gt;Liang-Chieh Chen&lt;/author&gt;&lt;author&gt;George Papandreou&lt;/author&gt;&lt;author&gt;Iasonas Kokkinos&lt;/author&gt;&lt;author&gt;Kevin Murphy&lt;/author&gt;&lt;author&gt;Alan L. Yuille&lt;/author&gt;&lt;/authors&gt;&lt;/contributors&gt;&lt;titles&gt;&lt;title&gt;DeepLab: Semantic Image Segmentation with Deep Convolutional Nets, Atrous Convolution, and Fully Connected CRFs&lt;/title&gt;&lt;secondary-title&gt;arXiv&lt;/secondary-title&gt;&lt;/titles&gt;&lt;periodical&gt;&lt;full-title&gt;ArXiv&lt;/full-title&gt;&lt;/periodical&gt;&lt;volume&gt;2&lt;/volume&gt;&lt;number&gt;1606.00915&lt;/number&gt;&lt;dates&gt;&lt;year&gt;2017&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(Chen et al., 2017a)</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r w:rsidR="005630A2" w:rsidRPr="008F601D">
        <w:rPr>
          <w:rFonts w:ascii="Times New Roman" w:eastAsia="SimSun" w:hAnsi="Times New Roman"/>
          <w:b w:val="0"/>
          <w:snapToGrid/>
          <w:color w:val="auto"/>
          <w:kern w:val="2"/>
          <w:sz w:val="24"/>
          <w:szCs w:val="24"/>
          <w:lang w:eastAsia="zh-CN" w:bidi="ar-SA"/>
        </w:rPr>
        <w:t>also referred to as</w:t>
      </w:r>
      <w:r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i/>
          <w:snapToGrid/>
          <w:color w:val="auto"/>
          <w:kern w:val="2"/>
          <w:sz w:val="24"/>
          <w:szCs w:val="24"/>
          <w:lang w:eastAsia="zh-CN" w:bidi="ar-SA"/>
        </w:rPr>
        <w:t>dilated convolution</w:t>
      </w:r>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&lt;EndNote&gt;&lt;Cite&gt;&lt;Author&gt;Yu&lt;/Author&gt;&lt;Year&gt;2016&lt;/Year&gt;&lt;RecNum&gt;257&lt;/RecNum&gt;&lt;DisplayText&gt;(Yu and Koltun, 2016)&lt;/DisplayText&gt;&lt;record&gt;&lt;rec-number&gt;257&lt;/rec-number&gt;&lt;foreign-keys&gt;&lt;key app="EN" db-id="9tzztt9fztrewoefrsoxzf5nddss0awxvzs0" timestamp="1603711718"&gt;257&lt;/key&gt;&lt;/foreign-keys&gt;&lt;ref-type name="Journal Article"&gt;17&lt;/ref-type&gt;&lt;contributors&gt;&lt;authors&gt;&lt;author&gt;Yu, F.&lt;/author&gt;&lt;author&gt;Koltun, V. %J CoRR&lt;/author&gt;&lt;/authors&gt;&lt;/contributors&gt;&lt;titles&gt;&lt;title&gt;Multi-Scale Context Aggregation by Dilated Convolutions&lt;/title&gt;&lt;/titles&gt;&lt;volume&gt;abs/1511.07122&lt;/volume&gt;&lt;dates&gt;&lt;year&gt;2016&lt;/year&gt;&lt;/dates&gt;&lt;urls&gt;&lt;/urls&gt;&lt;/record&gt;&lt;/Cite&gt;&lt;/EndNote&gt;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(Yu and Koltun, 2016)</w:t>
      </w:r>
      <w:r w:rsidR="00B40EE1" w:rsidRPr="008F601D">
        <w:rPr>
          <w:rFonts w:ascii="Times New Roman" w:eastAsia="SimSun" w:hAnsi="Times New Roman"/>
          <w:b w:val="0"/>
          <w:snapToGrid/>
          <w:color w:val="auto"/>
          <w:kern w:val="2"/>
          <w:sz w:val="24"/>
          <w:szCs w:val="24"/>
          <w:lang w:eastAsia="zh-CN" w:bidi="ar-SA"/>
        </w:rPr>
        <w:fldChar w:fldCharType="end"/>
      </w:r>
      <w:r w:rsidR="00392563" w:rsidRPr="008F601D">
        <w:rPr>
          <w:rFonts w:ascii="Times New Roman" w:eastAsia="SimSun" w:hAnsi="Times New Roman"/>
          <w:b w:val="0"/>
          <w:snapToGrid/>
          <w:color w:val="auto"/>
          <w:kern w:val="2"/>
          <w:sz w:val="24"/>
          <w:szCs w:val="24"/>
          <w:lang w:eastAsia="zh-CN" w:bidi="ar-SA"/>
        </w:rPr>
        <w:t xml:space="preserve"> is not a new concept in dense prediction, most of the researchers continue to use it for most of the image classification tasks</w:t>
      </w:r>
      <w:r w:rsidR="008431C4"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r w:rsidR="008431C4" w:rsidRPr="008F601D">
        <w:rPr>
          <w:rFonts w:ascii="Times New Roman" w:eastAsia="SimSun" w:hAnsi="Times New Roman"/>
          <w:b w:val="0"/>
          <w:snapToGrid/>
          <w:color w:val="auto"/>
          <w:kern w:val="2"/>
          <w:sz w:val="24"/>
          <w:szCs w:val="24"/>
          <w:lang w:eastAsia="zh-CN" w:bidi="ar-SA"/>
        </w:rPr>
        <w:t xml:space="preserve">The method </w:t>
      </w:r>
      <w:r w:rsidR="005630A2" w:rsidRPr="008F601D">
        <w:rPr>
          <w:rFonts w:ascii="Times New Roman" w:eastAsia="SimSun" w:hAnsi="Times New Roman"/>
          <w:b w:val="0"/>
          <w:snapToGrid/>
          <w:color w:val="auto"/>
          <w:kern w:val="2"/>
          <w:sz w:val="24"/>
          <w:szCs w:val="24"/>
          <w:lang w:eastAsia="zh-CN" w:bidi="ar-SA"/>
        </w:rPr>
        <w:t>aggregates multi-scale contextual information without losing image resolution. The dilated module consists of convolutional layers with no pooling or</w:t>
      </w:r>
      <w:r w:rsidR="005630A2" w:rsidRPr="00011EEF">
        <w:rPr>
          <w:rFonts w:ascii="Times New Roman" w:eastAsia="SimSun" w:hAnsi="Times New Roman"/>
          <w:b w:val="0"/>
          <w:snapToGrid/>
          <w:color w:val="auto"/>
          <w:kern w:val="2"/>
          <w:sz w:val="24"/>
          <w:szCs w:val="24"/>
          <w:lang w:eastAsia="zh-CN" w:bidi="ar-SA"/>
        </w:rPr>
        <w:t xml:space="preserve"> subsampling and supports the exponential expansion of the receptive field without loss of resolution or coverage and can be embedded in other architectures. This type of</w:t>
      </w:r>
      <w:r w:rsidRPr="00011EEF">
        <w:rPr>
          <w:rFonts w:ascii="Times New Roman" w:eastAsia="SimSun" w:hAnsi="Times New Roman"/>
          <w:b w:val="0"/>
          <w:snapToGrid/>
          <w:color w:val="auto"/>
          <w:kern w:val="2"/>
          <w:sz w:val="24"/>
          <w:szCs w:val="24"/>
          <w:lang w:eastAsia="zh-CN" w:bidi="ar-SA"/>
        </w:rPr>
        <w:t xml:space="preserve"> convolution improves object localization with a small receptive field and balances the context assimilation with a larger receptive field</w:t>
      </w:r>
      <w:r w:rsidR="005630A2" w:rsidRPr="00011EEF">
        <w:rPr>
          <w:rFonts w:ascii="Times New Roman" w:eastAsia="SimSun" w:hAnsi="Times New Roman"/>
          <w:b w:val="0"/>
          <w:snapToGrid/>
          <w:color w:val="auto"/>
          <w:kern w:val="2"/>
          <w:sz w:val="24"/>
          <w:szCs w:val="24"/>
          <w:lang w:eastAsia="zh-CN" w:bidi="ar-SA"/>
        </w:rPr>
        <w:t xml:space="preserve"> </w:t>
      </w:r>
      <w:r w:rsidR="00930DF7" w:rsidRPr="00011EEF">
        <w:rPr>
          <w:rFonts w:ascii="Times New Roman" w:eastAsia="SimSun" w:hAnsi="Times New Roman"/>
          <w:b w:val="0"/>
          <w:snapToGrid/>
          <w:color w:val="auto"/>
          <w:kern w:val="2"/>
          <w:sz w:val="24"/>
          <w:szCs w:val="24"/>
          <w:lang w:eastAsia="zh-CN" w:bidi="ar-SA"/>
        </w:rPr>
        <w:t>which</w:t>
      </w:r>
      <w:r w:rsidRPr="00011EEF">
        <w:rPr>
          <w:rFonts w:ascii="Times New Roman" w:eastAsia="SimSun" w:hAnsi="Times New Roman"/>
          <w:b w:val="0"/>
          <w:snapToGrid/>
          <w:color w:val="auto"/>
          <w:kern w:val="2"/>
          <w:sz w:val="24"/>
          <w:szCs w:val="24"/>
          <w:lang w:eastAsia="zh-CN" w:bidi="ar-SA"/>
        </w:rPr>
        <w:t xml:space="preserve"> leads to better precision and more detailed segmentation maps. DeepLabV2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&lt;EndNote&gt;&lt;Cite&gt;&lt;Author&gt;Chen&lt;/Author&gt;&lt;Year&gt;2017&lt;/Year&gt;&lt;RecNum&gt;15&lt;/RecNum&gt;&lt;DisplayText&gt;(Chen et al., 2017a)&lt;/DisplayText&gt;&lt;record&gt;&lt;rec-number&gt;15&lt;/rec-number&gt;&lt;foreign-keys&gt;&lt;key app="EN" db-id="fspe090xm2sf0nef9aapp9tezvaxx5av9vr9" timestamp="1604388852"&gt;15&lt;/key&gt;&lt;/foreign-keys&gt;&lt;ref-type name="Journal Article"&gt;17&lt;/ref-type&gt;&lt;contributors&gt;&lt;authors&gt;&lt;author&gt;Liang-Chieh Chen&lt;/author&gt;&lt;author&gt;George Papandreou&lt;/author&gt;&lt;author&gt;Iasonas Kokkinos&lt;/author&gt;&lt;author&gt;Kevin Murphy&lt;/author&gt;&lt;author&gt;Alan L. Yuille&lt;/author&gt;&lt;/authors&gt;&lt;/contributors&gt;&lt;titles&gt;&lt;title&gt;DeepLab: Semantic Image Segmentation with Deep Convolutional Nets, Atrous Convolution, and Fully Connected CRFs&lt;/title&gt;&lt;secondary-title&gt;arXiv&lt;/secondary-title&gt;&lt;/titles&gt;&lt;periodical&gt;&lt;full-title&gt;ArXiv&lt;/full-title&gt;&lt;/periodical&gt;&lt;volume&gt;2&lt;/volume&gt;&lt;number&gt;1606.00915&lt;/number&gt;&lt;dates&gt;&lt;year&gt;2017&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(Chen et al., 2017a)</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proposed an </w:t>
      </w:r>
      <w:proofErr w:type="spellStart"/>
      <w:r w:rsidRPr="008F601D">
        <w:rPr>
          <w:rFonts w:ascii="Times New Roman" w:eastAsia="SimSun" w:hAnsi="Times New Roman"/>
          <w:b w:val="0"/>
          <w:snapToGrid/>
          <w:color w:val="auto"/>
          <w:kern w:val="2"/>
          <w:sz w:val="24"/>
          <w:szCs w:val="24"/>
          <w:lang w:eastAsia="zh-CN" w:bidi="ar-SA"/>
        </w:rPr>
        <w:t>Atrous</w:t>
      </w:r>
      <w:proofErr w:type="spellEnd"/>
      <w:r w:rsidRPr="008F601D">
        <w:rPr>
          <w:rFonts w:ascii="Times New Roman" w:eastAsia="SimSun" w:hAnsi="Times New Roman"/>
          <w:b w:val="0"/>
          <w:snapToGrid/>
          <w:color w:val="auto"/>
          <w:kern w:val="2"/>
          <w:sz w:val="24"/>
          <w:szCs w:val="24"/>
          <w:lang w:eastAsia="zh-CN" w:bidi="ar-SA"/>
        </w:rPr>
        <w:t xml:space="preserve"> spatial pyramid pooling (ASPP) for robust segmentation of objects at multiple scales. DeepLabV3 uses cascaded or parallel </w:t>
      </w:r>
      <w:proofErr w:type="spellStart"/>
      <w:r w:rsidRPr="008F601D">
        <w:rPr>
          <w:rFonts w:ascii="Times New Roman" w:eastAsia="SimSun" w:hAnsi="Times New Roman"/>
          <w:b w:val="0"/>
          <w:snapToGrid/>
          <w:color w:val="auto"/>
          <w:kern w:val="2"/>
          <w:sz w:val="24"/>
          <w:szCs w:val="24"/>
          <w:lang w:eastAsia="zh-CN" w:bidi="ar-SA"/>
        </w:rPr>
        <w:t>atrous</w:t>
      </w:r>
      <w:proofErr w:type="spellEnd"/>
      <w:r w:rsidRPr="008F601D">
        <w:rPr>
          <w:rFonts w:ascii="Times New Roman" w:eastAsia="SimSun" w:hAnsi="Times New Roman"/>
          <w:b w:val="0"/>
          <w:snapToGrid/>
          <w:color w:val="auto"/>
          <w:kern w:val="2"/>
          <w:sz w:val="24"/>
          <w:szCs w:val="24"/>
          <w:lang w:eastAsia="zh-CN" w:bidi="ar-SA"/>
        </w:rPr>
        <w:t xml:space="preserve"> convolution to capture multi-scale context and outperformed its predecessors. The motivation of </w:t>
      </w:r>
      <w:proofErr w:type="spellStart"/>
      <w:r w:rsidRPr="008F601D">
        <w:rPr>
          <w:rFonts w:ascii="Times New Roman" w:eastAsia="SimSun" w:hAnsi="Times New Roman"/>
          <w:b w:val="0"/>
          <w:snapToGrid/>
          <w:color w:val="auto"/>
          <w:kern w:val="2"/>
          <w:sz w:val="24"/>
          <w:szCs w:val="24"/>
          <w:lang w:eastAsia="zh-CN" w:bidi="ar-SA"/>
        </w:rPr>
        <w:t>atrous</w:t>
      </w:r>
      <w:proofErr w:type="spellEnd"/>
      <w:r w:rsidRPr="008F601D">
        <w:rPr>
          <w:rFonts w:ascii="Times New Roman" w:eastAsia="SimSun" w:hAnsi="Times New Roman"/>
          <w:b w:val="0"/>
          <w:snapToGrid/>
          <w:color w:val="auto"/>
          <w:kern w:val="2"/>
          <w:sz w:val="24"/>
          <w:szCs w:val="24"/>
          <w:lang w:eastAsia="zh-CN" w:bidi="ar-SA"/>
        </w:rPr>
        <w:t xml:space="preserve"> convolution is to provide </w:t>
      </w:r>
      <w:r w:rsidRPr="008F601D">
        <w:rPr>
          <w:rFonts w:ascii="Times New Roman" w:eastAsia="SimSun" w:hAnsi="Times New Roman"/>
          <w:b w:val="0"/>
          <w:snapToGrid/>
          <w:color w:val="auto"/>
          <w:kern w:val="2"/>
          <w:sz w:val="24"/>
          <w:szCs w:val="24"/>
          <w:lang w:eastAsia="zh-CN" w:bidi="ar-SA"/>
        </w:rPr>
        <w:lastRenderedPageBreak/>
        <w:t xml:space="preserve">finer and precise object segmentation maps while maintaining spatial resolution which is paramount for delineating segmentation classes.  </w:t>
      </w:r>
    </w:p>
    <w:p w14:paraId="740441D3" w14:textId="77777777" w:rsidR="003E18F6" w:rsidRPr="008F601D" w:rsidRDefault="00F2594D" w:rsidP="007577E2">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Weak Supervision</w:t>
      </w:r>
      <w:r w:rsidR="00E16410" w:rsidRPr="008F601D">
        <w:rPr>
          <w:rFonts w:ascii="Times New Roman" w:eastAsia="SimSun" w:hAnsi="Times New Roman"/>
          <w:i/>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 </w:t>
      </w:r>
      <w:r w:rsidR="00930DF7" w:rsidRPr="008F601D">
        <w:rPr>
          <w:rFonts w:ascii="Times New Roman" w:eastAsia="SimSun" w:hAnsi="Times New Roman"/>
          <w:b w:val="0"/>
          <w:snapToGrid/>
          <w:color w:val="auto"/>
          <w:kern w:val="2"/>
          <w:sz w:val="24"/>
          <w:szCs w:val="24"/>
          <w:lang w:eastAsia="zh-CN" w:bidi="ar-SA"/>
        </w:rPr>
        <w:t>Some</w:t>
      </w:r>
      <w:r w:rsidR="00A61D00" w:rsidRPr="00011EEF">
        <w:rPr>
          <w:rFonts w:ascii="Times New Roman" w:eastAsia="SimSun" w:hAnsi="Times New Roman"/>
          <w:b w:val="0"/>
          <w:snapToGrid/>
          <w:color w:val="auto"/>
          <w:kern w:val="2"/>
          <w:sz w:val="24"/>
          <w:szCs w:val="24"/>
          <w:lang w:eastAsia="zh-CN" w:bidi="ar-SA"/>
        </w:rPr>
        <w:t xml:space="preserve"> </w:t>
      </w:r>
      <w:r w:rsidR="00930DF7" w:rsidRPr="00011EEF">
        <w:rPr>
          <w:rFonts w:ascii="Times New Roman" w:eastAsia="SimSun" w:hAnsi="Times New Roman"/>
          <w:b w:val="0"/>
          <w:snapToGrid/>
          <w:color w:val="auto"/>
          <w:kern w:val="2"/>
          <w:sz w:val="24"/>
          <w:szCs w:val="24"/>
          <w:lang w:eastAsia="zh-CN" w:bidi="ar-SA"/>
        </w:rPr>
        <w:t xml:space="preserve">of the </w:t>
      </w:r>
      <w:r w:rsidR="00A61D00" w:rsidRPr="00011EEF">
        <w:rPr>
          <w:rFonts w:ascii="Times New Roman" w:eastAsia="SimSun" w:hAnsi="Times New Roman"/>
          <w:b w:val="0"/>
          <w:snapToGrid/>
          <w:color w:val="auto"/>
          <w:kern w:val="2"/>
          <w:sz w:val="24"/>
          <w:szCs w:val="24"/>
          <w:lang w:eastAsia="zh-CN" w:bidi="ar-SA"/>
        </w:rPr>
        <w:t xml:space="preserve">studies </w:t>
      </w:r>
      <w:r w:rsidR="00930DF7" w:rsidRPr="00011EEF">
        <w:rPr>
          <w:rFonts w:ascii="Times New Roman" w:eastAsia="SimSun" w:hAnsi="Times New Roman"/>
          <w:b w:val="0"/>
          <w:snapToGrid/>
          <w:color w:val="auto"/>
          <w:kern w:val="2"/>
          <w:sz w:val="24"/>
          <w:szCs w:val="24"/>
          <w:lang w:eastAsia="zh-CN" w:bidi="ar-SA"/>
        </w:rPr>
        <w:t xml:space="preserve">that </w:t>
      </w:r>
      <w:r w:rsidR="00A61D00" w:rsidRPr="00011EEF">
        <w:rPr>
          <w:rFonts w:ascii="Times New Roman" w:eastAsia="SimSun" w:hAnsi="Times New Roman"/>
          <w:b w:val="0"/>
          <w:snapToGrid/>
          <w:color w:val="auto"/>
          <w:kern w:val="2"/>
          <w:sz w:val="24"/>
          <w:szCs w:val="24"/>
          <w:lang w:eastAsia="zh-CN" w:bidi="ar-SA"/>
        </w:rPr>
        <w:t xml:space="preserve">have shown impressive results in semantic segmentation using weak supervision concept are </w:t>
      </w:r>
      <w:r w:rsidR="00930DF7" w:rsidRPr="00011EEF">
        <w:rPr>
          <w:rFonts w:ascii="Times New Roman" w:eastAsia="SimSun" w:hAnsi="Times New Roman"/>
          <w:b w:val="0"/>
          <w:snapToGrid/>
          <w:color w:val="auto"/>
          <w:kern w:val="2"/>
          <w:sz w:val="24"/>
          <w:szCs w:val="24"/>
          <w:lang w:eastAsia="zh-CN" w:bidi="ar-SA"/>
        </w:rPr>
        <w:t>P</w:t>
      </w:r>
      <w:r w:rsidR="00A61D00" w:rsidRPr="00011EEF">
        <w:rPr>
          <w:rFonts w:ascii="Times New Roman" w:eastAsia="SimSun" w:hAnsi="Times New Roman"/>
          <w:b w:val="0"/>
          <w:snapToGrid/>
          <w:color w:val="auto"/>
          <w:kern w:val="2"/>
          <w:sz w:val="24"/>
          <w:szCs w:val="24"/>
          <w:lang w:eastAsia="zh-CN" w:bidi="ar-SA"/>
        </w:rPr>
        <w:t xml:space="preserve">recision </w:t>
      </w:r>
      <w:r w:rsidR="00930DF7" w:rsidRPr="00011EEF">
        <w:rPr>
          <w:rFonts w:ascii="Times New Roman" w:eastAsia="SimSun" w:hAnsi="Times New Roman"/>
          <w:b w:val="0"/>
          <w:snapToGrid/>
          <w:color w:val="auto"/>
          <w:kern w:val="2"/>
          <w:sz w:val="24"/>
          <w:szCs w:val="24"/>
          <w:lang w:eastAsia="zh-CN" w:bidi="ar-SA"/>
        </w:rPr>
        <w:t>E</w:t>
      </w:r>
      <w:r w:rsidR="00A61D00" w:rsidRPr="008F601D">
        <w:rPr>
          <w:rFonts w:ascii="Times New Roman" w:eastAsia="SimSun" w:hAnsi="Times New Roman"/>
          <w:b w:val="0"/>
          <w:snapToGrid/>
          <w:color w:val="auto"/>
          <w:kern w:val="2"/>
          <w:sz w:val="24"/>
          <w:szCs w:val="24"/>
          <w:lang w:eastAsia="zh-CN" w:bidi="ar-SA"/>
        </w:rPr>
        <w:t xml:space="preserve">nhancement </w:t>
      </w:r>
      <w:r w:rsidR="00930DF7" w:rsidRPr="008F601D">
        <w:rPr>
          <w:rFonts w:ascii="Times New Roman" w:eastAsia="SimSun" w:hAnsi="Times New Roman"/>
          <w:b w:val="0"/>
          <w:snapToGrid/>
          <w:color w:val="auto"/>
          <w:kern w:val="2"/>
          <w:sz w:val="24"/>
          <w:szCs w:val="24"/>
          <w:lang w:eastAsia="zh-CN" w:bidi="ar-SA"/>
        </w:rPr>
        <w:t>M</w:t>
      </w:r>
      <w:r w:rsidR="00A61D00" w:rsidRPr="008F601D">
        <w:rPr>
          <w:rFonts w:ascii="Times New Roman" w:eastAsia="SimSun" w:hAnsi="Times New Roman"/>
          <w:b w:val="0"/>
          <w:snapToGrid/>
          <w:color w:val="auto"/>
          <w:kern w:val="2"/>
          <w:sz w:val="24"/>
          <w:szCs w:val="24"/>
          <w:lang w:eastAsia="zh-CN" w:bidi="ar-SA"/>
        </w:rPr>
        <w:t xml:space="preserve">ethod for </w:t>
      </w:r>
      <w:r w:rsidR="00930DF7" w:rsidRPr="008F601D">
        <w:rPr>
          <w:rFonts w:ascii="Times New Roman" w:eastAsia="SimSun" w:hAnsi="Times New Roman"/>
          <w:b w:val="0"/>
          <w:snapToGrid/>
          <w:color w:val="auto"/>
          <w:kern w:val="2"/>
          <w:sz w:val="24"/>
          <w:szCs w:val="24"/>
          <w:lang w:eastAsia="zh-CN" w:bidi="ar-SA"/>
        </w:rPr>
        <w:t>S</w:t>
      </w:r>
      <w:r w:rsidR="00A61D00" w:rsidRPr="008F601D">
        <w:rPr>
          <w:rFonts w:ascii="Times New Roman" w:eastAsia="SimSun" w:hAnsi="Times New Roman"/>
          <w:b w:val="0"/>
          <w:snapToGrid/>
          <w:color w:val="auto"/>
          <w:kern w:val="2"/>
          <w:sz w:val="24"/>
          <w:szCs w:val="24"/>
          <w:lang w:eastAsia="zh-CN" w:bidi="ar-SA"/>
        </w:rPr>
        <w:t xml:space="preserve">emantic </w:t>
      </w:r>
      <w:r w:rsidR="00930DF7" w:rsidRPr="008F601D">
        <w:rPr>
          <w:rFonts w:ascii="Times New Roman" w:eastAsia="SimSun" w:hAnsi="Times New Roman"/>
          <w:b w:val="0"/>
          <w:snapToGrid/>
          <w:color w:val="auto"/>
          <w:kern w:val="2"/>
          <w:sz w:val="24"/>
          <w:szCs w:val="24"/>
          <w:lang w:eastAsia="zh-CN" w:bidi="ar-SA"/>
        </w:rPr>
        <w:t>S</w:t>
      </w:r>
      <w:r w:rsidR="00A61D00" w:rsidRPr="008F601D">
        <w:rPr>
          <w:rFonts w:ascii="Times New Roman" w:eastAsia="SimSun" w:hAnsi="Times New Roman"/>
          <w:b w:val="0"/>
          <w:snapToGrid/>
          <w:color w:val="auto"/>
          <w:kern w:val="2"/>
          <w:sz w:val="24"/>
          <w:szCs w:val="24"/>
          <w:lang w:eastAsia="zh-CN" w:bidi="ar-SA"/>
        </w:rPr>
        <w:t xml:space="preserve">egmentation </w:t>
      </w:r>
      <w:r w:rsidR="00930DF7" w:rsidRPr="008F601D">
        <w:rPr>
          <w:rFonts w:ascii="Times New Roman" w:eastAsia="SimSun" w:hAnsi="Times New Roman"/>
          <w:b w:val="0"/>
          <w:snapToGrid/>
          <w:color w:val="auto"/>
          <w:kern w:val="2"/>
          <w:sz w:val="24"/>
          <w:szCs w:val="24"/>
          <w:lang w:eastAsia="zh-CN" w:bidi="ar-SA"/>
        </w:rPr>
        <w:t>N</w:t>
      </w:r>
      <w:r w:rsidR="00A61D00" w:rsidRPr="008F601D">
        <w:rPr>
          <w:rFonts w:ascii="Times New Roman" w:eastAsia="SimSun" w:hAnsi="Times New Roman"/>
          <w:b w:val="0"/>
          <w:snapToGrid/>
          <w:color w:val="auto"/>
          <w:kern w:val="2"/>
          <w:sz w:val="24"/>
          <w:szCs w:val="24"/>
          <w:lang w:eastAsia="zh-CN" w:bidi="ar-SA"/>
        </w:rPr>
        <w:t xml:space="preserve">etwork (PESSN) </w:t>
      </w:r>
      <w:r w:rsidR="00B40EE1" w:rsidRPr="008F601D">
        <w:rPr>
          <w:rFonts w:ascii="Times New Roman" w:eastAsia="SimSun" w:hAnsi="Times New Roman"/>
          <w:b w:val="0"/>
          <w:snapToGrid/>
          <w:color w:val="auto"/>
          <w:kern w:val="2"/>
          <w:sz w:val="24"/>
          <w:szCs w:val="24"/>
          <w:lang w:eastAsia="zh-CN" w:bidi="ar-SA"/>
        </w:rPr>
        <w:fldChar w:fldCharType="begin"/>
      </w:r>
      <w:r w:rsidR="00A61D00" w:rsidRPr="008F601D">
        <w:rPr>
          <w:rFonts w:ascii="Times New Roman" w:eastAsia="SimSun" w:hAnsi="Times New Roman"/>
          <w:b w:val="0"/>
          <w:snapToGrid/>
          <w:color w:val="auto"/>
          <w:kern w:val="2"/>
          <w:sz w:val="24"/>
          <w:szCs w:val="24"/>
          <w:lang w:eastAsia="zh-CN" w:bidi="ar-SA"/>
        </w:rPr>
        <w:instrText xml:space="preserve"> ADDIN EN.CITE &lt;EndNote&gt;&lt;Cite&gt;&lt;Author&gt;Park&lt;/Author&gt;&lt;Year&gt;2019&lt;/Year&gt;&lt;RecNum&gt;249&lt;/RecNum&gt;&lt;DisplayText&gt;(Park et al., 2019)&lt;/DisplayText&gt;&lt;record&gt;&lt;rec-number&gt;249&lt;/rec-number&gt;&lt;foreign-keys&gt;&lt;key app="EN" db-id="fspe090xm2sf0nef9aapp9tezvaxx5av9vr9" timestamp="1604388853"&gt;249&lt;/key&gt;&lt;/foreign-keys&gt;&lt;ref-type name="Conference Proceedings"&gt;10&lt;/ref-type&gt;&lt;contributors&gt;&lt;authors&gt;&lt;author&gt;J. Park&lt;/author&gt;&lt;author&gt;C. Shin&lt;/author&gt;&lt;author&gt;C. Kim&lt;/author&gt;&lt;/authors&gt;&lt;/contributors&gt;&lt;titles&gt;&lt;title&gt;PESSN: Precision Enhancement Method for Semantic Segmentation Network&lt;/title&gt;&lt;secondary-title&gt;2019 IEEE International Conference on Big Data and Smart Computing (BigComp)&lt;/secondary-title&gt;&lt;alt-title&gt;2019 IEEE International Conference on Big Data and Smart Computing (BigComp)&lt;/alt-title&gt;&lt;/titles&gt;&lt;pages&gt;1-4&lt;/pages&gt;&lt;keywords&gt;&lt;keyword&gt;computer vision&lt;/keyword&gt;&lt;keyword&gt;data mining&lt;/keyword&gt;&lt;keyword&gt;image enhancement&lt;/keyword&gt;&lt;keyword&gt;image segmentation&lt;/keyword&gt;&lt;keyword&gt;object detection&lt;/keyword&gt;&lt;keyword&gt;precision rate&lt;/keyword&gt;&lt;keyword&gt;semantic segmentation network&lt;/keyword&gt;&lt;keyword&gt;pixel level&lt;/keyword&gt;&lt;keyword&gt;semantic-correlation-based outlier&lt;/keyword&gt;&lt;keyword&gt;confidence-based outliers&lt;/keyword&gt;&lt;keyword&gt;Word2Vec space&lt;/keyword&gt;&lt;keyword&gt;COCO dataset&lt;/keyword&gt;&lt;keyword&gt;Semantics&lt;/keyword&gt;&lt;keyword&gt;Feature extraction&lt;/keyword&gt;&lt;keyword&gt;Histograms&lt;/keyword&gt;&lt;keyword&gt;Clustering algorithms&lt;/keyword&gt;&lt;keyword&gt;Image annotation&lt;/keyword&gt;&lt;keyword&gt;over-segmentation&lt;/keyword&gt;&lt;keyword&gt;outliers&lt;/keyword&gt;&lt;keyword&gt;keyword extraction&lt;/keyword&gt;&lt;/keywords&gt;&lt;dates&gt;&lt;year&gt;2019&lt;/year&gt;&lt;pub-dates&gt;&lt;date&gt;27 Feb.-2 March 2019&lt;/date&gt;&lt;/pub-dates&gt;&lt;/dates&gt;&lt;isbn&gt;2375-9356&lt;/isbn&gt;&lt;urls&gt;&lt;/urls&gt;&lt;electronic-resource-num&gt;10.1109/BIGCOMP.2019.8679313&lt;/electronic-resource-num&gt;&lt;/record&gt;&lt;/Cite&gt;&lt;/EndNote&gt;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A61D00" w:rsidRPr="008F601D">
        <w:rPr>
          <w:rFonts w:ascii="Times New Roman" w:eastAsia="SimSun" w:hAnsi="Times New Roman"/>
          <w:b w:val="0"/>
          <w:snapToGrid/>
          <w:color w:val="auto"/>
          <w:kern w:val="2"/>
          <w:sz w:val="24"/>
          <w:szCs w:val="24"/>
          <w:lang w:eastAsia="zh-CN" w:bidi="ar-SA"/>
        </w:rPr>
        <w:t>(Park et al., 2019)</w:t>
      </w:r>
      <w:r w:rsidR="00B40EE1" w:rsidRPr="008F601D">
        <w:rPr>
          <w:rFonts w:ascii="Times New Roman" w:eastAsia="SimSun" w:hAnsi="Times New Roman"/>
          <w:b w:val="0"/>
          <w:snapToGrid/>
          <w:color w:val="auto"/>
          <w:kern w:val="2"/>
          <w:sz w:val="24"/>
          <w:szCs w:val="24"/>
          <w:lang w:eastAsia="zh-CN" w:bidi="ar-SA"/>
        </w:rPr>
        <w:fldChar w:fldCharType="end"/>
      </w:r>
      <w:r w:rsidR="00930DF7"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 xml:space="preserve"> which addresses over-segmentation by defining confidence-based and semantic-correlation-based outliers</w:t>
      </w:r>
      <w:r w:rsidR="00930DF7" w:rsidRPr="008F601D">
        <w:rPr>
          <w:rFonts w:ascii="Times New Roman" w:eastAsia="SimSun" w:hAnsi="Times New Roman"/>
          <w:b w:val="0"/>
          <w:snapToGrid/>
          <w:color w:val="auto"/>
          <w:kern w:val="2"/>
          <w:sz w:val="24"/>
          <w:szCs w:val="24"/>
          <w:lang w:eastAsia="zh-CN" w:bidi="ar-SA"/>
        </w:rPr>
        <w:t xml:space="preserve"> and</w:t>
      </w:r>
      <w:r w:rsidR="00A61D00" w:rsidRPr="008F601D">
        <w:rPr>
          <w:rFonts w:ascii="Times New Roman" w:eastAsia="SimSun" w:hAnsi="Times New Roman"/>
          <w:b w:val="0"/>
          <w:snapToGrid/>
          <w:color w:val="auto"/>
          <w:kern w:val="2"/>
          <w:sz w:val="24"/>
          <w:szCs w:val="24"/>
          <w:lang w:eastAsia="zh-CN" w:bidi="ar-SA"/>
        </w:rPr>
        <w:t xml:space="preserve"> </w:t>
      </w:r>
      <w:proofErr w:type="spellStart"/>
      <w:r w:rsidR="00A61D00" w:rsidRPr="008F601D">
        <w:rPr>
          <w:rFonts w:ascii="Times New Roman" w:eastAsia="SimSun" w:hAnsi="Times New Roman"/>
          <w:b w:val="0"/>
          <w:snapToGrid/>
          <w:color w:val="auto"/>
          <w:kern w:val="2"/>
          <w:sz w:val="24"/>
          <w:szCs w:val="24"/>
          <w:lang w:eastAsia="zh-CN" w:bidi="ar-SA"/>
        </w:rPr>
        <w:t>DecoupledNet</w:t>
      </w:r>
      <w:proofErr w:type="spellEnd"/>
      <w:r w:rsidR="00A61D00"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B16786" w:rsidRPr="008F601D">
        <w:rPr>
          <w:rFonts w:ascii="Times New Roman" w:eastAsia="SimSun" w:hAnsi="Times New Roman"/>
          <w:b w:val="0"/>
          <w:snapToGrid/>
          <w:color w:val="auto"/>
          <w:kern w:val="2"/>
          <w:sz w:val="24"/>
          <w:szCs w:val="24"/>
          <w:lang w:eastAsia="zh-CN" w:bidi="ar-SA"/>
        </w:rPr>
        <w:instrText xml:space="preserve"> ADDIN EN.CITE &lt;EndNote&gt;&lt;Cite&gt;&lt;Author&gt;Liu&lt;/Author&gt;&lt;Year&gt;2018&lt;/Year&gt;&lt;RecNum&gt;259&lt;/RecNum&gt;&lt;DisplayText&gt;(Liu et al., 2018)&lt;/DisplayText&gt;&lt;record&gt;&lt;rec-number&gt;259&lt;/rec-number&gt;&lt;foreign-keys&gt;&lt;key app="EN" db-id="9tzztt9fztrewoefrsoxzf5nddss0awxvzs0" timestamp="1603712519"&gt;259&lt;/key&gt;&lt;/foreign-keys&gt;&lt;ref-type name="Journal Article"&gt;17&lt;/ref-type&gt;&lt;contributors&gt;&lt;authors&gt;&lt;author&gt;Liu, Weiyang&lt;/author&gt;&lt;author&gt;Liu, Z.&lt;/author&gt;&lt;author&gt;Yu, Zhiding&lt;/author&gt;&lt;author&gt;Dai, B.&lt;/author&gt;&lt;author&gt;Lin, Rongmei&lt;/author&gt;&lt;author&gt;Wang, Yisen&lt;/author&gt;&lt;author&gt;Rehg, James M.&lt;/author&gt;&lt;author&gt;Song, L. %J IEEE/CVF Conference on Computer Vision&lt;/author&gt;&lt;author&gt;Pattern Recognition&lt;/author&gt;&lt;/authors&gt;&lt;/contributors&gt;&lt;titles&gt;&lt;title&gt;Decoupled Networks&lt;/title&gt;&lt;/titles&gt;&lt;pages&gt;2771-2779&lt;/pages&gt;&lt;dates&gt;&lt;year&gt;2018&lt;/year&gt;&lt;/dates&gt;&lt;urls&gt;&lt;/urls&gt;&lt;/record&gt;&lt;/Cite&gt;&lt;/EndNote&gt;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A61D00" w:rsidRPr="008F601D">
        <w:rPr>
          <w:rFonts w:ascii="Times New Roman" w:eastAsia="SimSun" w:hAnsi="Times New Roman"/>
          <w:b w:val="0"/>
          <w:noProof/>
          <w:snapToGrid/>
          <w:color w:val="auto"/>
          <w:kern w:val="2"/>
          <w:sz w:val="24"/>
          <w:szCs w:val="24"/>
          <w:lang w:eastAsia="zh-CN" w:bidi="ar-SA"/>
        </w:rPr>
        <w:t>(Liu et al., 2018)</w:t>
      </w:r>
      <w:r w:rsidR="00B40EE1" w:rsidRPr="008F601D">
        <w:rPr>
          <w:rFonts w:ascii="Times New Roman" w:eastAsia="SimSun" w:hAnsi="Times New Roman"/>
          <w:b w:val="0"/>
          <w:snapToGrid/>
          <w:color w:val="auto"/>
          <w:kern w:val="2"/>
          <w:sz w:val="24"/>
          <w:szCs w:val="24"/>
          <w:lang w:eastAsia="zh-CN" w:bidi="ar-SA"/>
        </w:rPr>
        <w:fldChar w:fldCharType="end"/>
      </w:r>
      <w:r w:rsidR="00930DF7"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 xml:space="preserve"> which employs two separate networks (one for object label classification and</w:t>
      </w:r>
      <w:r w:rsidR="00930DF7" w:rsidRPr="008F601D">
        <w:rPr>
          <w:rFonts w:ascii="Times New Roman" w:eastAsia="SimSun" w:hAnsi="Times New Roman"/>
          <w:b w:val="0"/>
          <w:snapToGrid/>
          <w:color w:val="auto"/>
          <w:kern w:val="2"/>
          <w:sz w:val="24"/>
          <w:szCs w:val="24"/>
          <w:lang w:eastAsia="zh-CN" w:bidi="ar-SA"/>
        </w:rPr>
        <w:t xml:space="preserve"> another for segmentation)</w:t>
      </w:r>
      <w:r w:rsidR="00A61D00" w:rsidRPr="008F601D">
        <w:rPr>
          <w:rFonts w:ascii="Times New Roman" w:eastAsia="SimSun" w:hAnsi="Times New Roman"/>
          <w:b w:val="0"/>
          <w:snapToGrid/>
          <w:color w:val="auto"/>
          <w:kern w:val="2"/>
          <w:sz w:val="24"/>
          <w:szCs w:val="24"/>
          <w:lang w:eastAsia="zh-CN" w:bidi="ar-SA"/>
        </w:rPr>
        <w:t xml:space="preserve"> to perform segmentation for close intra-class variations</w:t>
      </w:r>
      <w:r w:rsidR="00930DF7" w:rsidRPr="008F601D">
        <w:rPr>
          <w:rFonts w:ascii="Times New Roman" w:eastAsia="SimSun" w:hAnsi="Times New Roman"/>
          <w:b w:val="0"/>
          <w:snapToGrid/>
          <w:color w:val="auto"/>
          <w:kern w:val="2"/>
          <w:sz w:val="24"/>
          <w:szCs w:val="24"/>
          <w:lang w:eastAsia="zh-CN" w:bidi="ar-SA"/>
        </w:rPr>
        <w:t>.</w:t>
      </w:r>
    </w:p>
    <w:p w14:paraId="625E43DF" w14:textId="77777777" w:rsidR="00A61D00" w:rsidRPr="008F601D" w:rsidRDefault="00F2594D" w:rsidP="00F2594D">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Attention Mechanism</w:t>
      </w:r>
      <w:r w:rsidR="00E16410" w:rsidRPr="00011EEF">
        <w:rPr>
          <w:rFonts w:ascii="Times New Roman" w:eastAsia="SimSun" w:hAnsi="Times New Roman"/>
          <w:i/>
          <w:snapToGrid/>
          <w:color w:val="auto"/>
          <w:kern w:val="2"/>
          <w:sz w:val="24"/>
          <w:szCs w:val="24"/>
          <w:lang w:eastAsia="zh-CN" w:bidi="ar-SA"/>
        </w:rPr>
        <w:t xml:space="preserve"> -</w:t>
      </w:r>
      <w:r w:rsidRPr="00011EEF">
        <w:rPr>
          <w:rFonts w:ascii="Times New Roman" w:eastAsia="SimSun" w:hAnsi="Times New Roman"/>
          <w:b w:val="0"/>
          <w:snapToGrid/>
          <w:color w:val="auto"/>
          <w:kern w:val="2"/>
          <w:sz w:val="24"/>
          <w:szCs w:val="24"/>
          <w:lang w:eastAsia="zh-CN" w:bidi="ar-SA"/>
        </w:rPr>
        <w:t xml:space="preserve"> </w:t>
      </w:r>
      <w:r w:rsidR="003E18F6" w:rsidRPr="00011EEF">
        <w:rPr>
          <w:rFonts w:ascii="Times New Roman" w:eastAsia="SimSun" w:hAnsi="Times New Roman"/>
          <w:b w:val="0"/>
          <w:snapToGrid/>
          <w:color w:val="auto"/>
          <w:kern w:val="2"/>
          <w:sz w:val="24"/>
          <w:szCs w:val="24"/>
          <w:lang w:eastAsia="zh-CN" w:bidi="ar-SA"/>
        </w:rPr>
        <w:t>Recently, most of the DCNNs models for image classification have shifted</w:t>
      </w:r>
      <w:r w:rsidR="00E200B3" w:rsidRPr="00011EEF">
        <w:rPr>
          <w:rFonts w:ascii="Times New Roman" w:eastAsia="SimSun" w:hAnsi="Times New Roman"/>
          <w:b w:val="0"/>
          <w:snapToGrid/>
          <w:color w:val="auto"/>
          <w:kern w:val="2"/>
          <w:sz w:val="24"/>
          <w:szCs w:val="24"/>
          <w:lang w:eastAsia="zh-CN" w:bidi="ar-SA"/>
        </w:rPr>
        <w:t xml:space="preserve"> the paradigm</w:t>
      </w:r>
      <w:r w:rsidR="003E18F6" w:rsidRPr="00011EEF">
        <w:rPr>
          <w:rFonts w:ascii="Times New Roman" w:eastAsia="SimSun" w:hAnsi="Times New Roman"/>
          <w:b w:val="0"/>
          <w:snapToGrid/>
          <w:color w:val="auto"/>
          <w:kern w:val="2"/>
          <w:sz w:val="24"/>
          <w:szCs w:val="24"/>
          <w:lang w:eastAsia="zh-CN" w:bidi="ar-SA"/>
        </w:rPr>
        <w:t xml:space="preserve"> from</w:t>
      </w:r>
      <w:r w:rsidR="00E200B3" w:rsidRPr="00011EEF">
        <w:rPr>
          <w:rFonts w:ascii="Times New Roman" w:eastAsia="SimSun" w:hAnsi="Times New Roman"/>
          <w:b w:val="0"/>
          <w:snapToGrid/>
          <w:color w:val="auto"/>
          <w:kern w:val="2"/>
          <w:sz w:val="24"/>
          <w:szCs w:val="24"/>
          <w:lang w:eastAsia="zh-CN" w:bidi="ar-SA"/>
        </w:rPr>
        <w:t xml:space="preserve"> not only concentration on </w:t>
      </w:r>
      <w:r w:rsidR="000B4F80" w:rsidRPr="00011EEF">
        <w:rPr>
          <w:rFonts w:ascii="Times New Roman" w:eastAsia="SimSun" w:hAnsi="Times New Roman"/>
          <w:b w:val="0"/>
          <w:snapToGrid/>
          <w:color w:val="auto"/>
          <w:kern w:val="2"/>
          <w:sz w:val="24"/>
          <w:szCs w:val="24"/>
          <w:lang w:eastAsia="zh-CN" w:bidi="ar-SA"/>
        </w:rPr>
        <w:t xml:space="preserve">the </w:t>
      </w:r>
      <w:r w:rsidR="00E200B3" w:rsidRPr="00011EEF">
        <w:rPr>
          <w:rFonts w:ascii="Times New Roman" w:eastAsia="SimSun" w:hAnsi="Times New Roman"/>
          <w:b w:val="0"/>
          <w:snapToGrid/>
          <w:color w:val="auto"/>
          <w:kern w:val="2"/>
          <w:sz w:val="24"/>
          <w:szCs w:val="24"/>
          <w:lang w:eastAsia="zh-CN" w:bidi="ar-SA"/>
        </w:rPr>
        <w:t>development of</w:t>
      </w:r>
      <w:r w:rsidR="003E18F6" w:rsidRPr="008F601D">
        <w:rPr>
          <w:rFonts w:ascii="Times New Roman" w:eastAsia="SimSun" w:hAnsi="Times New Roman"/>
          <w:b w:val="0"/>
          <w:snapToGrid/>
          <w:color w:val="auto"/>
          <w:kern w:val="2"/>
          <w:sz w:val="24"/>
          <w:szCs w:val="24"/>
          <w:lang w:eastAsia="zh-CN" w:bidi="ar-SA"/>
        </w:rPr>
        <w:t xml:space="preserve"> deep and wide</w:t>
      </w:r>
      <w:r w:rsidR="00E200B3" w:rsidRPr="008F601D">
        <w:rPr>
          <w:rFonts w:ascii="Times New Roman" w:eastAsia="SimSun" w:hAnsi="Times New Roman"/>
          <w:b w:val="0"/>
          <w:snapToGrid/>
          <w:color w:val="auto"/>
          <w:kern w:val="2"/>
          <w:sz w:val="24"/>
          <w:szCs w:val="24"/>
          <w:lang w:eastAsia="zh-CN" w:bidi="ar-SA"/>
        </w:rPr>
        <w:t>-layered</w:t>
      </w:r>
      <w:r w:rsidR="003E18F6" w:rsidRPr="008F601D">
        <w:rPr>
          <w:rFonts w:ascii="Times New Roman" w:eastAsia="SimSun" w:hAnsi="Times New Roman"/>
          <w:b w:val="0"/>
          <w:snapToGrid/>
          <w:color w:val="auto"/>
          <w:kern w:val="2"/>
          <w:sz w:val="24"/>
          <w:szCs w:val="24"/>
          <w:lang w:eastAsia="zh-CN" w:bidi="ar-SA"/>
        </w:rPr>
        <w:t xml:space="preserve"> networks</w:t>
      </w:r>
      <w:r w:rsidR="00E200B3" w:rsidRPr="008F601D">
        <w:rPr>
          <w:rFonts w:ascii="Times New Roman" w:eastAsia="SimSun" w:hAnsi="Times New Roman"/>
          <w:b w:val="0"/>
          <w:snapToGrid/>
          <w:color w:val="auto"/>
          <w:kern w:val="2"/>
          <w:sz w:val="24"/>
          <w:szCs w:val="24"/>
          <w:lang w:eastAsia="zh-CN" w:bidi="ar-SA"/>
        </w:rPr>
        <w:t>, but to n</w:t>
      </w:r>
      <w:r w:rsidRPr="008F601D">
        <w:rPr>
          <w:rFonts w:ascii="Times New Roman" w:eastAsia="SimSun" w:hAnsi="Times New Roman"/>
          <w:b w:val="0"/>
          <w:snapToGrid/>
          <w:color w:val="auto"/>
          <w:kern w:val="2"/>
          <w:sz w:val="24"/>
          <w:szCs w:val="24"/>
          <w:lang w:eastAsia="zh-CN" w:bidi="ar-SA"/>
        </w:rPr>
        <w:t xml:space="preserve">etwork with </w:t>
      </w:r>
      <w:r w:rsidR="003E18F6" w:rsidRPr="008F601D">
        <w:rPr>
          <w:rFonts w:ascii="Times New Roman" w:eastAsia="SimSun" w:hAnsi="Times New Roman"/>
          <w:b w:val="0"/>
          <w:snapToGrid/>
          <w:color w:val="auto"/>
          <w:kern w:val="2"/>
          <w:sz w:val="24"/>
          <w:szCs w:val="24"/>
          <w:lang w:eastAsia="zh-CN" w:bidi="ar-SA"/>
        </w:rPr>
        <w:t>more robust layers</w:t>
      </w:r>
      <w:r w:rsidRPr="008F601D">
        <w:rPr>
          <w:rFonts w:ascii="Times New Roman" w:eastAsia="SimSun" w:hAnsi="Times New Roman"/>
          <w:b w:val="0"/>
          <w:snapToGrid/>
          <w:color w:val="auto"/>
          <w:kern w:val="2"/>
          <w:sz w:val="24"/>
          <w:szCs w:val="24"/>
          <w:lang w:eastAsia="zh-CN" w:bidi="ar-SA"/>
        </w:rPr>
        <w:t xml:space="preserve"> and enhanced feature extraction methods</w:t>
      </w:r>
      <w:r w:rsidR="00E200B3" w:rsidRPr="008F601D">
        <w:rPr>
          <w:rFonts w:ascii="Times New Roman" w:eastAsia="SimSun" w:hAnsi="Times New Roman"/>
          <w:b w:val="0"/>
          <w:snapToGrid/>
          <w:color w:val="auto"/>
          <w:kern w:val="2"/>
          <w:sz w:val="24"/>
          <w:szCs w:val="24"/>
          <w:lang w:eastAsia="zh-CN" w:bidi="ar-SA"/>
        </w:rPr>
        <w:t xml:space="preserve"> that can fully </w:t>
      </w:r>
      <w:r w:rsidR="00CA10B6" w:rsidRPr="008F601D">
        <w:rPr>
          <w:rFonts w:ascii="Times New Roman" w:eastAsia="SimSun" w:hAnsi="Times New Roman"/>
          <w:b w:val="0"/>
          <w:snapToGrid/>
          <w:color w:val="auto"/>
          <w:kern w:val="2"/>
          <w:sz w:val="24"/>
          <w:szCs w:val="24"/>
          <w:lang w:eastAsia="zh-CN" w:bidi="ar-SA"/>
        </w:rPr>
        <w:t>capture all the semantics necessary in a feature descriptor</w:t>
      </w:r>
      <w:r w:rsidR="003E18F6"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Attention mechanism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&lt;EndNote&gt;&lt;Cite&gt;&lt;Author&gt;Vaswani&lt;/Author&gt;&lt;Year&gt;2017&lt;/Year&gt;&lt;RecNum&gt;750&lt;/RecNum&gt;&lt;DisplayText&gt;(Vaswani et al., 2017)&lt;/DisplayText&gt;&lt;record&gt;&lt;rec-number&gt;750&lt;/rec-number&gt;&lt;foreign-keys&gt;&lt;key app="EN" db-id="9tzztt9fztrewoefrsoxzf5nddss0awxvzs0" timestamp="1607533067"&gt;750&lt;/key&gt;&lt;/foreign-keys&gt;&lt;ref-type name="Conference Paper"&gt;47&lt;/ref-type&gt;&lt;contributors&gt;&lt;authors&gt;&lt;author&gt;Vaswani, Ashish&lt;/author&gt;&lt;author&gt;Shazeer, Noam&lt;/author&gt;&lt;author&gt;Parmar, Niki&lt;/author&gt;&lt;author&gt;Uszkoreit, Jakob&lt;/author&gt;&lt;author&gt;Jones, Llion&lt;/author&gt;&lt;author&gt;Gomez, Aidan N.&lt;/author&gt;&lt;author&gt;Kaiser, Lukasz&lt;/author&gt;&lt;author&gt;Polosukhin, Illia&lt;/author&gt;&lt;/authors&gt;&lt;/contributors&gt;&lt;titles&gt;&lt;title&gt;Attention is All you Need&lt;/title&gt;&lt;/titles&gt;&lt;pages&gt;5998-6008&lt;/pages&gt;&lt;dates&gt;&lt;year&gt;2017&lt;/year&gt;&lt;/dates&gt;&lt;urls&gt;&lt;related-urls&gt;&lt;url&gt;http://papers.nips.cc/paper/7181-attention-is-all-you-need&lt;/url&gt;&lt;/related-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(Vaswani et al., 2017)</w:t>
      </w:r>
      <w:r w:rsidR="00B40EE1" w:rsidRPr="008F601D">
        <w:rPr>
          <w:rFonts w:ascii="Times New Roman" w:eastAsia="SimSun" w:hAnsi="Times New Roman"/>
          <w:b w:val="0"/>
          <w:snapToGrid/>
          <w:color w:val="auto"/>
          <w:kern w:val="2"/>
          <w:sz w:val="24"/>
          <w:szCs w:val="24"/>
          <w:lang w:eastAsia="zh-CN" w:bidi="ar-SA"/>
        </w:rPr>
        <w:fldChar w:fldCharType="end"/>
      </w:r>
      <w:r w:rsidR="00CA10B6" w:rsidRPr="008F601D">
        <w:rPr>
          <w:rFonts w:ascii="Times New Roman" w:eastAsia="SimSun" w:hAnsi="Times New Roman"/>
          <w:b w:val="0"/>
          <w:snapToGrid/>
          <w:color w:val="auto"/>
          <w:kern w:val="2"/>
          <w:sz w:val="24"/>
          <w:szCs w:val="24"/>
          <w:lang w:eastAsia="zh-CN" w:bidi="ar-SA"/>
        </w:rPr>
        <w:t xml:space="preserve"> is one of such methods </w:t>
      </w:r>
      <w:r w:rsidR="000B4F80" w:rsidRPr="008F601D">
        <w:rPr>
          <w:rFonts w:ascii="Times New Roman" w:eastAsia="SimSun" w:hAnsi="Times New Roman"/>
          <w:b w:val="0"/>
          <w:snapToGrid/>
          <w:color w:val="auto"/>
          <w:kern w:val="2"/>
          <w:sz w:val="24"/>
          <w:szCs w:val="24"/>
          <w:lang w:eastAsia="zh-CN" w:bidi="ar-SA"/>
        </w:rPr>
        <w:t>that</w:t>
      </w:r>
      <w:r w:rsidR="00CA10B6" w:rsidRPr="008F601D">
        <w:rPr>
          <w:rFonts w:ascii="Times New Roman" w:eastAsia="SimSun" w:hAnsi="Times New Roman"/>
          <w:b w:val="0"/>
          <w:snapToGrid/>
          <w:color w:val="auto"/>
          <w:kern w:val="2"/>
          <w:sz w:val="24"/>
          <w:szCs w:val="24"/>
          <w:lang w:eastAsia="zh-CN" w:bidi="ar-SA"/>
        </w:rPr>
        <w:t xml:space="preserve"> </w:t>
      </w:r>
      <w:r w:rsidR="003E18F6" w:rsidRPr="008F601D">
        <w:rPr>
          <w:rFonts w:ascii="Times New Roman" w:eastAsia="SimSun" w:hAnsi="Times New Roman"/>
          <w:b w:val="0"/>
          <w:snapToGrid/>
          <w:color w:val="auto"/>
          <w:kern w:val="2"/>
          <w:sz w:val="24"/>
          <w:szCs w:val="24"/>
          <w:lang w:eastAsia="zh-CN" w:bidi="ar-SA"/>
        </w:rPr>
        <w:t>aim at learning weight map which represents the relative importance of activations within the same layer or channel.</w:t>
      </w:r>
      <w:r w:rsidR="003E18F6" w:rsidRPr="00011EEF">
        <w:rPr>
          <w:rFonts w:ascii="Times New Roman" w:eastAsia="SimSun" w:hAnsi="Times New Roman"/>
          <w:b w:val="0"/>
          <w:snapToGrid/>
          <w:color w:val="auto"/>
          <w:kern w:val="2"/>
          <w:sz w:val="24"/>
          <w:szCs w:val="24"/>
          <w:lang w:eastAsia="zh-CN" w:bidi="ar-SA"/>
        </w:rPr>
        <w:t xml:space="preserve"> </w:t>
      </w:r>
      <w:r w:rsidRPr="00011EEF">
        <w:rPr>
          <w:rFonts w:ascii="Times New Roman" w:eastAsia="SimSun" w:hAnsi="Times New Roman"/>
          <w:b w:val="0"/>
          <w:snapToGrid/>
          <w:color w:val="auto"/>
          <w:kern w:val="2"/>
          <w:sz w:val="24"/>
          <w:szCs w:val="24"/>
          <w:lang w:eastAsia="zh-CN" w:bidi="ar-SA"/>
        </w:rPr>
        <w:t>Attention mechanism ha</w:t>
      </w:r>
      <w:r w:rsidR="000B4F80" w:rsidRPr="00011EEF">
        <w:rPr>
          <w:rFonts w:ascii="Times New Roman" w:eastAsia="SimSun" w:hAnsi="Times New Roman"/>
          <w:b w:val="0"/>
          <w:snapToGrid/>
          <w:color w:val="auto"/>
          <w:kern w:val="2"/>
          <w:sz w:val="24"/>
          <w:szCs w:val="24"/>
          <w:lang w:eastAsia="zh-CN" w:bidi="ar-SA"/>
        </w:rPr>
        <w:t>s</w:t>
      </w:r>
      <w:r w:rsidRPr="00011EEF">
        <w:rPr>
          <w:rFonts w:ascii="Times New Roman" w:eastAsia="SimSun" w:hAnsi="Times New Roman"/>
          <w:b w:val="0"/>
          <w:snapToGrid/>
          <w:color w:val="auto"/>
          <w:kern w:val="2"/>
          <w:sz w:val="24"/>
          <w:szCs w:val="24"/>
          <w:lang w:eastAsia="zh-CN" w:bidi="ar-SA"/>
        </w:rPr>
        <w:t xml:space="preserve"> been explored in image classification tasks for </w:t>
      </w:r>
      <w:r w:rsidR="00E200B3" w:rsidRPr="00011EEF">
        <w:rPr>
          <w:rFonts w:ascii="Times New Roman" w:eastAsia="SimSun" w:hAnsi="Times New Roman"/>
          <w:b w:val="0"/>
          <w:snapToGrid/>
          <w:color w:val="auto"/>
          <w:kern w:val="2"/>
          <w:sz w:val="24"/>
          <w:szCs w:val="24"/>
          <w:lang w:eastAsia="zh-CN" w:bidi="ar-SA"/>
        </w:rPr>
        <w:t>HSI</w:t>
      </w:r>
      <w:r w:rsidRPr="00011EEF">
        <w:rPr>
          <w:rFonts w:ascii="Times New Roman" w:eastAsia="SimSun" w:hAnsi="Times New Roman"/>
          <w:b w:val="0"/>
          <w:snapToGrid/>
          <w:color w:val="auto"/>
          <w:kern w:val="2"/>
          <w:sz w:val="24"/>
          <w:szCs w:val="24"/>
          <w:lang w:eastAsia="zh-CN" w:bidi="ar-SA"/>
        </w:rPr>
        <w:t xml:space="preserve"> classification to guide the network in discriminating the </w:t>
      </w:r>
      <w:r w:rsidR="00CA10B6" w:rsidRPr="00011EEF">
        <w:rPr>
          <w:rFonts w:ascii="Times New Roman" w:eastAsia="SimSun" w:hAnsi="Times New Roman"/>
          <w:b w:val="0"/>
          <w:snapToGrid/>
          <w:color w:val="auto"/>
          <w:kern w:val="2"/>
          <w:sz w:val="24"/>
          <w:szCs w:val="24"/>
          <w:lang w:eastAsia="zh-CN" w:bidi="ar-SA"/>
        </w:rPr>
        <w:t xml:space="preserve">essential </w:t>
      </w:r>
      <w:r w:rsidRPr="00011EEF">
        <w:rPr>
          <w:rFonts w:ascii="Times New Roman" w:eastAsia="SimSun" w:hAnsi="Times New Roman"/>
          <w:b w:val="0"/>
          <w:snapToGrid/>
          <w:color w:val="auto"/>
          <w:kern w:val="2"/>
          <w:sz w:val="24"/>
          <w:szCs w:val="24"/>
          <w:lang w:eastAsia="zh-CN" w:bidi="ar-SA"/>
        </w:rPr>
        <w:t>spatial and spectral channels</w:t>
      </w:r>
      <w:r w:rsidR="00E200B3" w:rsidRPr="00011EEF">
        <w:rPr>
          <w:rFonts w:ascii="Times New Roman" w:eastAsia="SimSun" w:hAnsi="Times New Roman"/>
          <w:b w:val="0"/>
          <w:snapToGrid/>
          <w:color w:val="auto"/>
          <w:kern w:val="2"/>
          <w:sz w:val="24"/>
          <w:szCs w:val="24"/>
          <w:lang w:eastAsia="zh-CN" w:bidi="ar-SA"/>
        </w:rPr>
        <w:t xml:space="preserve"> to generate a sufficient feature de</w:t>
      </w:r>
      <w:r w:rsidR="00E200B3" w:rsidRPr="008F601D">
        <w:rPr>
          <w:rFonts w:ascii="Times New Roman" w:eastAsia="SimSun" w:hAnsi="Times New Roman"/>
          <w:b w:val="0"/>
          <w:snapToGrid/>
          <w:color w:val="auto"/>
          <w:kern w:val="2"/>
          <w:sz w:val="24"/>
          <w:szCs w:val="24"/>
          <w:lang w:eastAsia="zh-CN" w:bidi="ar-SA"/>
        </w:rPr>
        <w:t>scriptor</w:t>
      </w:r>
      <w:r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fldData xml:space="preserve">PEVuZE5vdGU+PENpdGU+PEF1dGhvcj5IYW5nPC9BdXRob3I+PFllYXI+MjAyMDwvWWVhcj48UmVj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</w:fldData>
        </w:fldChar>
      </w:r>
      <w:r w:rsidR="00CA10B6" w:rsidRPr="008F601D">
        <w:rPr>
          <w:rFonts w:ascii="Times New Roman" w:eastAsia="SimSun" w:hAnsi="Times New Roman"/>
          <w:b w:val="0"/>
          <w:snapToGrid/>
          <w:color w:val="auto"/>
          <w:kern w:val="2"/>
          <w:sz w:val="24"/>
          <w:szCs w:val="24"/>
          <w:lang w:eastAsia="zh-CN" w:bidi="ar-SA"/>
        </w:rPr>
        <w:instrText xml:space="preserve"> ADDIN EN.CITE </w:instrText>
      </w:r>
      <w:r w:rsidR="00B40EE1" w:rsidRPr="00135CC7">
        <w:rPr>
          <w:rFonts w:ascii="Times New Roman" w:eastAsia="SimSun" w:hAnsi="Times New Roman"/>
          <w:b w:val="0"/>
          <w:snapToGrid/>
          <w:color w:val="auto"/>
          <w:kern w:val="2"/>
          <w:sz w:val="24"/>
          <w:szCs w:val="24"/>
          <w:lang w:eastAsia="zh-CN" w:bidi="ar-SA"/>
        </w:rPr>
        <w:fldChar w:fldCharType="begin">
          <w:fldData xml:space="preserve">PEVuZE5vdGU+PENpdGU+PEF1dGhvcj5IYW5nPC9BdXRob3I+PFllYXI+MjAyMDwvWWVhcj48UmVj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</w:fldData>
        </w:fldChar>
      </w:r>
      <w:r w:rsidR="00CA10B6" w:rsidRPr="008F601D">
        <w:rPr>
          <w:rFonts w:ascii="Times New Roman" w:eastAsia="SimSun" w:hAnsi="Times New Roman"/>
          <w:b w:val="0"/>
          <w:snapToGrid/>
          <w:color w:val="auto"/>
          <w:kern w:val="2"/>
          <w:sz w:val="24"/>
          <w:szCs w:val="24"/>
          <w:lang w:eastAsia="zh-CN" w:bidi="ar-SA"/>
        </w:rPr>
        <w:instrText xml:space="preserve"> ADDIN EN.CITE.DATA </w:instrText>
      </w:r>
      <w:r w:rsidR="00B40EE1" w:rsidRPr="00135CC7">
        <w:rPr>
          <w:rFonts w:ascii="Times New Roman" w:eastAsia="SimSun" w:hAnsi="Times New Roman"/>
          <w:b w:val="0"/>
          <w:snapToGrid/>
          <w:color w:val="auto"/>
          <w:kern w:val="2"/>
          <w:sz w:val="24"/>
          <w:szCs w:val="24"/>
          <w:lang w:eastAsia="zh-CN" w:bidi="ar-SA"/>
        </w:rPr>
      </w:r>
      <w:r w:rsidR="00B40EE1" w:rsidRPr="00135CC7">
        <w:rPr>
          <w:rFonts w:ascii="Times New Roman" w:eastAsia="SimSun" w:hAnsi="Times New Roman"/>
          <w:b w:val="0"/>
          <w:snapToGrid/>
          <w:color w:val="auto"/>
          <w:kern w:val="2"/>
          <w:sz w:val="24"/>
          <w:szCs w:val="24"/>
          <w:lang w:eastAsia="zh-CN" w:bidi="ar-SA"/>
        </w:rPr>
        <w:fldChar w:fldCharType="end"/>
      </w:r>
      <w:r w:rsidR="00B40EE1" w:rsidRPr="008F601D">
        <w:rPr>
          <w:rFonts w:ascii="Times New Roman" w:eastAsia="SimSun" w:hAnsi="Times New Roman"/>
          <w:b w:val="0"/>
          <w:snapToGrid/>
          <w:color w:val="auto"/>
          <w:kern w:val="2"/>
          <w:sz w:val="24"/>
          <w:szCs w:val="24"/>
          <w:lang w:eastAsia="zh-CN" w:bidi="ar-SA"/>
        </w:rPr>
      </w:r>
      <w:r w:rsidR="00B40EE1" w:rsidRPr="008F601D">
        <w:rPr>
          <w:rFonts w:ascii="Times New Roman" w:eastAsia="SimSun" w:hAnsi="Times New Roman"/>
          <w:b w:val="0"/>
          <w:snapToGrid/>
          <w:color w:val="auto"/>
          <w:kern w:val="2"/>
          <w:sz w:val="24"/>
          <w:szCs w:val="24"/>
          <w:lang w:eastAsia="zh-CN" w:bidi="ar-SA"/>
        </w:rPr>
        <w:fldChar w:fldCharType="separate"/>
      </w:r>
      <w:r w:rsidR="00CA10B6" w:rsidRPr="008F601D">
        <w:rPr>
          <w:rFonts w:ascii="Times New Roman" w:eastAsia="SimSun" w:hAnsi="Times New Roman"/>
          <w:b w:val="0"/>
          <w:noProof/>
          <w:snapToGrid/>
          <w:color w:val="auto"/>
          <w:kern w:val="2"/>
          <w:sz w:val="24"/>
          <w:szCs w:val="24"/>
          <w:lang w:eastAsia="zh-CN" w:bidi="ar-SA"/>
        </w:rPr>
        <w:t>(Hang et al., 2020; Li et al., 2020b; Liu et al., 2020c; Luo et al., 2019a)</w:t>
      </w:r>
      <w:r w:rsidR="00B40EE1" w:rsidRPr="008F601D">
        <w:rPr>
          <w:rFonts w:ascii="Times New Roman" w:eastAsia="SimSun" w:hAnsi="Times New Roman"/>
          <w:b w:val="0"/>
          <w:snapToGrid/>
          <w:color w:val="auto"/>
          <w:kern w:val="2"/>
          <w:sz w:val="24"/>
          <w:szCs w:val="24"/>
          <w:lang w:eastAsia="zh-CN" w:bidi="ar-SA"/>
        </w:rPr>
        <w:fldChar w:fldCharType="end"/>
      </w:r>
      <w:r w:rsidR="00CA10B6" w:rsidRPr="008F601D">
        <w:rPr>
          <w:rFonts w:ascii="Times New Roman" w:eastAsia="SimSun" w:hAnsi="Times New Roman"/>
          <w:b w:val="0"/>
          <w:snapToGrid/>
          <w:color w:val="auto"/>
          <w:kern w:val="2"/>
          <w:sz w:val="24"/>
          <w:szCs w:val="24"/>
          <w:lang w:eastAsia="zh-CN" w:bidi="ar-SA"/>
        </w:rPr>
        <w:t>. Attention mechanism</w:t>
      </w:r>
      <w:r w:rsidR="00E16410" w:rsidRPr="008F601D">
        <w:rPr>
          <w:rFonts w:ascii="Times New Roman" w:eastAsia="SimSun" w:hAnsi="Times New Roman"/>
          <w:b w:val="0"/>
          <w:snapToGrid/>
          <w:color w:val="auto"/>
          <w:kern w:val="2"/>
          <w:sz w:val="24"/>
          <w:szCs w:val="24"/>
          <w:lang w:eastAsia="zh-CN" w:bidi="ar-SA"/>
        </w:rPr>
        <w:t xml:space="preserve"> continue</w:t>
      </w:r>
      <w:r w:rsidR="000B4F80" w:rsidRPr="008F601D">
        <w:rPr>
          <w:rFonts w:ascii="Times New Roman" w:eastAsia="SimSun" w:hAnsi="Times New Roman"/>
          <w:b w:val="0"/>
          <w:snapToGrid/>
          <w:color w:val="auto"/>
          <w:kern w:val="2"/>
          <w:sz w:val="24"/>
          <w:szCs w:val="24"/>
          <w:lang w:eastAsia="zh-CN" w:bidi="ar-SA"/>
        </w:rPr>
        <w:t>s</w:t>
      </w:r>
      <w:r w:rsidR="00E16410" w:rsidRPr="008F601D">
        <w:rPr>
          <w:rFonts w:ascii="Times New Roman" w:eastAsia="SimSun" w:hAnsi="Times New Roman"/>
          <w:b w:val="0"/>
          <w:snapToGrid/>
          <w:color w:val="auto"/>
          <w:kern w:val="2"/>
          <w:sz w:val="24"/>
          <w:szCs w:val="24"/>
          <w:lang w:eastAsia="zh-CN" w:bidi="ar-SA"/>
        </w:rPr>
        <w:t xml:space="preserve"> to draw interest as researchers combine the method with other approaches like </w:t>
      </w:r>
      <w:proofErr w:type="spellStart"/>
      <w:r w:rsidR="00E16410" w:rsidRPr="008F601D">
        <w:rPr>
          <w:rFonts w:ascii="Times New Roman" w:eastAsia="SimSun" w:hAnsi="Times New Roman"/>
          <w:b w:val="0"/>
          <w:snapToGrid/>
          <w:color w:val="auto"/>
          <w:kern w:val="2"/>
          <w:sz w:val="24"/>
          <w:szCs w:val="24"/>
          <w:lang w:eastAsia="zh-CN" w:bidi="ar-SA"/>
        </w:rPr>
        <w:t>atrous</w:t>
      </w:r>
      <w:proofErr w:type="spellEnd"/>
      <w:r w:rsidR="00E16410" w:rsidRPr="008F601D">
        <w:rPr>
          <w:rFonts w:ascii="Times New Roman" w:eastAsia="SimSun" w:hAnsi="Times New Roman"/>
          <w:b w:val="0"/>
          <w:snapToGrid/>
          <w:color w:val="auto"/>
          <w:kern w:val="2"/>
          <w:sz w:val="24"/>
          <w:szCs w:val="24"/>
          <w:lang w:eastAsia="zh-CN" w:bidi="ar-SA"/>
        </w:rPr>
        <w:t xml:space="preserve"> convolution and encoder-decoder</w:t>
      </w:r>
      <w:r w:rsidR="000B4F80" w:rsidRPr="008F601D">
        <w:rPr>
          <w:rFonts w:ascii="Times New Roman" w:eastAsia="SimSun" w:hAnsi="Times New Roman"/>
          <w:b w:val="0"/>
          <w:snapToGrid/>
          <w:color w:val="auto"/>
          <w:kern w:val="2"/>
          <w:sz w:val="24"/>
          <w:szCs w:val="24"/>
          <w:lang w:eastAsia="zh-CN" w:bidi="ar-SA"/>
        </w:rPr>
        <w:t>-</w:t>
      </w:r>
      <w:r w:rsidR="00E16410" w:rsidRPr="008F601D">
        <w:rPr>
          <w:rFonts w:ascii="Times New Roman" w:eastAsia="SimSun" w:hAnsi="Times New Roman"/>
          <w:b w:val="0"/>
          <w:snapToGrid/>
          <w:color w:val="auto"/>
          <w:kern w:val="2"/>
          <w:sz w:val="24"/>
          <w:szCs w:val="24"/>
          <w:lang w:eastAsia="zh-CN" w:bidi="ar-SA"/>
        </w:rPr>
        <w:t>based methods</w:t>
      </w:r>
      <w:r w:rsidR="000B4F80"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E16410" w:rsidRPr="008F601D">
        <w:rPr>
          <w:rFonts w:ascii="Times New Roman" w:eastAsia="SimSun" w:hAnsi="Times New Roman"/>
          <w:b w:val="0"/>
          <w:snapToGrid/>
          <w:color w:val="auto"/>
          <w:kern w:val="2"/>
          <w:sz w:val="24"/>
          <w:szCs w:val="24"/>
          <w:lang w:eastAsia="zh-CN" w:bidi="ar-SA"/>
        </w:rPr>
        <w:instrText xml:space="preserve"> ADDIN EN.CITE &lt;EndNote&gt;&lt;Cite&gt;&lt;Author&gt;Yang&lt;/Author&gt;&lt;Year&gt;2020&lt;/Year&gt;&lt;RecNum&gt;754&lt;/RecNum&gt;&lt;DisplayText&gt;(Yang et al., 2020)&lt;/DisplayText&gt;&lt;record&gt;&lt;rec-number&gt;754&lt;/rec-number&gt;&lt;foreign-keys&gt;&lt;key app="EN" db-id="9tzztt9fztrewoefrsoxzf5nddss0awxvzs0" timestamp="1607534916"&gt;754&lt;/key&gt;&lt;/foreign-keys&gt;&lt;ref-type name="Journal Article"&gt;17&lt;/ref-type&gt;&lt;contributors&gt;&lt;authors&gt;&lt;author&gt;Yang, Xiaofei&lt;/author&gt;&lt;author&gt;Zhang, Xiaofeng&lt;/author&gt;&lt;author&gt;Ye, Yunming&lt;/author&gt;&lt;author&gt;Lau, Raymond Y. K.&lt;/author&gt;&lt;author&gt;Lu, Shijian&lt;/author&gt;&lt;author&gt;Li, Xutao&lt;/author&gt;&lt;author&gt;Huang, Xiaohui&lt;/author&gt;&lt;/authors&gt;&lt;/contributors&gt;&lt;titles&gt;&lt;title&gt;Synergistic 2D/3D Convolutional Neural Network for Hyperspectral Image Classification&lt;/title&gt;&lt;secondary-title&gt;Remote. Sens.&lt;/secondary-title&gt;&lt;/titles&gt;&lt;periodical&gt;&lt;full-title&gt;Remote. Sens.&lt;/full-title&gt;&lt;/periodical&gt;&lt;pages&gt;2033&lt;/pages&gt;&lt;volume&gt;12&lt;/volume&gt;&lt;number&gt;12&lt;/number&gt;&lt;dates&gt;&lt;year&gt;2020&lt;/year&gt;&lt;pub-dates&gt;&lt;date&gt;/&lt;/date&gt;&lt;/pub-dates&gt;&lt;/dates&gt;&lt;urls&gt;&lt;related-urls&gt;&lt;url&gt;https://doi.org/10.3390/rs12122033&lt;/url&gt;&lt;/related-urls&gt;&lt;/urls&gt;&lt;electronic-resource-num&gt;10.3390/rs12122033&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E16410" w:rsidRPr="008F601D">
        <w:rPr>
          <w:rFonts w:ascii="Times New Roman" w:eastAsia="SimSun" w:hAnsi="Times New Roman"/>
          <w:b w:val="0"/>
          <w:noProof/>
          <w:snapToGrid/>
          <w:color w:val="auto"/>
          <w:kern w:val="2"/>
          <w:sz w:val="24"/>
          <w:szCs w:val="24"/>
          <w:lang w:eastAsia="zh-CN" w:bidi="ar-SA"/>
        </w:rPr>
        <w:t>(Yang et al., 2020)</w:t>
      </w:r>
      <w:r w:rsidR="00B40EE1" w:rsidRPr="008F601D">
        <w:rPr>
          <w:rFonts w:ascii="Times New Roman" w:eastAsia="SimSun" w:hAnsi="Times New Roman"/>
          <w:b w:val="0"/>
          <w:snapToGrid/>
          <w:color w:val="auto"/>
          <w:kern w:val="2"/>
          <w:sz w:val="24"/>
          <w:szCs w:val="24"/>
          <w:lang w:eastAsia="zh-CN" w:bidi="ar-SA"/>
        </w:rPr>
        <w:fldChar w:fldCharType="end"/>
      </w:r>
      <w:r w:rsidR="008431C4" w:rsidRPr="008F601D">
        <w:rPr>
          <w:rFonts w:ascii="Times New Roman" w:eastAsia="SimSun" w:hAnsi="Times New Roman"/>
          <w:b w:val="0"/>
          <w:snapToGrid/>
          <w:color w:val="auto"/>
          <w:kern w:val="2"/>
          <w:sz w:val="24"/>
          <w:szCs w:val="24"/>
          <w:lang w:eastAsia="zh-CN" w:bidi="ar-SA"/>
        </w:rPr>
        <w:t xml:space="preserve">, and </w:t>
      </w:r>
      <w:r w:rsidR="000B4F80" w:rsidRPr="008F601D">
        <w:rPr>
          <w:rFonts w:ascii="Times New Roman" w:eastAsia="SimSun" w:hAnsi="Times New Roman"/>
          <w:b w:val="0"/>
          <w:snapToGrid/>
          <w:color w:val="auto"/>
          <w:kern w:val="2"/>
          <w:sz w:val="24"/>
          <w:szCs w:val="24"/>
          <w:lang w:eastAsia="zh-CN" w:bidi="ar-SA"/>
        </w:rPr>
        <w:t xml:space="preserve">the </w:t>
      </w:r>
      <w:r w:rsidR="008431C4" w:rsidRPr="008F601D">
        <w:rPr>
          <w:rFonts w:ascii="Times New Roman" w:eastAsia="SimSun" w:hAnsi="Times New Roman"/>
          <w:b w:val="0"/>
          <w:snapToGrid/>
          <w:color w:val="auto"/>
          <w:kern w:val="2"/>
          <w:sz w:val="24"/>
          <w:szCs w:val="24"/>
          <w:lang w:eastAsia="zh-CN" w:bidi="ar-SA"/>
        </w:rPr>
        <w:t xml:space="preserve">multiscale feature extraction method </w:t>
      </w:r>
      <w:r w:rsidR="00B40EE1" w:rsidRPr="008F601D">
        <w:rPr>
          <w:rFonts w:ascii="Times New Roman" w:eastAsia="SimSun" w:hAnsi="Times New Roman"/>
          <w:b w:val="0"/>
          <w:bCs/>
          <w:snapToGrid/>
          <w:color w:val="auto"/>
          <w:kern w:val="2"/>
          <w:sz w:val="24"/>
          <w:szCs w:val="24"/>
          <w:lang w:eastAsia="zh-CN" w:bidi="ar-SA"/>
        </w:rPr>
        <w:fldChar w:fldCharType="begin"/>
      </w:r>
      <w:r w:rsidR="008431C4" w:rsidRPr="008F601D">
        <w:rPr>
          <w:rFonts w:ascii="Times New Roman" w:eastAsia="SimSun" w:hAnsi="Times New Roman"/>
          <w:b w:val="0"/>
          <w:bCs/>
          <w:snapToGrid/>
          <w:color w:val="auto"/>
          <w:kern w:val="2"/>
          <w:sz w:val="24"/>
          <w:szCs w:val="24"/>
          <w:lang w:eastAsia="zh-CN" w:bidi="ar-SA"/>
        </w:rPr>
        <w:instrText xml:space="preserve"> ADDIN EN.CITE &lt;EndNote&gt;&lt;Cite&gt;&lt;Author&gt;Zhang&lt;/Author&gt;&lt;Year&gt;2020&lt;/Year&gt;&lt;RecNum&gt;758&lt;/RecNum&gt;&lt;DisplayText&gt;(Zhang et al., 2020)&lt;/DisplayText&gt;&lt;record&gt;&lt;rec-number&gt;758&lt;/rec-number&gt;&lt;foreign-keys&gt;&lt;key app="EN" db-id="9tzztt9fztrewoefrsoxzf5nddss0awxvzs0" timestamp="1607536317"&gt;758&lt;/key&gt;&lt;/foreign-keys&gt;&lt;ref-type name="Book"&gt;6&lt;/ref-type&gt;&lt;contributors&gt;&lt;authors&gt;&lt;author&gt;Zhang, Xiangdong&lt;/author&gt;&lt;author&gt;Wang, Tengjun&lt;/author&gt;&lt;author&gt;Yang, Yun&lt;/author&gt;&lt;/authors&gt;&lt;/contributors&gt;&lt;titles&gt;&lt;title&gt;Hyperspectral image classification based on multi-scale residual network with attention mechanism&lt;/title&gt;&lt;/titles&gt;&lt;dates&gt;&lt;year&gt;2020&lt;/year&gt;&lt;/dates&gt;&lt;urls&gt;&lt;/urls&gt;&lt;/record&gt;&lt;/Cite&gt;&lt;/EndNote&gt;</w:instrText>
      </w:r>
      <w:r w:rsidR="00B40EE1" w:rsidRPr="008F601D">
        <w:rPr>
          <w:rFonts w:ascii="Times New Roman" w:eastAsia="SimSun" w:hAnsi="Times New Roman"/>
          <w:b w:val="0"/>
          <w:bCs/>
          <w:snapToGrid/>
          <w:color w:val="auto"/>
          <w:kern w:val="2"/>
          <w:sz w:val="24"/>
          <w:szCs w:val="24"/>
          <w:lang w:eastAsia="zh-CN" w:bidi="ar-SA"/>
        </w:rPr>
        <w:fldChar w:fldCharType="separate"/>
      </w:r>
      <w:r w:rsidR="008431C4" w:rsidRPr="008F601D">
        <w:rPr>
          <w:rFonts w:ascii="Times New Roman" w:eastAsia="SimSun" w:hAnsi="Times New Roman"/>
          <w:b w:val="0"/>
          <w:bCs/>
          <w:noProof/>
          <w:snapToGrid/>
          <w:color w:val="auto"/>
          <w:kern w:val="2"/>
          <w:sz w:val="24"/>
          <w:szCs w:val="24"/>
          <w:lang w:eastAsia="zh-CN" w:bidi="ar-SA"/>
        </w:rPr>
        <w:t>(Zhang et al., 2020)</w:t>
      </w:r>
      <w:r w:rsidR="00B40EE1" w:rsidRPr="008F601D">
        <w:rPr>
          <w:rFonts w:ascii="Times New Roman" w:eastAsia="SimSun" w:hAnsi="Times New Roman"/>
          <w:b w:val="0"/>
          <w:bCs/>
          <w:snapToGrid/>
          <w:color w:val="auto"/>
          <w:kern w:val="2"/>
          <w:sz w:val="24"/>
          <w:szCs w:val="24"/>
          <w:lang w:eastAsia="zh-CN" w:bidi="ar-SA"/>
        </w:rPr>
        <w:fldChar w:fldCharType="end"/>
      </w:r>
      <w:r w:rsidR="008431C4" w:rsidRPr="008F601D">
        <w:rPr>
          <w:rFonts w:ascii="Times New Roman" w:eastAsia="SimSun" w:hAnsi="Times New Roman"/>
          <w:b w:val="0"/>
          <w:snapToGrid/>
          <w:color w:val="auto"/>
          <w:kern w:val="2"/>
          <w:sz w:val="24"/>
          <w:szCs w:val="24"/>
          <w:lang w:eastAsia="zh-CN" w:bidi="ar-SA"/>
        </w:rPr>
        <w:t>.</w:t>
      </w:r>
      <w:r w:rsidR="00E16410" w:rsidRPr="008F601D">
        <w:rPr>
          <w:rFonts w:ascii="Times New Roman" w:eastAsia="SimSun" w:hAnsi="Times New Roman"/>
          <w:b w:val="0"/>
          <w:snapToGrid/>
          <w:color w:val="auto"/>
          <w:kern w:val="2"/>
          <w:sz w:val="24"/>
          <w:szCs w:val="24"/>
          <w:lang w:eastAsia="zh-CN" w:bidi="ar-SA"/>
        </w:rPr>
        <w:t xml:space="preserve"> </w:t>
      </w:r>
    </w:p>
    <w:p w14:paraId="555EA48B" w14:textId="77777777" w:rsidR="00B54057" w:rsidRPr="008F601D" w:rsidRDefault="00E16410" w:rsidP="00B54057">
      <w:pPr>
        <w:pStyle w:val="MDPI21heading1"/>
        <w:ind w:firstLine="360"/>
        <w:jc w:val="both"/>
        <w:rPr>
          <w:rFonts w:ascii="Times New Roman" w:eastAsia="SimSun" w:hAnsi="Times New Roman"/>
          <w:b w:val="0"/>
          <w:bCs/>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 xml:space="preserve">Multi-level feature </w:t>
      </w:r>
      <w:r w:rsidR="008431C4" w:rsidRPr="008F601D">
        <w:rPr>
          <w:rFonts w:ascii="Times New Roman" w:eastAsia="SimSun" w:hAnsi="Times New Roman"/>
          <w:i/>
          <w:snapToGrid/>
          <w:color w:val="auto"/>
          <w:kern w:val="2"/>
          <w:sz w:val="24"/>
          <w:szCs w:val="24"/>
          <w:lang w:eastAsia="zh-CN" w:bidi="ar-SA"/>
        </w:rPr>
        <w:t>aggregation</w:t>
      </w:r>
      <w:r w:rsidRPr="008F601D">
        <w:rPr>
          <w:rFonts w:ascii="Times New Roman" w:eastAsia="SimSun" w:hAnsi="Times New Roman"/>
          <w:i/>
          <w:snapToGrid/>
          <w:color w:val="auto"/>
          <w:kern w:val="2"/>
          <w:sz w:val="24"/>
          <w:szCs w:val="24"/>
          <w:lang w:eastAsia="zh-CN" w:bidi="ar-SA"/>
        </w:rPr>
        <w:t xml:space="preserve"> </w:t>
      </w:r>
      <w:r w:rsidRPr="008F601D">
        <w:rPr>
          <w:rFonts w:ascii="Times New Roman" w:eastAsia="SimSun" w:hAnsi="Times New Roman"/>
          <w:bCs/>
          <w:snapToGrid/>
          <w:color w:val="auto"/>
          <w:kern w:val="2"/>
          <w:sz w:val="24"/>
          <w:szCs w:val="24"/>
          <w:lang w:eastAsia="zh-CN" w:bidi="ar-SA"/>
        </w:rPr>
        <w:t>–</w:t>
      </w:r>
      <w:r w:rsidR="008431C4" w:rsidRPr="008F601D">
        <w:rPr>
          <w:rFonts w:ascii="Times New Roman" w:eastAsia="SimSun" w:hAnsi="Times New Roman"/>
          <w:b w:val="0"/>
          <w:bCs/>
          <w:snapToGrid/>
          <w:color w:val="auto"/>
          <w:kern w:val="2"/>
          <w:sz w:val="24"/>
          <w:szCs w:val="24"/>
          <w:lang w:eastAsia="zh-CN" w:bidi="ar-SA"/>
        </w:rPr>
        <w:t xml:space="preserve"> </w:t>
      </w:r>
      <w:r w:rsidR="006450B6" w:rsidRPr="008F601D">
        <w:rPr>
          <w:rFonts w:ascii="Times New Roman" w:eastAsia="SimSun" w:hAnsi="Times New Roman"/>
          <w:b w:val="0"/>
          <w:bCs/>
          <w:snapToGrid/>
          <w:color w:val="auto"/>
          <w:kern w:val="2"/>
          <w:sz w:val="24"/>
          <w:szCs w:val="24"/>
          <w:lang w:eastAsia="zh-CN" w:bidi="ar-SA"/>
        </w:rPr>
        <w:t xml:space="preserve">In this new approach, </w:t>
      </w:r>
      <w:r w:rsidR="002E4876" w:rsidRPr="008F601D">
        <w:rPr>
          <w:rFonts w:ascii="Times New Roman" w:eastAsia="SimSun" w:hAnsi="Times New Roman"/>
          <w:b w:val="0"/>
          <w:bCs/>
          <w:snapToGrid/>
          <w:color w:val="auto"/>
          <w:kern w:val="2"/>
          <w:sz w:val="24"/>
          <w:szCs w:val="24"/>
          <w:lang w:eastAsia="zh-CN" w:bidi="ar-SA"/>
        </w:rPr>
        <w:t>features are extracted at different spatial dimensions in a multi-level</w:t>
      </w:r>
      <w:r w:rsidR="006450B6" w:rsidRPr="008F601D">
        <w:rPr>
          <w:rFonts w:ascii="Times New Roman" w:eastAsia="SimSun" w:hAnsi="Times New Roman"/>
          <w:b w:val="0"/>
          <w:bCs/>
          <w:snapToGrid/>
          <w:color w:val="auto"/>
          <w:kern w:val="2"/>
          <w:sz w:val="24"/>
          <w:szCs w:val="24"/>
          <w:lang w:eastAsia="zh-CN" w:bidi="ar-SA"/>
        </w:rPr>
        <w:t>ed</w:t>
      </w:r>
      <w:r w:rsidR="002E4876" w:rsidRPr="00011EEF">
        <w:rPr>
          <w:rFonts w:ascii="Times New Roman" w:eastAsia="SimSun" w:hAnsi="Times New Roman"/>
          <w:b w:val="0"/>
          <w:bCs/>
          <w:snapToGrid/>
          <w:color w:val="auto"/>
          <w:kern w:val="2"/>
          <w:sz w:val="24"/>
          <w:szCs w:val="24"/>
          <w:lang w:eastAsia="zh-CN" w:bidi="ar-SA"/>
        </w:rPr>
        <w:t xml:space="preserve"> and multi-layered structured network. The outputs of the preceding layers are fed into the input of the successive layers resulting in </w:t>
      </w:r>
      <w:r w:rsidR="000B4F80" w:rsidRPr="00011EEF">
        <w:rPr>
          <w:rFonts w:ascii="Times New Roman" w:eastAsia="SimSun" w:hAnsi="Times New Roman"/>
          <w:b w:val="0"/>
          <w:bCs/>
          <w:snapToGrid/>
          <w:color w:val="auto"/>
          <w:kern w:val="2"/>
          <w:sz w:val="24"/>
          <w:szCs w:val="24"/>
          <w:lang w:eastAsia="zh-CN" w:bidi="ar-SA"/>
        </w:rPr>
        <w:t xml:space="preserve">the </w:t>
      </w:r>
      <w:r w:rsidR="002E4876" w:rsidRPr="00011EEF">
        <w:rPr>
          <w:rFonts w:ascii="Times New Roman" w:eastAsia="SimSun" w:hAnsi="Times New Roman"/>
          <w:b w:val="0"/>
          <w:bCs/>
          <w:snapToGrid/>
          <w:color w:val="auto"/>
          <w:kern w:val="2"/>
          <w:sz w:val="24"/>
          <w:szCs w:val="24"/>
          <w:lang w:eastAsia="zh-CN" w:bidi="ar-SA"/>
        </w:rPr>
        <w:t>fusion of sufficient spectral and spatial information</w:t>
      </w:r>
      <w:r w:rsidR="006450B6" w:rsidRPr="00011EEF">
        <w:rPr>
          <w:rFonts w:ascii="Times New Roman" w:eastAsia="SimSun" w:hAnsi="Times New Roman"/>
          <w:b w:val="0"/>
          <w:bCs/>
          <w:snapToGrid/>
          <w:color w:val="auto"/>
          <w:kern w:val="2"/>
          <w:sz w:val="24"/>
          <w:szCs w:val="24"/>
          <w:lang w:eastAsia="zh-CN" w:bidi="ar-SA"/>
        </w:rPr>
        <w:t xml:space="preserve"> where multiscale-feature </w:t>
      </w:r>
      <w:proofErr w:type="spellStart"/>
      <w:r w:rsidR="006450B6" w:rsidRPr="00011EEF">
        <w:rPr>
          <w:rFonts w:ascii="Times New Roman" w:eastAsia="SimSun" w:hAnsi="Times New Roman"/>
          <w:b w:val="0"/>
          <w:bCs/>
          <w:snapToGrid/>
          <w:color w:val="auto"/>
          <w:kern w:val="2"/>
          <w:sz w:val="24"/>
          <w:szCs w:val="24"/>
          <w:lang w:eastAsia="zh-CN" w:bidi="ar-SA"/>
        </w:rPr>
        <w:t>upsampling</w:t>
      </w:r>
      <w:proofErr w:type="spellEnd"/>
      <w:r w:rsidR="006450B6" w:rsidRPr="00011EEF">
        <w:rPr>
          <w:rFonts w:ascii="Times New Roman" w:eastAsia="SimSun" w:hAnsi="Times New Roman"/>
          <w:b w:val="0"/>
          <w:bCs/>
          <w:snapToGrid/>
          <w:color w:val="auto"/>
          <w:kern w:val="2"/>
          <w:sz w:val="24"/>
          <w:szCs w:val="24"/>
          <w:lang w:eastAsia="zh-CN" w:bidi="ar-SA"/>
        </w:rPr>
        <w:t xml:space="preserve"> blocks are usually used to increase the size of combined feature maps with different resolutions to utilize the information from different sizes and locations.</w:t>
      </w:r>
      <w:r w:rsidR="002E4876" w:rsidRPr="00011EEF">
        <w:rPr>
          <w:rFonts w:ascii="Times New Roman" w:eastAsia="SimSun" w:hAnsi="Times New Roman"/>
          <w:b w:val="0"/>
          <w:bCs/>
          <w:snapToGrid/>
          <w:color w:val="auto"/>
          <w:kern w:val="2"/>
          <w:sz w:val="24"/>
          <w:szCs w:val="24"/>
          <w:lang w:eastAsia="zh-CN" w:bidi="ar-SA"/>
        </w:rPr>
        <w:t xml:space="preserve"> This method ha</w:t>
      </w:r>
      <w:r w:rsidR="000B4F80" w:rsidRPr="00011EEF">
        <w:rPr>
          <w:rFonts w:ascii="Times New Roman" w:eastAsia="SimSun" w:hAnsi="Times New Roman"/>
          <w:b w:val="0"/>
          <w:bCs/>
          <w:snapToGrid/>
          <w:color w:val="auto"/>
          <w:kern w:val="2"/>
          <w:sz w:val="24"/>
          <w:szCs w:val="24"/>
          <w:lang w:eastAsia="zh-CN" w:bidi="ar-SA"/>
        </w:rPr>
        <w:t>s</w:t>
      </w:r>
      <w:r w:rsidR="002E4876" w:rsidRPr="008F601D">
        <w:rPr>
          <w:rFonts w:ascii="Times New Roman" w:eastAsia="SimSun" w:hAnsi="Times New Roman"/>
          <w:b w:val="0"/>
          <w:bCs/>
          <w:snapToGrid/>
          <w:color w:val="auto"/>
          <w:kern w:val="2"/>
          <w:sz w:val="24"/>
          <w:szCs w:val="24"/>
          <w:lang w:eastAsia="zh-CN" w:bidi="ar-SA"/>
        </w:rPr>
        <w:t xml:space="preserve"> been explored in various hyperspectral tasks such as land cover classification </w:t>
      </w:r>
      <w:r w:rsidR="00B40EE1" w:rsidRPr="008F601D">
        <w:rPr>
          <w:rFonts w:ascii="Times New Roman" w:eastAsia="SimSun" w:hAnsi="Times New Roman"/>
          <w:b w:val="0"/>
          <w:bCs/>
          <w:snapToGrid/>
          <w:color w:val="auto"/>
          <w:kern w:val="2"/>
          <w:sz w:val="24"/>
          <w:szCs w:val="24"/>
          <w:lang w:eastAsia="zh-CN" w:bidi="ar-SA"/>
        </w:rPr>
        <w:fldChar w:fldCharType="begin"/>
      </w:r>
      <w:r w:rsidR="002E4876" w:rsidRPr="008F601D">
        <w:rPr>
          <w:rFonts w:ascii="Times New Roman" w:eastAsia="SimSun" w:hAnsi="Times New Roman"/>
          <w:b w:val="0"/>
          <w:bCs/>
          <w:snapToGrid/>
          <w:color w:val="auto"/>
          <w:kern w:val="2"/>
          <w:sz w:val="24"/>
          <w:szCs w:val="24"/>
          <w:lang w:eastAsia="zh-CN" w:bidi="ar-SA"/>
        </w:rPr>
        <w:instrText xml:space="preserve"> ADDIN EN.CITE &lt;EndNote&gt;&lt;Cite&gt;&lt;Author&gt;Cao&lt;/Author&gt;&lt;Year&gt;2018&lt;/Year&gt;&lt;RecNum&gt;755&lt;/RecNum&gt;&lt;DisplayText&gt;(Cao et al., 2018)&lt;/DisplayText&gt;&lt;record&gt;&lt;rec-number&gt;755&lt;/rec-number&gt;&lt;foreign-keys&gt;&lt;key app="EN" db-id="9tzztt9fztrewoefrsoxzf5nddss0awxvzs0" timestamp="1607535603"&gt;755&lt;/key&gt;&lt;/foreign-keys&gt;&lt;ref-type name="Journal Article"&gt;17&lt;/ref-type&gt;&lt;contributors&gt;&lt;authors&gt;&lt;author&gt;X. Cao&lt;/author&gt;&lt;author&gt;R. Li&lt;/author&gt;&lt;author&gt;L. Wen&lt;/author&gt;&lt;author&gt;J. Feng&lt;/author&gt;&lt;author&gt;L. Jiao&lt;/author&gt;&lt;/authors&gt;&lt;/contributors&gt;&lt;titles&gt;&lt;title&gt;Deep Multiple Feature Fusion for Hyperspectral Image Classification&lt;/title&gt;&lt;secondary-title&gt;IEEE Journal of Selected Topics in Applied Earth Observations and Remote Sensing&lt;/secondary-title&gt;&lt;/titles&gt;&lt;periodical&gt;&lt;full-title&gt;IEEE Journal of Selected Topics in Applied Earth Observations and Remote Sensing&lt;/full-title&gt;&lt;/periodical&gt;&lt;pages&gt;3880-3891&lt;/pages&gt;&lt;volume&gt;11&lt;/volume&gt;&lt;number&gt;10&lt;/number&gt;&lt;keywords&gt;&lt;keyword&gt;feature extraction&lt;/keyword&gt;&lt;keyword&gt;geophysical image processing&lt;/keyword&gt;&lt;keyword&gt;hyperspectral imaging&lt;/keyword&gt;&lt;keyword&gt;image classification&lt;/keyword&gt;&lt;keyword&gt;land-cover types classification&lt;/keyword&gt;&lt;keyword&gt;DMFF&lt;/keyword&gt;&lt;keyword&gt;deep random forest classifier&lt;/keyword&gt;&lt;keyword&gt;multiple-layer structure&lt;/keyword&gt;&lt;keyword&gt;classification probability&lt;/keyword&gt;&lt;keyword&gt;neighboring pixels&lt;/keyword&gt;&lt;keyword&gt;spectral-spatial information&lt;/keyword&gt;&lt;keyword&gt;satisfactory classification performance&lt;/keyword&gt;&lt;keyword&gt;multiple feature fusion methods&lt;/keyword&gt;&lt;keyword&gt;hyperspectral image classification&lt;/keyword&gt;&lt;keyword&gt;deep multiple feature fusion&lt;/keyword&gt;&lt;keyword&gt;Forestry&lt;/keyword&gt;&lt;keyword&gt;Training&lt;/keyword&gt;&lt;keyword&gt;Discrete cosine transforms&lt;/keyword&gt;&lt;keyword&gt;Support vector machines&lt;/keyword&gt;&lt;keyword&gt;Classification&lt;/keyword&gt;&lt;keyword&gt;deep forest&lt;/keyword&gt;&lt;keyword&gt;hyperspectral image (HSI)&lt;/keyword&gt;&lt;keyword&gt;multiple feature fusion&lt;/keyword&gt;&lt;/keywords&gt;&lt;dates&gt;&lt;year&gt;2018&lt;/year&gt;&lt;/dates&gt;&lt;isbn&gt;2151-1535&lt;/isbn&gt;&lt;urls&gt;&lt;/urls&gt;&lt;electronic-resource-num&gt;10.1109/JSTARS.2018.2866595&lt;/electronic-resource-num&gt;&lt;/record&gt;&lt;/Cite&gt;&lt;/EndNote&gt;</w:instrText>
      </w:r>
      <w:r w:rsidR="00B40EE1" w:rsidRPr="008F601D">
        <w:rPr>
          <w:rFonts w:ascii="Times New Roman" w:eastAsia="SimSun" w:hAnsi="Times New Roman"/>
          <w:b w:val="0"/>
          <w:bCs/>
          <w:snapToGrid/>
          <w:color w:val="auto"/>
          <w:kern w:val="2"/>
          <w:sz w:val="24"/>
          <w:szCs w:val="24"/>
          <w:lang w:eastAsia="zh-CN" w:bidi="ar-SA"/>
        </w:rPr>
        <w:fldChar w:fldCharType="separate"/>
      </w:r>
      <w:r w:rsidR="002E4876" w:rsidRPr="008F601D">
        <w:rPr>
          <w:rFonts w:ascii="Times New Roman" w:eastAsia="SimSun" w:hAnsi="Times New Roman"/>
          <w:b w:val="0"/>
          <w:bCs/>
          <w:noProof/>
          <w:snapToGrid/>
          <w:color w:val="auto"/>
          <w:kern w:val="2"/>
          <w:sz w:val="24"/>
          <w:szCs w:val="24"/>
          <w:lang w:eastAsia="zh-CN" w:bidi="ar-SA"/>
        </w:rPr>
        <w:t>(Cao et al., 2018)</w:t>
      </w:r>
      <w:r w:rsidR="00B40EE1" w:rsidRPr="008F601D">
        <w:rPr>
          <w:rFonts w:ascii="Times New Roman" w:eastAsia="SimSun" w:hAnsi="Times New Roman"/>
          <w:b w:val="0"/>
          <w:bCs/>
          <w:snapToGrid/>
          <w:color w:val="auto"/>
          <w:kern w:val="2"/>
          <w:sz w:val="24"/>
          <w:szCs w:val="24"/>
          <w:lang w:eastAsia="zh-CN" w:bidi="ar-SA"/>
        </w:rPr>
        <w:fldChar w:fldCharType="end"/>
      </w:r>
      <w:r w:rsidR="003710F3" w:rsidRPr="008F601D">
        <w:rPr>
          <w:rFonts w:ascii="Times New Roman" w:eastAsia="SimSun" w:hAnsi="Times New Roman"/>
          <w:b w:val="0"/>
          <w:bCs/>
          <w:snapToGrid/>
          <w:color w:val="auto"/>
          <w:kern w:val="2"/>
          <w:sz w:val="24"/>
          <w:szCs w:val="24"/>
          <w:lang w:eastAsia="zh-CN" w:bidi="ar-SA"/>
        </w:rPr>
        <w:t>, spectral fusion</w:t>
      </w:r>
      <w:r w:rsidR="000B4F80" w:rsidRPr="008F601D">
        <w:rPr>
          <w:rFonts w:ascii="Times New Roman" w:eastAsia="SimSun" w:hAnsi="Times New Roman"/>
          <w:b w:val="0"/>
          <w:bCs/>
          <w:snapToGrid/>
          <w:color w:val="auto"/>
          <w:kern w:val="2"/>
          <w:sz w:val="24"/>
          <w:szCs w:val="24"/>
          <w:lang w:eastAsia="zh-CN" w:bidi="ar-SA"/>
        </w:rPr>
        <w:t>,</w:t>
      </w:r>
      <w:r w:rsidR="005B25FB" w:rsidRPr="008F601D">
        <w:rPr>
          <w:rFonts w:ascii="Times New Roman" w:eastAsia="SimSun" w:hAnsi="Times New Roman"/>
          <w:b w:val="0"/>
          <w:bCs/>
          <w:snapToGrid/>
          <w:color w:val="auto"/>
          <w:kern w:val="2"/>
          <w:sz w:val="24"/>
          <w:szCs w:val="24"/>
          <w:lang w:eastAsia="zh-CN" w:bidi="ar-SA"/>
        </w:rPr>
        <w:t xml:space="preserve"> and HSI image classification</w:t>
      </w:r>
      <w:r w:rsidR="003710F3" w:rsidRPr="008F601D">
        <w:rPr>
          <w:rFonts w:ascii="Times New Roman" w:eastAsia="SimSun" w:hAnsi="Times New Roman"/>
          <w:b w:val="0"/>
          <w:bCs/>
          <w:snapToGrid/>
          <w:color w:val="auto"/>
          <w:kern w:val="2"/>
          <w:sz w:val="24"/>
          <w:szCs w:val="24"/>
          <w:lang w:eastAsia="zh-CN" w:bidi="ar-SA"/>
        </w:rPr>
        <w:t xml:space="preserve"> </w:t>
      </w:r>
      <w:r w:rsidR="00B40EE1" w:rsidRPr="008F601D">
        <w:rPr>
          <w:rFonts w:ascii="Times New Roman" w:eastAsia="SimSun" w:hAnsi="Times New Roman"/>
          <w:b w:val="0"/>
          <w:bCs/>
          <w:snapToGrid/>
          <w:color w:val="auto"/>
          <w:kern w:val="2"/>
          <w:sz w:val="24"/>
          <w:szCs w:val="24"/>
          <w:lang w:eastAsia="zh-CN" w:bidi="ar-SA"/>
        </w:rPr>
        <w:fldChar w:fldCharType="begin"/>
      </w:r>
      <w:r w:rsidR="003710F3" w:rsidRPr="008F601D">
        <w:rPr>
          <w:rFonts w:ascii="Times New Roman" w:eastAsia="SimSun" w:hAnsi="Times New Roman"/>
          <w:b w:val="0"/>
          <w:bCs/>
          <w:snapToGrid/>
          <w:color w:val="auto"/>
          <w:kern w:val="2"/>
          <w:sz w:val="24"/>
          <w:szCs w:val="24"/>
          <w:lang w:eastAsia="zh-CN" w:bidi="ar-SA"/>
        </w:rPr>
        <w:instrText xml:space="preserve"> ADDIN EN.CITE &lt;EndNote&gt;&lt;Cite&gt;&lt;Author&gt;Mu&lt;/Author&gt;&lt;Year&gt;2020&lt;/Year&gt;&lt;RecNum&gt;756&lt;/RecNum&gt;&lt;DisplayText&gt;(Han et al., 2019; Mu et al., 2020)&lt;/DisplayText&gt;&lt;record&gt;&lt;rec-number&gt;756&lt;/rec-number&gt;&lt;foreign-keys&gt;&lt;key app="EN" db-id="9tzztt9fztrewoefrsoxzf5nddss0awxvzs0" timestamp="1607535752"&gt;756&lt;/key&gt;&lt;/foreign-keys&gt;&lt;ref-type name="Journal Article"&gt;17&lt;/ref-type&gt;&lt;contributors&gt;&lt;authors&gt;&lt;author&gt;Mu, Caihong&lt;/author&gt;&lt;author&gt;Guo, Zhen&lt;/author&gt;&lt;author&gt;Liu, Yi&lt;/author&gt;&lt;/authors&gt;&lt;/contributors&gt;&lt;titles&gt;&lt;title&gt;A Multi-Scale and Multi-Level Spectral-Spatial Feature Fusion Network for Hyperspectral Image Classification&lt;/title&gt;&lt;secondary-title&gt;Remote. Sens.&lt;/secondary-title&gt;&lt;/titles&gt;&lt;periodical&gt;&lt;full-title&gt;Remote. Sens.&lt;/full-title&gt;&lt;/periodical&gt;&lt;pages&gt;125&lt;/pages&gt;&lt;volume&gt;12&lt;/volume&gt;&lt;number&gt;1&lt;/number&gt;&lt;dates&gt;&lt;year&gt;2020&lt;/year&gt;&lt;pub-dates&gt;&lt;date&gt;/&lt;/date&gt;&lt;/pub-dates&gt;&lt;/dates&gt;&lt;urls&gt;&lt;related-urls&gt;&lt;url&gt;https://doi.org/10.3390/rs12010125&lt;/url&gt;&lt;/related-urls&gt;&lt;/urls&gt;&lt;electronic-resource-num&gt;10.3390/rs12010125&lt;/electronic-resource-num&gt;&lt;/record&gt;&lt;/Cite&gt;&lt;Cite&gt;&lt;Author&gt;Han&lt;/Author&gt;&lt;Year&gt;2019&lt;/Year&gt;&lt;RecNum&gt;757&lt;/RecNum&gt;&lt;record&gt;&lt;rec-number&gt;757&lt;/rec-number&gt;&lt;foreign-keys&gt;&lt;key app="EN" db-id="9tzztt9fztrewoefrsoxzf5nddss0awxvzs0" timestamp="1607535795"&gt;757&lt;/key&gt;&lt;/foreign-keys&gt;&lt;ref-type name="Conference Paper"&gt;47&lt;/ref-type&gt;&lt;contributors&gt;&lt;authors&gt;&lt;author&gt;Han, Xian-Hua&lt;/author&gt;&lt;author&gt;Zheng, Yinqiang&lt;/author&gt;&lt;author&gt;Chen, Yen-Wei&lt;/author&gt;&lt;/authors&gt;&lt;/contributors&gt;&lt;titles&gt;&lt;title&gt;Multi-Level and Multi-Scale Spatial and Spectral Fusion CNN for Hyperspectral Image Super-Resolution&lt;/title&gt;&lt;/titles&gt;&lt;pages&gt;4330-4339&lt;/pages&gt;&lt;dates&gt;&lt;year&gt;2019&lt;/year&gt;&lt;/dates&gt;&lt;urls&gt;&lt;related-urls&gt;&lt;url&gt;https://doi.org/10.1109/ICCVW.2019.00533&lt;/url&gt;&lt;/related-urls&gt;&lt;/urls&gt;&lt;electronic-resource-num&gt;10.1109/ICCVW.2019.00533&lt;/electronic-resource-num&gt;&lt;/record&gt;&lt;/Cite&gt;&lt;/EndNote&gt;</w:instrText>
      </w:r>
      <w:r w:rsidR="00B40EE1" w:rsidRPr="008F601D">
        <w:rPr>
          <w:rFonts w:ascii="Times New Roman" w:eastAsia="SimSun" w:hAnsi="Times New Roman"/>
          <w:b w:val="0"/>
          <w:bCs/>
          <w:snapToGrid/>
          <w:color w:val="auto"/>
          <w:kern w:val="2"/>
          <w:sz w:val="24"/>
          <w:szCs w:val="24"/>
          <w:lang w:eastAsia="zh-CN" w:bidi="ar-SA"/>
        </w:rPr>
        <w:fldChar w:fldCharType="separate"/>
      </w:r>
      <w:r w:rsidR="003710F3" w:rsidRPr="008F601D">
        <w:rPr>
          <w:rFonts w:ascii="Times New Roman" w:eastAsia="SimSun" w:hAnsi="Times New Roman"/>
          <w:b w:val="0"/>
          <w:bCs/>
          <w:noProof/>
          <w:snapToGrid/>
          <w:color w:val="auto"/>
          <w:kern w:val="2"/>
          <w:sz w:val="24"/>
          <w:szCs w:val="24"/>
          <w:lang w:eastAsia="zh-CN" w:bidi="ar-SA"/>
        </w:rPr>
        <w:t>(Han et al., 2019; Mu et al., 2020)</w:t>
      </w:r>
      <w:r w:rsidR="00B40EE1" w:rsidRPr="008F601D">
        <w:rPr>
          <w:rFonts w:ascii="Times New Roman" w:eastAsia="SimSun" w:hAnsi="Times New Roman"/>
          <w:b w:val="0"/>
          <w:bCs/>
          <w:snapToGrid/>
          <w:color w:val="auto"/>
          <w:kern w:val="2"/>
          <w:sz w:val="24"/>
          <w:szCs w:val="24"/>
          <w:lang w:eastAsia="zh-CN" w:bidi="ar-SA"/>
        </w:rPr>
        <w:fldChar w:fldCharType="end"/>
      </w:r>
      <w:r w:rsidR="008431C4" w:rsidRPr="008F601D">
        <w:rPr>
          <w:rFonts w:ascii="Times New Roman" w:eastAsia="SimSun" w:hAnsi="Times New Roman"/>
          <w:b w:val="0"/>
          <w:bCs/>
          <w:snapToGrid/>
          <w:color w:val="auto"/>
          <w:kern w:val="2"/>
          <w:sz w:val="24"/>
          <w:szCs w:val="24"/>
          <w:lang w:eastAsia="zh-CN" w:bidi="ar-SA"/>
        </w:rPr>
        <w:t>.</w:t>
      </w:r>
      <w:r w:rsidR="005B25FB" w:rsidRPr="008F601D">
        <w:rPr>
          <w:rFonts w:ascii="Times New Roman" w:eastAsia="SimSun" w:hAnsi="Times New Roman"/>
          <w:b w:val="0"/>
          <w:bCs/>
          <w:snapToGrid/>
          <w:color w:val="auto"/>
          <w:kern w:val="2"/>
          <w:sz w:val="24"/>
          <w:szCs w:val="24"/>
          <w:lang w:eastAsia="zh-CN" w:bidi="ar-SA"/>
        </w:rPr>
        <w:t xml:space="preserve"> </w:t>
      </w:r>
      <w:r w:rsidR="008431C4" w:rsidRPr="008F601D">
        <w:rPr>
          <w:rFonts w:ascii="Times New Roman" w:eastAsia="SimSun" w:hAnsi="Times New Roman"/>
          <w:b w:val="0"/>
          <w:bCs/>
          <w:snapToGrid/>
          <w:color w:val="auto"/>
          <w:kern w:val="2"/>
          <w:sz w:val="24"/>
          <w:szCs w:val="24"/>
          <w:lang w:eastAsia="zh-CN" w:bidi="ar-SA"/>
        </w:rPr>
        <w:t>The method ha</w:t>
      </w:r>
      <w:r w:rsidR="000B4F80" w:rsidRPr="008F601D">
        <w:rPr>
          <w:rFonts w:ascii="Times New Roman" w:eastAsia="SimSun" w:hAnsi="Times New Roman"/>
          <w:b w:val="0"/>
          <w:bCs/>
          <w:snapToGrid/>
          <w:color w:val="auto"/>
          <w:kern w:val="2"/>
          <w:sz w:val="24"/>
          <w:szCs w:val="24"/>
          <w:lang w:eastAsia="zh-CN" w:bidi="ar-SA"/>
        </w:rPr>
        <w:t>s</w:t>
      </w:r>
      <w:r w:rsidR="008431C4" w:rsidRPr="008F601D">
        <w:rPr>
          <w:rFonts w:ascii="Times New Roman" w:eastAsia="SimSun" w:hAnsi="Times New Roman"/>
          <w:b w:val="0"/>
          <w:bCs/>
          <w:snapToGrid/>
          <w:color w:val="auto"/>
          <w:kern w:val="2"/>
          <w:sz w:val="24"/>
          <w:szCs w:val="24"/>
          <w:lang w:eastAsia="zh-CN" w:bidi="ar-SA"/>
        </w:rPr>
        <w:t xml:space="preserve"> been found efficient in strengthening feature propagation and improv</w:t>
      </w:r>
      <w:r w:rsidR="008431C4" w:rsidRPr="00011EEF">
        <w:rPr>
          <w:rFonts w:ascii="Times New Roman" w:eastAsia="SimSun" w:hAnsi="Times New Roman"/>
          <w:b w:val="0"/>
          <w:bCs/>
          <w:snapToGrid/>
          <w:color w:val="auto"/>
          <w:kern w:val="2"/>
          <w:sz w:val="24"/>
          <w:szCs w:val="24"/>
          <w:lang w:eastAsia="zh-CN" w:bidi="ar-SA"/>
        </w:rPr>
        <w:t xml:space="preserve">ing the accuracy of downstream tasks </w:t>
      </w:r>
      <w:r w:rsidR="00B54057" w:rsidRPr="00011EEF">
        <w:rPr>
          <w:rFonts w:ascii="Times New Roman" w:eastAsia="SimSun" w:hAnsi="Times New Roman"/>
          <w:b w:val="0"/>
          <w:bCs/>
          <w:snapToGrid/>
          <w:color w:val="auto"/>
          <w:kern w:val="2"/>
          <w:sz w:val="24"/>
          <w:szCs w:val="24"/>
          <w:lang w:eastAsia="zh-CN" w:bidi="ar-SA"/>
        </w:rPr>
        <w:t xml:space="preserve">by extracting and fusing multilevel convolutional features from different CNN layers </w:t>
      </w:r>
      <w:r w:rsidR="00B40EE1" w:rsidRPr="008F601D">
        <w:rPr>
          <w:rFonts w:ascii="Times New Roman" w:eastAsia="SimSun" w:hAnsi="Times New Roman"/>
          <w:b w:val="0"/>
          <w:bCs/>
          <w:snapToGrid/>
          <w:color w:val="auto"/>
          <w:kern w:val="2"/>
          <w:sz w:val="24"/>
          <w:szCs w:val="24"/>
          <w:lang w:eastAsia="zh-CN" w:bidi="ar-SA"/>
        </w:rPr>
        <w:fldChar w:fldCharType="begin"/>
      </w:r>
      <w:r w:rsidR="008431C4" w:rsidRPr="008F601D">
        <w:rPr>
          <w:rFonts w:ascii="Times New Roman" w:eastAsia="SimSun" w:hAnsi="Times New Roman"/>
          <w:b w:val="0"/>
          <w:bCs/>
          <w:snapToGrid/>
          <w:color w:val="auto"/>
          <w:kern w:val="2"/>
          <w:sz w:val="24"/>
          <w:szCs w:val="24"/>
          <w:lang w:eastAsia="zh-CN" w:bidi="ar-SA"/>
        </w:rPr>
        <w:instrText xml:space="preserve"> ADDIN EN.CITE &lt;EndNote&gt;&lt;Cite&gt;&lt;Author&gt;Zhuo&lt;/Author&gt;&lt;Year&gt;2018&lt;/Year&gt;&lt;RecNum&gt;768&lt;/RecNum&gt;&lt;DisplayText&gt;(Zhuo and Wang, 2018)&lt;/DisplayText&gt;&lt;record&gt;&lt;rec-number&gt;768&lt;/rec-number&gt;&lt;foreign-keys&gt;&lt;key app="EN" db-id="9tzztt9fztrewoefrsoxzf5nddss0awxvzs0" timestamp="1607670570"&gt;768&lt;/key&gt;&lt;/foreign-keys&gt;&lt;ref-type name="Conference Paper"&gt;47&lt;/ref-type&gt;&lt;contributors&gt;&lt;authors&gt;&lt;author&gt;Zhuo, Yi-Fan&lt;/author&gt;&lt;author&gt;Wang, Yi-Lei&lt;/author&gt;&lt;/authors&gt;&lt;/contributors&gt;&lt;titles&gt;&lt;title&gt;Multilevel Features Fusion in Deep Convolutional Neural Networks&lt;/title&gt;&lt;/titles&gt;&lt;pages&gt;600-610&lt;/pages&gt;&lt;dates&gt;&lt;year&gt;2018&lt;/year&gt;&lt;/dates&gt;&lt;urls&gt;&lt;related-urls&gt;&lt;url&gt;https://doi.org/10.1007/978-3-030-00021-9_53&lt;/url&gt;&lt;/related-urls&gt;&lt;/urls&gt;&lt;electronic-resource-num&gt;10.1007/978-3-030-00021-9_53&lt;/electronic-resource-num&gt;&lt;/record&gt;&lt;/Cite&gt;&lt;/EndNote&gt;</w:instrText>
      </w:r>
      <w:r w:rsidR="00B40EE1" w:rsidRPr="008F601D">
        <w:rPr>
          <w:rFonts w:ascii="Times New Roman" w:eastAsia="SimSun" w:hAnsi="Times New Roman"/>
          <w:b w:val="0"/>
          <w:bCs/>
          <w:snapToGrid/>
          <w:color w:val="auto"/>
          <w:kern w:val="2"/>
          <w:sz w:val="24"/>
          <w:szCs w:val="24"/>
          <w:lang w:eastAsia="zh-CN" w:bidi="ar-SA"/>
        </w:rPr>
        <w:fldChar w:fldCharType="separate"/>
      </w:r>
      <w:r w:rsidR="008431C4" w:rsidRPr="008F601D">
        <w:rPr>
          <w:rFonts w:ascii="Times New Roman" w:eastAsia="SimSun" w:hAnsi="Times New Roman"/>
          <w:b w:val="0"/>
          <w:bCs/>
          <w:noProof/>
          <w:snapToGrid/>
          <w:color w:val="auto"/>
          <w:kern w:val="2"/>
          <w:sz w:val="24"/>
          <w:szCs w:val="24"/>
          <w:lang w:eastAsia="zh-CN" w:bidi="ar-SA"/>
        </w:rPr>
        <w:t>(Zhuo and Wang, 2018)</w:t>
      </w:r>
      <w:r w:rsidR="00B40EE1" w:rsidRPr="008F601D">
        <w:rPr>
          <w:rFonts w:ascii="Times New Roman" w:eastAsia="SimSun" w:hAnsi="Times New Roman"/>
          <w:b w:val="0"/>
          <w:bCs/>
          <w:snapToGrid/>
          <w:color w:val="auto"/>
          <w:kern w:val="2"/>
          <w:sz w:val="24"/>
          <w:szCs w:val="24"/>
          <w:lang w:eastAsia="zh-CN" w:bidi="ar-SA"/>
        </w:rPr>
        <w:fldChar w:fldCharType="end"/>
      </w:r>
      <w:r w:rsidR="00B54057" w:rsidRPr="008F601D">
        <w:rPr>
          <w:rFonts w:ascii="Times New Roman" w:eastAsia="SimSun" w:hAnsi="Times New Roman"/>
          <w:b w:val="0"/>
          <w:bCs/>
          <w:snapToGrid/>
          <w:color w:val="auto"/>
          <w:kern w:val="2"/>
          <w:sz w:val="24"/>
          <w:szCs w:val="24"/>
          <w:lang w:eastAsia="zh-CN" w:bidi="ar-SA"/>
        </w:rPr>
        <w:t>.</w:t>
      </w:r>
    </w:p>
    <w:p w14:paraId="2ADB3CDE" w14:textId="272EDC88" w:rsidR="00E16410" w:rsidRPr="008F601D" w:rsidRDefault="005B25FB" w:rsidP="00392563">
      <w:pPr>
        <w:pStyle w:val="MDPI21heading1"/>
        <w:ind w:firstLine="360"/>
        <w:jc w:val="both"/>
        <w:rPr>
          <w:rFonts w:ascii="Times New Roman" w:eastAsia="SimSun" w:hAnsi="Times New Roman"/>
          <w:b w:val="0"/>
          <w:bCs/>
          <w:snapToGrid/>
          <w:color w:val="auto"/>
          <w:kern w:val="2"/>
          <w:sz w:val="24"/>
          <w:szCs w:val="24"/>
          <w:lang w:eastAsia="zh-CN" w:bidi="ar-SA"/>
        </w:rPr>
      </w:pPr>
      <w:r w:rsidRPr="008F601D">
        <w:rPr>
          <w:rFonts w:ascii="Times New Roman" w:eastAsia="SimSun" w:hAnsi="Times New Roman"/>
          <w:bCs/>
          <w:i/>
          <w:snapToGrid/>
          <w:color w:val="auto"/>
          <w:kern w:val="2"/>
          <w:sz w:val="24"/>
          <w:szCs w:val="24"/>
          <w:lang w:eastAsia="zh-CN" w:bidi="ar-SA"/>
        </w:rPr>
        <w:t xml:space="preserve">Generative adversarial </w:t>
      </w:r>
      <w:r w:rsidR="008431C4" w:rsidRPr="008F601D">
        <w:rPr>
          <w:rFonts w:ascii="Times New Roman" w:eastAsia="SimSun" w:hAnsi="Times New Roman"/>
          <w:bCs/>
          <w:i/>
          <w:snapToGrid/>
          <w:color w:val="auto"/>
          <w:kern w:val="2"/>
          <w:sz w:val="24"/>
          <w:szCs w:val="24"/>
          <w:lang w:eastAsia="zh-CN" w:bidi="ar-SA"/>
        </w:rPr>
        <w:t>n</w:t>
      </w:r>
      <w:r w:rsidRPr="008F601D">
        <w:rPr>
          <w:rFonts w:ascii="Times New Roman" w:eastAsia="SimSun" w:hAnsi="Times New Roman"/>
          <w:bCs/>
          <w:i/>
          <w:snapToGrid/>
          <w:color w:val="auto"/>
          <w:kern w:val="2"/>
          <w:sz w:val="24"/>
          <w:szCs w:val="24"/>
          <w:lang w:eastAsia="zh-CN" w:bidi="ar-SA"/>
        </w:rPr>
        <w:t>etworks (GANs)</w:t>
      </w:r>
      <w:r w:rsidRPr="008F601D">
        <w:rPr>
          <w:rFonts w:ascii="Times New Roman" w:eastAsia="SimSun" w:hAnsi="Times New Roman"/>
          <w:bCs/>
          <w:snapToGrid/>
          <w:color w:val="auto"/>
          <w:kern w:val="2"/>
          <w:sz w:val="24"/>
          <w:szCs w:val="24"/>
          <w:lang w:eastAsia="zh-CN" w:bidi="ar-SA"/>
        </w:rPr>
        <w:t xml:space="preserve"> – </w:t>
      </w:r>
      <w:del w:id="522" w:author="Windows User" w:date="2020-12-29T11:01:00Z">
        <w:r w:rsidR="00822290" w:rsidRPr="008F601D" w:rsidDel="003C651B">
          <w:rPr>
            <w:rFonts w:ascii="Times New Roman" w:eastAsia="SimSun" w:hAnsi="Times New Roman"/>
            <w:b w:val="0"/>
            <w:bCs/>
            <w:snapToGrid/>
            <w:color w:val="auto"/>
            <w:kern w:val="2"/>
            <w:sz w:val="24"/>
            <w:szCs w:val="24"/>
            <w:lang w:eastAsia="zh-CN" w:bidi="ar-SA"/>
          </w:rPr>
          <w:delText>As highlighted earlier in this report</w:delText>
        </w:r>
      </w:del>
      <w:ins w:id="523" w:author="Windows User" w:date="2020-12-29T11:01:00Z">
        <w:r w:rsidR="003C651B">
          <w:rPr>
            <w:rFonts w:ascii="Times New Roman" w:eastAsia="SimSun" w:hAnsi="Times New Roman"/>
            <w:b w:val="0"/>
            <w:bCs/>
            <w:snapToGrid/>
            <w:color w:val="auto"/>
            <w:kern w:val="2"/>
            <w:sz w:val="24"/>
            <w:szCs w:val="24"/>
            <w:lang w:eastAsia="zh-CN" w:bidi="ar-SA"/>
          </w:rPr>
          <w:t xml:space="preserve">As discussed earlier in section </w:t>
        </w:r>
      </w:ins>
      <w:r w:rsidR="00822290" w:rsidRPr="008F601D">
        <w:rPr>
          <w:rFonts w:ascii="Times New Roman" w:eastAsia="SimSun" w:hAnsi="Times New Roman"/>
          <w:b w:val="0"/>
          <w:bCs/>
          <w:snapToGrid/>
          <w:color w:val="auto"/>
          <w:kern w:val="2"/>
          <w:sz w:val="24"/>
          <w:szCs w:val="24"/>
          <w:lang w:eastAsia="zh-CN" w:bidi="ar-SA"/>
        </w:rPr>
        <w:t xml:space="preserve">, GANs </w:t>
      </w:r>
      <w:r w:rsidR="000B4F80" w:rsidRPr="008F601D">
        <w:rPr>
          <w:rFonts w:ascii="Times New Roman" w:eastAsia="SimSun" w:hAnsi="Times New Roman"/>
          <w:b w:val="0"/>
          <w:bCs/>
          <w:snapToGrid/>
          <w:color w:val="auto"/>
          <w:kern w:val="2"/>
          <w:sz w:val="24"/>
          <w:szCs w:val="24"/>
          <w:lang w:eastAsia="zh-CN" w:bidi="ar-SA"/>
        </w:rPr>
        <w:t>help address</w:t>
      </w:r>
      <w:r w:rsidR="00822290" w:rsidRPr="008F601D">
        <w:rPr>
          <w:rFonts w:ascii="Times New Roman" w:eastAsia="SimSun" w:hAnsi="Times New Roman"/>
          <w:b w:val="0"/>
          <w:bCs/>
          <w:snapToGrid/>
          <w:color w:val="auto"/>
          <w:kern w:val="2"/>
          <w:sz w:val="24"/>
          <w:szCs w:val="24"/>
          <w:lang w:eastAsia="zh-CN" w:bidi="ar-SA"/>
        </w:rPr>
        <w:t xml:space="preserve"> training label insufficiency</w:t>
      </w:r>
      <w:r w:rsidR="00392563" w:rsidRPr="00011EEF">
        <w:rPr>
          <w:rFonts w:ascii="Times New Roman" w:eastAsia="SimSun" w:hAnsi="Times New Roman"/>
          <w:b w:val="0"/>
          <w:bCs/>
          <w:snapToGrid/>
          <w:color w:val="auto"/>
          <w:kern w:val="2"/>
          <w:sz w:val="24"/>
          <w:szCs w:val="24"/>
          <w:lang w:eastAsia="zh-CN" w:bidi="ar-SA"/>
        </w:rPr>
        <w:t xml:space="preserve"> by learning to generate samples from data distribution using two competing neural networks, namely a generator and a discriminator.</w:t>
      </w:r>
      <w:r w:rsidR="00822290" w:rsidRPr="00011EEF">
        <w:rPr>
          <w:rFonts w:ascii="Times New Roman" w:eastAsia="SimSun" w:hAnsi="Times New Roman"/>
          <w:b w:val="0"/>
          <w:bCs/>
          <w:snapToGrid/>
          <w:color w:val="auto"/>
          <w:kern w:val="2"/>
          <w:sz w:val="24"/>
          <w:szCs w:val="24"/>
          <w:lang w:eastAsia="zh-CN" w:bidi="ar-SA"/>
        </w:rPr>
        <w:t xml:space="preserve"> </w:t>
      </w:r>
      <w:r w:rsidR="00DC691A" w:rsidRPr="00011EEF">
        <w:rPr>
          <w:rFonts w:ascii="Times New Roman" w:eastAsia="SimSun" w:hAnsi="Times New Roman"/>
          <w:b w:val="0"/>
          <w:bCs/>
          <w:snapToGrid/>
          <w:color w:val="auto"/>
          <w:kern w:val="2"/>
          <w:sz w:val="24"/>
          <w:szCs w:val="24"/>
          <w:lang w:eastAsia="zh-CN" w:bidi="ar-SA"/>
        </w:rPr>
        <w:t>Several</w:t>
      </w:r>
      <w:r w:rsidR="00822290" w:rsidRPr="00011EEF">
        <w:rPr>
          <w:rFonts w:ascii="Times New Roman" w:eastAsia="SimSun" w:hAnsi="Times New Roman"/>
          <w:b w:val="0"/>
          <w:bCs/>
          <w:snapToGrid/>
          <w:color w:val="auto"/>
          <w:kern w:val="2"/>
          <w:sz w:val="24"/>
          <w:szCs w:val="24"/>
          <w:lang w:eastAsia="zh-CN" w:bidi="ar-SA"/>
        </w:rPr>
        <w:t xml:space="preserve"> </w:t>
      </w:r>
      <w:r w:rsidR="004A33BC" w:rsidRPr="00011EEF">
        <w:rPr>
          <w:rFonts w:ascii="Times New Roman" w:eastAsia="SimSun" w:hAnsi="Times New Roman"/>
          <w:b w:val="0"/>
          <w:bCs/>
          <w:snapToGrid/>
          <w:color w:val="auto"/>
          <w:kern w:val="2"/>
          <w:sz w:val="24"/>
          <w:szCs w:val="24"/>
          <w:lang w:eastAsia="zh-CN" w:bidi="ar-SA"/>
        </w:rPr>
        <w:t>works</w:t>
      </w:r>
      <w:r w:rsidR="00822290" w:rsidRPr="00011EEF">
        <w:rPr>
          <w:rFonts w:ascii="Times New Roman" w:eastAsia="SimSun" w:hAnsi="Times New Roman"/>
          <w:b w:val="0"/>
          <w:bCs/>
          <w:snapToGrid/>
          <w:color w:val="auto"/>
          <w:kern w:val="2"/>
          <w:sz w:val="24"/>
          <w:szCs w:val="24"/>
          <w:lang w:eastAsia="zh-CN" w:bidi="ar-SA"/>
        </w:rPr>
        <w:t xml:space="preserve"> </w:t>
      </w:r>
      <w:r w:rsidR="00B40EE1" w:rsidRPr="008F601D">
        <w:rPr>
          <w:rFonts w:ascii="Times New Roman" w:eastAsia="SimSun" w:hAnsi="Times New Roman"/>
          <w:b w:val="0"/>
          <w:bCs/>
          <w:snapToGrid/>
          <w:color w:val="auto"/>
          <w:kern w:val="2"/>
          <w:sz w:val="24"/>
          <w:szCs w:val="24"/>
          <w:lang w:eastAsia="zh-CN" w:bidi="ar-SA"/>
        </w:rPr>
        <w:fldChar w:fldCharType="begin">
          <w:fldData xml:space="preserve">PEVuZE5vdGU+PENpdGU+PEF1dGhvcj5BbGlwb3VyZmFyZDwvQXV0aG9yPjxZZWFyPjIwMjA8L1ll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==
</w:fldData>
        </w:fldChar>
      </w:r>
      <w:r w:rsidR="008D0DBD" w:rsidRPr="008F601D">
        <w:rPr>
          <w:rFonts w:ascii="Times New Roman" w:eastAsia="SimSun" w:hAnsi="Times New Roman"/>
          <w:b w:val="0"/>
          <w:bCs/>
          <w:snapToGrid/>
          <w:color w:val="auto"/>
          <w:kern w:val="2"/>
          <w:sz w:val="24"/>
          <w:szCs w:val="24"/>
          <w:lang w:eastAsia="zh-CN" w:bidi="ar-SA"/>
        </w:rPr>
        <w:instrText xml:space="preserve"> ADDIN EN.CITE </w:instrText>
      </w:r>
      <w:r w:rsidR="00B40EE1" w:rsidRPr="00135CC7">
        <w:rPr>
          <w:rFonts w:ascii="Times New Roman" w:eastAsia="SimSun" w:hAnsi="Times New Roman"/>
          <w:b w:val="0"/>
          <w:bCs/>
          <w:snapToGrid/>
          <w:color w:val="auto"/>
          <w:kern w:val="2"/>
          <w:sz w:val="24"/>
          <w:szCs w:val="24"/>
          <w:lang w:eastAsia="zh-CN" w:bidi="ar-SA"/>
        </w:rPr>
        <w:fldChar w:fldCharType="begin">
          <w:fldData xml:space="preserve">PEVuZE5vdGU+PENpdGU+PEF1dGhvcj5BbGlwb3VyZmFyZDwvQXV0aG9yPjxZZWFyPjIwMjA8L1ll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==
</w:fldData>
        </w:fldChar>
      </w:r>
      <w:r w:rsidR="008D0DBD" w:rsidRPr="008F601D">
        <w:rPr>
          <w:rFonts w:ascii="Times New Roman" w:eastAsia="SimSun" w:hAnsi="Times New Roman"/>
          <w:b w:val="0"/>
          <w:bCs/>
          <w:snapToGrid/>
          <w:color w:val="auto"/>
          <w:kern w:val="2"/>
          <w:sz w:val="24"/>
          <w:szCs w:val="24"/>
          <w:lang w:eastAsia="zh-CN" w:bidi="ar-SA"/>
        </w:rPr>
        <w:instrText xml:space="preserve"> ADDIN EN.CITE.DATA </w:instrText>
      </w:r>
      <w:r w:rsidR="00B40EE1" w:rsidRPr="00135CC7">
        <w:rPr>
          <w:rFonts w:ascii="Times New Roman" w:eastAsia="SimSun" w:hAnsi="Times New Roman"/>
          <w:b w:val="0"/>
          <w:bCs/>
          <w:snapToGrid/>
          <w:color w:val="auto"/>
          <w:kern w:val="2"/>
          <w:sz w:val="24"/>
          <w:szCs w:val="24"/>
          <w:lang w:eastAsia="zh-CN" w:bidi="ar-SA"/>
        </w:rPr>
      </w:r>
      <w:r w:rsidR="00B40EE1" w:rsidRPr="00135CC7">
        <w:rPr>
          <w:rFonts w:ascii="Times New Roman" w:eastAsia="SimSun" w:hAnsi="Times New Roman"/>
          <w:b w:val="0"/>
          <w:bCs/>
          <w:snapToGrid/>
          <w:color w:val="auto"/>
          <w:kern w:val="2"/>
          <w:sz w:val="24"/>
          <w:szCs w:val="24"/>
          <w:lang w:eastAsia="zh-CN" w:bidi="ar-SA"/>
        </w:rPr>
        <w:fldChar w:fldCharType="end"/>
      </w:r>
      <w:r w:rsidR="00B40EE1" w:rsidRPr="008F601D">
        <w:rPr>
          <w:rFonts w:ascii="Times New Roman" w:eastAsia="SimSun" w:hAnsi="Times New Roman"/>
          <w:b w:val="0"/>
          <w:bCs/>
          <w:snapToGrid/>
          <w:color w:val="auto"/>
          <w:kern w:val="2"/>
          <w:sz w:val="24"/>
          <w:szCs w:val="24"/>
          <w:lang w:eastAsia="zh-CN" w:bidi="ar-SA"/>
        </w:rPr>
      </w:r>
      <w:r w:rsidR="00B40EE1" w:rsidRPr="008F601D">
        <w:rPr>
          <w:rFonts w:ascii="Times New Roman" w:eastAsia="SimSun" w:hAnsi="Times New Roman"/>
          <w:b w:val="0"/>
          <w:bCs/>
          <w:snapToGrid/>
          <w:color w:val="auto"/>
          <w:kern w:val="2"/>
          <w:sz w:val="24"/>
          <w:szCs w:val="24"/>
          <w:lang w:eastAsia="zh-CN" w:bidi="ar-SA"/>
        </w:rPr>
        <w:fldChar w:fldCharType="separate"/>
      </w:r>
      <w:r w:rsidR="008D0DBD" w:rsidRPr="008F601D">
        <w:rPr>
          <w:rFonts w:ascii="Times New Roman" w:eastAsia="SimSun" w:hAnsi="Times New Roman"/>
          <w:b w:val="0"/>
          <w:bCs/>
          <w:noProof/>
          <w:snapToGrid/>
          <w:color w:val="auto"/>
          <w:kern w:val="2"/>
          <w:sz w:val="24"/>
          <w:szCs w:val="24"/>
          <w:lang w:eastAsia="zh-CN" w:bidi="ar-SA"/>
        </w:rPr>
        <w:t>(Alipourfard and Arefi, 2020; Tao et al., 2020; Zhu et al., 2018)</w:t>
      </w:r>
      <w:r w:rsidR="00B40EE1" w:rsidRPr="008F601D">
        <w:rPr>
          <w:rFonts w:ascii="Times New Roman" w:eastAsia="SimSun" w:hAnsi="Times New Roman"/>
          <w:b w:val="0"/>
          <w:bCs/>
          <w:snapToGrid/>
          <w:color w:val="auto"/>
          <w:kern w:val="2"/>
          <w:sz w:val="24"/>
          <w:szCs w:val="24"/>
          <w:lang w:eastAsia="zh-CN" w:bidi="ar-SA"/>
        </w:rPr>
        <w:fldChar w:fldCharType="end"/>
      </w:r>
      <w:r w:rsidR="00DC691A" w:rsidRPr="008F601D">
        <w:rPr>
          <w:rFonts w:ascii="Times New Roman" w:eastAsia="SimSun" w:hAnsi="Times New Roman"/>
          <w:b w:val="0"/>
          <w:bCs/>
          <w:snapToGrid/>
          <w:color w:val="auto"/>
          <w:kern w:val="2"/>
          <w:sz w:val="24"/>
          <w:szCs w:val="24"/>
          <w:lang w:eastAsia="zh-CN" w:bidi="ar-SA"/>
        </w:rPr>
        <w:t xml:space="preserve"> have all accomplished promising results </w:t>
      </w:r>
      <w:r w:rsidR="004A33BC" w:rsidRPr="008F601D">
        <w:rPr>
          <w:rFonts w:ascii="Times New Roman" w:eastAsia="SimSun" w:hAnsi="Times New Roman"/>
          <w:b w:val="0"/>
          <w:bCs/>
          <w:snapToGrid/>
          <w:color w:val="auto"/>
          <w:kern w:val="2"/>
          <w:sz w:val="24"/>
          <w:szCs w:val="24"/>
          <w:lang w:eastAsia="zh-CN" w:bidi="ar-SA"/>
        </w:rPr>
        <w:t xml:space="preserve">in hyperspectral image classification </w:t>
      </w:r>
      <w:r w:rsidR="00DC691A" w:rsidRPr="008F601D">
        <w:rPr>
          <w:rFonts w:ascii="Times New Roman" w:eastAsia="SimSun" w:hAnsi="Times New Roman"/>
          <w:b w:val="0"/>
          <w:bCs/>
          <w:snapToGrid/>
          <w:color w:val="auto"/>
          <w:kern w:val="2"/>
          <w:sz w:val="24"/>
          <w:szCs w:val="24"/>
          <w:lang w:eastAsia="zh-CN" w:bidi="ar-SA"/>
        </w:rPr>
        <w:t xml:space="preserve">using GANs, </w:t>
      </w:r>
      <w:r w:rsidR="00B40EE1" w:rsidRPr="008F601D">
        <w:rPr>
          <w:rFonts w:ascii="Times New Roman" w:eastAsia="SimSun" w:hAnsi="Times New Roman"/>
          <w:b w:val="0"/>
          <w:bCs/>
          <w:snapToGrid/>
          <w:color w:val="auto"/>
          <w:kern w:val="2"/>
          <w:sz w:val="24"/>
          <w:szCs w:val="24"/>
          <w:lang w:eastAsia="zh-CN" w:bidi="ar-SA"/>
        </w:rPr>
        <w:fldChar w:fldCharType="begin"/>
      </w:r>
      <w:r w:rsidR="00DC691A" w:rsidRPr="008F601D">
        <w:rPr>
          <w:rFonts w:ascii="Times New Roman" w:eastAsia="SimSun" w:hAnsi="Times New Roman"/>
          <w:b w:val="0"/>
          <w:bCs/>
          <w:snapToGrid/>
          <w:color w:val="auto"/>
          <w:kern w:val="2"/>
          <w:sz w:val="24"/>
          <w:szCs w:val="24"/>
          <w:lang w:eastAsia="zh-CN" w:bidi="ar-SA"/>
        </w:rPr>
        <w:instrText xml:space="preserve"> ADDIN EN.CITE &lt;EndNote&gt;&lt;Cite&gt;&lt;Author&gt;Feng&lt;/Author&gt;&lt;Year&gt;2020&lt;/Year&gt;&lt;RecNum&gt;766&lt;/RecNum&gt;&lt;DisplayText&gt;(Feng et al., 2020)&lt;/DisplayText&gt;&lt;record&gt;&lt;rec-number&gt;766&lt;/rec-number&gt;&lt;foreign-keys&gt;&lt;key app="EN" db-id="9tzztt9fztrewoefrsoxzf5nddss0awxvzs0" timestamp="1607537405"&gt;766&lt;/key&gt;&lt;/foreign-keys&gt;&lt;ref-type name="Journal Article"&gt;17&lt;/ref-type&gt;&lt;contributors&gt;&lt;authors&gt;&lt;author&gt;Feng, Jie&lt;/author&gt;&lt;author&gt;Feng, Xueliang&lt;/author&gt;&lt;author&gt;Chen, Jiantong&lt;/author&gt;&lt;author&gt;Cao, Xianghai&lt;/author&gt;&lt;author&gt;Zhang, Xiangrong&lt;/author&gt;&lt;author&gt;Jiao, Licheng&lt;/author&gt;&lt;author&gt;Yu, Tao&lt;/author&gt;&lt;/authors&gt;&lt;/contributors&gt;&lt;titles&gt;&lt;title&gt;Generative Adversarial Networks Based on Collaborative Learning and Attention Mechanism for Hyperspectral Image Classification&lt;/title&gt;&lt;secondary-title&gt;Remote. Sens.&lt;/secondary-title&gt;&lt;/titles&gt;&lt;periodical&gt;&lt;full-title&gt;Remote. Sens.&lt;/full-title&gt;&lt;/periodical&gt;&lt;pages&gt;1149&lt;/pages&gt;&lt;volume&gt;12&lt;/volume&gt;&lt;number&gt;7&lt;/number&gt;&lt;dates&gt;&lt;year&gt;2020&lt;/year&gt;&lt;pub-dates&gt;&lt;date&gt;/&lt;/date&gt;&lt;/pub-dates&gt;&lt;/dates&gt;&lt;urls&gt;&lt;related-urls&gt;&lt;url&gt;https://doi.org/10.3390/rs12071149&lt;/url&gt;&lt;/related-urls&gt;&lt;/urls&gt;&lt;electronic-resource-num&gt;10.3390/rs12071149&lt;/electronic-resource-num&gt;&lt;/record&gt;&lt;/Cite&gt;&lt;/EndNote&gt;</w:instrText>
      </w:r>
      <w:r w:rsidR="00B40EE1" w:rsidRPr="008F601D">
        <w:rPr>
          <w:rFonts w:ascii="Times New Roman" w:eastAsia="SimSun" w:hAnsi="Times New Roman"/>
          <w:b w:val="0"/>
          <w:bCs/>
          <w:snapToGrid/>
          <w:color w:val="auto"/>
          <w:kern w:val="2"/>
          <w:sz w:val="24"/>
          <w:szCs w:val="24"/>
          <w:lang w:eastAsia="zh-CN" w:bidi="ar-SA"/>
        </w:rPr>
        <w:fldChar w:fldCharType="separate"/>
      </w:r>
      <w:r w:rsidR="00DC691A" w:rsidRPr="008F601D">
        <w:rPr>
          <w:rFonts w:ascii="Times New Roman" w:eastAsia="SimSun" w:hAnsi="Times New Roman"/>
          <w:b w:val="0"/>
          <w:bCs/>
          <w:noProof/>
          <w:snapToGrid/>
          <w:color w:val="auto"/>
          <w:kern w:val="2"/>
          <w:sz w:val="24"/>
          <w:szCs w:val="24"/>
          <w:lang w:eastAsia="zh-CN" w:bidi="ar-SA"/>
        </w:rPr>
        <w:t>(Feng et al., 2020)</w:t>
      </w:r>
      <w:r w:rsidR="00B40EE1" w:rsidRPr="008F601D">
        <w:rPr>
          <w:rFonts w:ascii="Times New Roman" w:eastAsia="SimSun" w:hAnsi="Times New Roman"/>
          <w:b w:val="0"/>
          <w:bCs/>
          <w:snapToGrid/>
          <w:color w:val="auto"/>
          <w:kern w:val="2"/>
          <w:sz w:val="24"/>
          <w:szCs w:val="24"/>
          <w:lang w:eastAsia="zh-CN" w:bidi="ar-SA"/>
        </w:rPr>
        <w:fldChar w:fldCharType="end"/>
      </w:r>
      <w:r w:rsidR="00DC691A" w:rsidRPr="008F601D">
        <w:rPr>
          <w:rFonts w:ascii="Times New Roman" w:eastAsia="SimSun" w:hAnsi="Times New Roman"/>
          <w:b w:val="0"/>
          <w:bCs/>
          <w:snapToGrid/>
          <w:color w:val="auto"/>
          <w:kern w:val="2"/>
          <w:sz w:val="24"/>
          <w:szCs w:val="24"/>
          <w:lang w:eastAsia="zh-CN" w:bidi="ar-SA"/>
        </w:rPr>
        <w:t xml:space="preserve"> combined GANs with attention mechanism to improve the model’s performance</w:t>
      </w:r>
      <w:r w:rsidR="004A33BC" w:rsidRPr="008F601D">
        <w:rPr>
          <w:rFonts w:ascii="Times New Roman" w:eastAsia="SimSun" w:hAnsi="Times New Roman"/>
          <w:b w:val="0"/>
          <w:bCs/>
          <w:snapToGrid/>
          <w:color w:val="auto"/>
          <w:kern w:val="2"/>
          <w:sz w:val="24"/>
          <w:szCs w:val="24"/>
          <w:lang w:eastAsia="zh-CN" w:bidi="ar-SA"/>
        </w:rPr>
        <w:t xml:space="preserve">, while </w:t>
      </w:r>
      <w:r w:rsidR="00B40EE1" w:rsidRPr="008F601D">
        <w:rPr>
          <w:rFonts w:ascii="Times New Roman" w:eastAsia="SimSun" w:hAnsi="Times New Roman"/>
          <w:b w:val="0"/>
          <w:bCs/>
          <w:snapToGrid/>
          <w:color w:val="auto"/>
          <w:kern w:val="2"/>
          <w:sz w:val="24"/>
          <w:szCs w:val="24"/>
          <w:lang w:eastAsia="zh-CN" w:bidi="ar-SA"/>
        </w:rPr>
        <w:fldChar w:fldCharType="begin"/>
      </w:r>
      <w:r w:rsidR="004A33BC" w:rsidRPr="008F601D">
        <w:rPr>
          <w:rFonts w:ascii="Times New Roman" w:eastAsia="SimSun" w:hAnsi="Times New Roman"/>
          <w:b w:val="0"/>
          <w:bCs/>
          <w:snapToGrid/>
          <w:color w:val="auto"/>
          <w:kern w:val="2"/>
          <w:sz w:val="24"/>
          <w:szCs w:val="24"/>
          <w:lang w:eastAsia="zh-CN" w:bidi="ar-SA"/>
        </w:rPr>
        <w:instrText xml:space="preserve"> ADDIN EN.CITE &lt;EndNote&gt;&lt;Cite&gt;&lt;Author&gt;Zhong&lt;/Author&gt;&lt;Year&gt;2020&lt;/Year&gt;&lt;RecNum&gt;767&lt;/RecNum&gt;&lt;DisplayText&gt;(Zhong et al., 2020)&lt;/DisplayText&gt;&lt;record&gt;&lt;rec-number&gt;767&lt;/rec-number&gt;&lt;foreign-keys&gt;&lt;key app="EN" db-id="9tzztt9fztrewoefrsoxzf5nddss0awxvzs0" timestamp="1607537587"&gt;767&lt;/key&gt;&lt;/foreign-keys&gt;&lt;ref-type name="Journal Article"&gt;17&lt;/ref-type&gt;&lt;contributors&gt;&lt;authors&gt;&lt;author&gt;Zhong, Zilong&lt;/author&gt;&lt;author&gt;Li, Jonathan&lt;/author&gt;&lt;author&gt;Clausi, David A.&lt;/author&gt;&lt;author&gt;Wong, Alexander&lt;/author&gt;&lt;/authors&gt;&lt;/contributors&gt;&lt;titles&gt;&lt;title&gt;Generative Adversarial Networks and Conditional Random Fields for Hyperspectral Image Classification&lt;/title&gt;&lt;secondary-title&gt;IEEE Trans. Cybern.&lt;/secondary-title&gt;&lt;/titles&gt;&lt;periodical&gt;&lt;full-title&gt;IEEE Trans. Cybern.&lt;/full-title&gt;&lt;/periodical&gt;&lt;pages&gt;3318-3329&lt;/pages&gt;&lt;volume&gt;50&lt;/volume&gt;&lt;number&gt;7&lt;/number&gt;&lt;dates&gt;&lt;year&gt;2020&lt;/year&gt;&lt;pub-dates&gt;&lt;date&gt;/&lt;/date&gt;&lt;/pub-dates&gt;&lt;/dates&gt;&lt;urls&gt;&lt;related-urls&gt;&lt;url&gt;https://doi.org/10.1109/TCYB.2019.2915094&lt;/url&gt;&lt;url&gt;https://www.wikidata.org/entity/Q95501611&lt;/url&gt;&lt;/related-urls&gt;&lt;/urls&gt;&lt;electronic-resource-num&gt;10.1109/TCYB.2019.2915094&lt;/electronic-resource-num&gt;&lt;/record&gt;&lt;/Cite&gt;&lt;/EndNote&gt;</w:instrText>
      </w:r>
      <w:r w:rsidR="00B40EE1" w:rsidRPr="008F601D">
        <w:rPr>
          <w:rFonts w:ascii="Times New Roman" w:eastAsia="SimSun" w:hAnsi="Times New Roman"/>
          <w:b w:val="0"/>
          <w:bCs/>
          <w:snapToGrid/>
          <w:color w:val="auto"/>
          <w:kern w:val="2"/>
          <w:sz w:val="24"/>
          <w:szCs w:val="24"/>
          <w:lang w:eastAsia="zh-CN" w:bidi="ar-SA"/>
        </w:rPr>
        <w:fldChar w:fldCharType="separate"/>
      </w:r>
      <w:r w:rsidR="004A33BC" w:rsidRPr="008F601D">
        <w:rPr>
          <w:rFonts w:ascii="Times New Roman" w:eastAsia="SimSun" w:hAnsi="Times New Roman"/>
          <w:b w:val="0"/>
          <w:bCs/>
          <w:noProof/>
          <w:snapToGrid/>
          <w:color w:val="auto"/>
          <w:kern w:val="2"/>
          <w:sz w:val="24"/>
          <w:szCs w:val="24"/>
          <w:lang w:eastAsia="zh-CN" w:bidi="ar-SA"/>
        </w:rPr>
        <w:t>(Zhong et al., 2020)</w:t>
      </w:r>
      <w:r w:rsidR="00B40EE1" w:rsidRPr="008F601D">
        <w:rPr>
          <w:rFonts w:ascii="Times New Roman" w:eastAsia="SimSun" w:hAnsi="Times New Roman"/>
          <w:b w:val="0"/>
          <w:bCs/>
          <w:snapToGrid/>
          <w:color w:val="auto"/>
          <w:kern w:val="2"/>
          <w:sz w:val="24"/>
          <w:szCs w:val="24"/>
          <w:lang w:eastAsia="zh-CN" w:bidi="ar-SA"/>
        </w:rPr>
        <w:fldChar w:fldCharType="end"/>
      </w:r>
      <w:r w:rsidR="004A33BC" w:rsidRPr="008F601D">
        <w:rPr>
          <w:rFonts w:ascii="Times New Roman" w:eastAsia="SimSun" w:hAnsi="Times New Roman"/>
          <w:b w:val="0"/>
          <w:bCs/>
          <w:snapToGrid/>
          <w:color w:val="auto"/>
          <w:kern w:val="2"/>
          <w:sz w:val="24"/>
          <w:szCs w:val="24"/>
          <w:lang w:eastAsia="zh-CN" w:bidi="ar-SA"/>
        </w:rPr>
        <w:t xml:space="preserve"> enhanced the results in HSI by incorporating a conditional random field (CRF) module to refine the classification results</w:t>
      </w:r>
      <w:r w:rsidR="00DC691A" w:rsidRPr="008F601D">
        <w:rPr>
          <w:rFonts w:ascii="Times New Roman" w:eastAsia="SimSun" w:hAnsi="Times New Roman"/>
          <w:b w:val="0"/>
          <w:bCs/>
          <w:snapToGrid/>
          <w:color w:val="auto"/>
          <w:kern w:val="2"/>
          <w:sz w:val="24"/>
          <w:szCs w:val="24"/>
          <w:lang w:eastAsia="zh-CN" w:bidi="ar-SA"/>
        </w:rPr>
        <w:t xml:space="preserve">. </w:t>
      </w:r>
    </w:p>
    <w:p w14:paraId="37BAD85B" w14:textId="77777777" w:rsidR="00A61D00" w:rsidRPr="008F601D" w:rsidRDefault="00236DFD" w:rsidP="00E32FD4">
      <w:pPr>
        <w:numPr>
          <w:ilvl w:val="0"/>
          <w:numId w:val="25"/>
        </w:numPr>
        <w:rPr>
          <w:rFonts w:ascii="Times New Roman" w:hAnsi="Times New Roman"/>
          <w:b/>
          <w:bCs/>
          <w:sz w:val="24"/>
        </w:rPr>
      </w:pPr>
      <w:r w:rsidRPr="008F601D">
        <w:rPr>
          <w:rFonts w:ascii="Times New Roman" w:hAnsi="Times New Roman"/>
          <w:b/>
          <w:bCs/>
          <w:sz w:val="24"/>
        </w:rPr>
        <w:t>Experimental results</w:t>
      </w:r>
      <w:r w:rsidR="00A61D00" w:rsidRPr="008F601D">
        <w:rPr>
          <w:rFonts w:ascii="Times New Roman" w:hAnsi="Times New Roman"/>
          <w:b/>
          <w:bCs/>
          <w:sz w:val="24"/>
        </w:rPr>
        <w:t xml:space="preserve"> and discussions</w:t>
      </w:r>
    </w:p>
    <w:p w14:paraId="160AEE62"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In this section, we discuss several models that have been proposed for semantic segmentation tasks and have demonstrated compelling results</w:t>
      </w:r>
      <w:r w:rsidR="008F2D33" w:rsidRPr="008F601D">
        <w:rPr>
          <w:rFonts w:ascii="Times New Roman" w:eastAsia="SimSun" w:hAnsi="Times New Roman"/>
          <w:b w:val="0"/>
          <w:snapToGrid/>
          <w:color w:val="auto"/>
          <w:kern w:val="2"/>
          <w:sz w:val="24"/>
          <w:szCs w:val="24"/>
          <w:lang w:eastAsia="zh-CN" w:bidi="ar-SA"/>
        </w:rPr>
        <w:t xml:space="preserve">. We include the standard generic datasets following the intuition that most HSI models are first pre-trained on </w:t>
      </w:r>
      <w:r w:rsidR="008F2D33" w:rsidRPr="008F601D">
        <w:rPr>
          <w:rFonts w:ascii="Times New Roman" w:eastAsia="SimSun" w:hAnsi="Times New Roman"/>
          <w:b w:val="0"/>
          <w:snapToGrid/>
          <w:color w:val="auto"/>
          <w:kern w:val="2"/>
          <w:sz w:val="24"/>
          <w:szCs w:val="24"/>
          <w:lang w:eastAsia="zh-CN" w:bidi="ar-SA"/>
        </w:rPr>
        <w:lastRenderedPageBreak/>
        <w:t xml:space="preserve">largescale </w:t>
      </w:r>
      <w:r w:rsidR="009773B6" w:rsidRPr="00011EEF">
        <w:rPr>
          <w:rFonts w:ascii="Times New Roman" w:eastAsia="SimSun" w:hAnsi="Times New Roman"/>
          <w:b w:val="0"/>
          <w:snapToGrid/>
          <w:color w:val="auto"/>
          <w:kern w:val="2"/>
          <w:sz w:val="24"/>
          <w:szCs w:val="24"/>
          <w:lang w:eastAsia="zh-CN" w:bidi="ar-SA"/>
        </w:rPr>
        <w:t xml:space="preserve">generic </w:t>
      </w:r>
      <w:r w:rsidR="008F2D33" w:rsidRPr="00011EEF">
        <w:rPr>
          <w:rFonts w:ascii="Times New Roman" w:eastAsia="SimSun" w:hAnsi="Times New Roman"/>
          <w:b w:val="0"/>
          <w:snapToGrid/>
          <w:color w:val="auto"/>
          <w:kern w:val="2"/>
          <w:sz w:val="24"/>
          <w:szCs w:val="24"/>
          <w:lang w:eastAsia="zh-CN" w:bidi="ar-SA"/>
        </w:rPr>
        <w:t>datasets and later transfer knowledge to other domains including HSI tasks</w:t>
      </w:r>
      <w:r w:rsidRPr="00011EEF">
        <w:rPr>
          <w:rFonts w:ascii="Times New Roman" w:eastAsia="SimSun" w:hAnsi="Times New Roman"/>
          <w:b w:val="0"/>
          <w:snapToGrid/>
          <w:color w:val="auto"/>
          <w:kern w:val="2"/>
          <w:sz w:val="24"/>
          <w:szCs w:val="24"/>
          <w:lang w:eastAsia="zh-CN" w:bidi="ar-SA"/>
        </w:rPr>
        <w:t>.</w:t>
      </w:r>
      <w:r w:rsidR="008F2D33" w:rsidRPr="00011EEF">
        <w:rPr>
          <w:rFonts w:ascii="Times New Roman" w:eastAsia="SimSun" w:hAnsi="Times New Roman"/>
          <w:b w:val="0"/>
          <w:snapToGrid/>
          <w:color w:val="auto"/>
          <w:kern w:val="2"/>
          <w:sz w:val="24"/>
          <w:szCs w:val="24"/>
          <w:lang w:eastAsia="zh-CN" w:bidi="ar-SA"/>
        </w:rPr>
        <w:t xml:space="preserve"> This will present the researchers with </w:t>
      </w:r>
      <w:r w:rsidR="003C60C5" w:rsidRPr="00011EEF">
        <w:rPr>
          <w:rFonts w:ascii="Times New Roman" w:eastAsia="SimSun" w:hAnsi="Times New Roman"/>
          <w:b w:val="0"/>
          <w:snapToGrid/>
          <w:color w:val="auto"/>
          <w:kern w:val="2"/>
          <w:sz w:val="24"/>
          <w:szCs w:val="24"/>
          <w:lang w:eastAsia="zh-CN" w:bidi="ar-SA"/>
        </w:rPr>
        <w:t xml:space="preserve">a </w:t>
      </w:r>
      <w:r w:rsidR="008F2D33" w:rsidRPr="00011EEF">
        <w:rPr>
          <w:rFonts w:ascii="Times New Roman" w:eastAsia="SimSun" w:hAnsi="Times New Roman"/>
          <w:b w:val="0"/>
          <w:snapToGrid/>
          <w:color w:val="auto"/>
          <w:kern w:val="2"/>
          <w:sz w:val="24"/>
          <w:szCs w:val="24"/>
          <w:lang w:eastAsia="zh-CN" w:bidi="ar-SA"/>
        </w:rPr>
        <w:t xml:space="preserve">general </w:t>
      </w:r>
      <w:r w:rsidR="009773B6" w:rsidRPr="00011EEF">
        <w:rPr>
          <w:rFonts w:ascii="Times New Roman" w:eastAsia="SimSun" w:hAnsi="Times New Roman"/>
          <w:b w:val="0"/>
          <w:snapToGrid/>
          <w:color w:val="auto"/>
          <w:kern w:val="2"/>
          <w:sz w:val="24"/>
          <w:szCs w:val="24"/>
          <w:lang w:eastAsia="zh-CN" w:bidi="ar-SA"/>
        </w:rPr>
        <w:t>overview fo</w:t>
      </w:r>
      <w:r w:rsidR="009773B6" w:rsidRPr="008F601D">
        <w:rPr>
          <w:rFonts w:ascii="Times New Roman" w:eastAsia="SimSun" w:hAnsi="Times New Roman"/>
          <w:b w:val="0"/>
          <w:snapToGrid/>
          <w:color w:val="auto"/>
          <w:kern w:val="2"/>
          <w:sz w:val="24"/>
          <w:szCs w:val="24"/>
          <w:lang w:eastAsia="zh-CN" w:bidi="ar-SA"/>
        </w:rPr>
        <w:t xml:space="preserve">r </w:t>
      </w:r>
      <w:r w:rsidR="008F2D33" w:rsidRPr="008F601D">
        <w:rPr>
          <w:rFonts w:ascii="Times New Roman" w:eastAsia="SimSun" w:hAnsi="Times New Roman"/>
          <w:b w:val="0"/>
          <w:snapToGrid/>
          <w:color w:val="auto"/>
          <w:kern w:val="2"/>
          <w:sz w:val="24"/>
          <w:szCs w:val="24"/>
          <w:lang w:eastAsia="zh-CN" w:bidi="ar-SA"/>
        </w:rPr>
        <w:t>comparison on dataset’s complexity and model’s performance when choosing base network architecture for a given segmentation task.</w:t>
      </w:r>
      <w:r w:rsidR="009773B6" w:rsidRPr="008F601D">
        <w:rPr>
          <w:rFonts w:ascii="Times New Roman" w:eastAsia="SimSun" w:hAnsi="Times New Roman"/>
          <w:b w:val="0"/>
          <w:snapToGrid/>
          <w:color w:val="auto"/>
          <w:kern w:val="2"/>
          <w:sz w:val="24"/>
          <w:szCs w:val="24"/>
          <w:lang w:eastAsia="zh-CN" w:bidi="ar-SA"/>
        </w:rPr>
        <w:t xml:space="preserve"> We have also presented results of popular HSI segmentation datasets.</w:t>
      </w:r>
      <w:r w:rsidR="008F2D33"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We have shared their corresponding approaches and performances as reported in their original reports. </w:t>
      </w:r>
    </w:p>
    <w:p w14:paraId="3C67D87A" w14:textId="77777777" w:rsidR="00A61D00" w:rsidRPr="008F601D"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Datasets used for evaluation</w:t>
      </w:r>
    </w:p>
    <w:p w14:paraId="76E8A6F8"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Most of the research on image segmentation have used 2D image datasets. In this study, we report 4 of the most popular datasets used by most of the researchers</w:t>
      </w:r>
      <w:r w:rsidR="008F2D33" w:rsidRPr="008F601D">
        <w:rPr>
          <w:rFonts w:ascii="Times New Roman" w:eastAsia="SimSun" w:hAnsi="Times New Roman"/>
          <w:b w:val="0"/>
          <w:snapToGrid/>
          <w:color w:val="auto"/>
          <w:kern w:val="2"/>
          <w:sz w:val="24"/>
          <w:szCs w:val="24"/>
          <w:lang w:eastAsia="zh-CN" w:bidi="ar-SA"/>
        </w:rPr>
        <w:t xml:space="preserve"> as benchmarks for semantic segmentation tasks</w:t>
      </w:r>
      <w:r w:rsidRPr="008F601D">
        <w:rPr>
          <w:rFonts w:ascii="Times New Roman" w:eastAsia="SimSun" w:hAnsi="Times New Roman"/>
          <w:b w:val="0"/>
          <w:snapToGrid/>
          <w:color w:val="auto"/>
          <w:kern w:val="2"/>
          <w:sz w:val="24"/>
          <w:szCs w:val="24"/>
          <w:lang w:eastAsia="zh-CN" w:bidi="ar-SA"/>
        </w:rPr>
        <w:t xml:space="preserve">. </w:t>
      </w:r>
    </w:p>
    <w:p w14:paraId="565A7273" w14:textId="77777777" w:rsidR="00A61D00" w:rsidRPr="008F601D" w:rsidRDefault="00A61D00">
      <w:pPr>
        <w:pStyle w:val="MDPI21heading1"/>
        <w:numPr>
          <w:ilvl w:val="0"/>
          <w:numId w:val="52"/>
        </w:numPr>
        <w:spacing w:before="0" w:after="0"/>
        <w:jc w:val="both"/>
        <w:rPr>
          <w:rFonts w:ascii="Times New Roman" w:eastAsia="SimSun" w:hAnsi="Times New Roman"/>
          <w:b w:val="0"/>
          <w:snapToGrid/>
          <w:color w:val="auto"/>
          <w:kern w:val="2"/>
          <w:sz w:val="24"/>
          <w:szCs w:val="24"/>
          <w:lang w:eastAsia="zh-CN" w:bidi="ar-SA"/>
        </w:rPr>
        <w:pPrChange w:id="524" w:author="Windows User" w:date="2020-12-29T11:03:00Z">
          <w:pPr>
            <w:pStyle w:val="MDPI21heading1"/>
            <w:spacing w:before="0" w:after="0"/>
            <w:jc w:val="both"/>
          </w:pPr>
        </w:pPrChange>
      </w:pPr>
      <w:r w:rsidRPr="008F601D">
        <w:rPr>
          <w:rFonts w:ascii="Times New Roman" w:eastAsia="SimSun" w:hAnsi="Times New Roman"/>
          <w:i/>
          <w:snapToGrid/>
          <w:color w:val="auto"/>
          <w:kern w:val="2"/>
          <w:sz w:val="24"/>
          <w:szCs w:val="24"/>
          <w:lang w:eastAsia="zh-CN" w:bidi="ar-SA"/>
        </w:rPr>
        <w:t xml:space="preserve">PASCAL Visual Object Classes (VOC)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&lt;EndNote&gt;&lt;Cite&gt;&lt;Author&gt;Chen&lt;/Author&gt;&lt;Year&gt;2014&lt;/Year&gt;&lt;RecNum&gt;156&lt;/RecNum&gt;&lt;DisplayText&gt;(Chen et al., 2014a)&lt;/DisplayText&gt;&lt;record&gt;&lt;rec-number&gt;156&lt;/rec-number&gt;&lt;foreign-keys&gt;&lt;key app="EN" db-id="fspe090xm2sf0nef9aapp9tezvaxx5av9vr9" timestamp="1604388853"&gt;156&lt;/key&gt;&lt;/foreign-keys&gt;&lt;ref-type name="Conference Proceedings"&gt;10&lt;/ref-type&gt;&lt;contributors&gt;&lt;authors&gt;&lt;author&gt;X. Chen&lt;/author&gt;&lt;author&gt;R. Mottaghi&lt;/author&gt;&lt;author&gt;X. Liu&lt;/author&gt;&lt;author&gt;S. Fidler&lt;/author&gt;&lt;author&gt;R. Urtasun&lt;/author&gt;&lt;author&gt;A. Yuille&lt;/author&gt;&lt;/authors&gt;&lt;/contributors&gt;&lt;titles&gt;&lt;title&gt;Detect What You Can: Detecting and Representing Objects Using Holistic Models and Body Parts&lt;/title&gt;&lt;secondary-title&gt;2014 IEEE Conference on Computer Vision and Pattern Recognition&lt;/secondary-title&gt;&lt;alt-title&gt;2014 IEEE Conference on Computer Vision and Pattern Recognition&lt;/alt-title&gt;&lt;/titles&gt;&lt;pages&gt;1979-1986&lt;/pages&gt;&lt;keywords&gt;&lt;keyword&gt;deformation&lt;/keyword&gt;&lt;keyword&gt;image representation&lt;/keyword&gt;&lt;keyword&gt;image resolution&lt;/keyword&gt;&lt;keyword&gt;object detection&lt;/keyword&gt;&lt;keyword&gt;Pascal&lt;/keyword&gt;&lt;keyword&gt;solid modelling&lt;/keyword&gt;&lt;keyword&gt;object representation&lt;/keyword&gt;&lt;keyword&gt;holistic model&lt;/keyword&gt;&lt;keyword&gt;body parts&lt;/keyword&gt;&lt;keyword&gt;shape deformation&lt;/keyword&gt;&lt;keyword&gt;occlusion&lt;/keyword&gt;&lt;keyword&gt;detectability pattern&lt;/keyword&gt;&lt;keyword&gt;PASCAL VOC dataset&lt;/keyword&gt;&lt;keyword&gt;Animals&lt;/keyword&gt;&lt;keyword&gt;Switches&lt;/keyword&gt;&lt;keyword&gt;Training&lt;/keyword&gt;&lt;keyword&gt;Head&lt;/keyword&gt;&lt;keyword&gt;Torso&lt;/keyword&gt;&lt;keyword&gt;Detectors&lt;/keyword&gt;&lt;keyword&gt;Deformable models&lt;/keyword&gt;&lt;/keywords&gt;&lt;dates&gt;&lt;year&gt;2014&lt;/year&gt;&lt;pub-dates&gt;&lt;date&gt;23-28 June 2014&lt;/date&gt;&lt;/pub-dates&gt;&lt;/dates&gt;&lt;isbn&gt;1063-6919&lt;/isbn&gt;&lt;urls&gt;&lt;/urls&gt;&lt;electronic-resource-num&gt;10.1109/CVPR.2014.254&lt;/electronic-resource-num&gt;&lt;/record&gt;&lt;/Cite&gt;&lt;/EndNote&gt;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(Chen et al., 2014a)</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is noted as one of the most popular datasets in image processing domains. It contains annotated images with 21 classes with object labels of vehicles, household, animals, airplane, bicycle, boat, bus, car, motorbike, train, bottle, chair, dining table, potted plant, sofa, TV/monitor, bird, cat, cow, dog, horse, sheep, and person. Most of the algorithms have extensively used it as a benchmark dataset for various image-processing tasks such as detection, recognition, classification, and segmentation. In this dataset, pixels that do not belong to the stated classes are labeled as background.</w:t>
      </w:r>
      <w:r w:rsidRPr="008F601D">
        <w:rPr>
          <w:rFonts w:ascii="Times New Roman" w:eastAsia="SimSun" w:hAnsi="Times New Roman" w:hint="eastAsia"/>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This dataset is divided into two sets, training, and validation, with 1,464 and 1,449 images. </w:t>
      </w:r>
    </w:p>
    <w:p w14:paraId="66E59771" w14:textId="77777777" w:rsidR="00A61D00" w:rsidRPr="008F601D" w:rsidRDefault="00A61D00">
      <w:pPr>
        <w:pStyle w:val="MDPI21heading1"/>
        <w:numPr>
          <w:ilvl w:val="0"/>
          <w:numId w:val="52"/>
        </w:numPr>
        <w:spacing w:before="0" w:after="0"/>
        <w:jc w:val="both"/>
        <w:rPr>
          <w:rFonts w:ascii="Times New Roman" w:eastAsia="SimSun" w:hAnsi="Times New Roman"/>
          <w:b w:val="0"/>
          <w:snapToGrid/>
          <w:color w:val="auto"/>
          <w:kern w:val="2"/>
          <w:sz w:val="24"/>
          <w:szCs w:val="24"/>
          <w:lang w:eastAsia="zh-CN" w:bidi="ar-SA"/>
        </w:rPr>
        <w:pPrChange w:id="525" w:author="Windows User" w:date="2020-12-29T11:03:00Z">
          <w:pPr>
            <w:pStyle w:val="MDPI21heading1"/>
            <w:spacing w:before="0" w:after="0"/>
            <w:jc w:val="both"/>
          </w:pPr>
        </w:pPrChange>
      </w:pPr>
      <w:r w:rsidRPr="008F601D">
        <w:rPr>
          <w:rFonts w:ascii="Times New Roman" w:eastAsia="SimSun" w:hAnsi="Times New Roman"/>
          <w:i/>
          <w:snapToGrid/>
          <w:color w:val="auto"/>
          <w:kern w:val="2"/>
          <w:sz w:val="24"/>
          <w:szCs w:val="24"/>
          <w:lang w:eastAsia="zh-CN" w:bidi="ar-SA"/>
        </w:rPr>
        <w:t>Microsoft Common Objects</w:t>
      </w:r>
      <w:r w:rsidRPr="008F601D">
        <w:rPr>
          <w:rFonts w:ascii="Times New Roman" w:eastAsia="SimSun" w:hAnsi="Times New Roman"/>
          <w:b w:val="0"/>
          <w:snapToGrid/>
          <w:color w:val="auto"/>
          <w:kern w:val="2"/>
          <w:sz w:val="24"/>
          <w:szCs w:val="24"/>
          <w:lang w:eastAsia="zh-CN" w:bidi="ar-SA"/>
        </w:rPr>
        <w:t xml:space="preserve"> in Context (MS COCO)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&lt;EndNote&gt;&lt;Cite&gt;&lt;Author&gt;Lin&lt;/Author&gt;&lt;Year&gt;2015&lt;/Year&gt;&lt;RecNum&gt;159&lt;/RecNum&gt;&lt;DisplayText&gt;(Lin et al., 2015)&lt;/DisplayText&gt;&lt;record&gt;&lt;rec-number&gt;159&lt;/rec-number&gt;&lt;foreign-keys&gt;&lt;key app="EN" db-id="fspe090xm2sf0nef9aapp9tezvaxx5av9vr9" timestamp="1604388853"&gt;159&lt;/key&gt;&lt;/foreign-keys&gt;&lt;ref-type name="Journal Article"&gt;17&lt;/ref-type&gt;&lt;contributors&gt;&lt;authors&gt;&lt;author&gt;Tsung-Yi Lin &lt;/author&gt;&lt;author&gt;Michael Maire &lt;/author&gt;&lt;author&gt;Serge Belongie &lt;/author&gt;&lt;author&gt;Lubomir Bourdev &lt;/author&gt;&lt;author&gt;Ross Girshick&lt;/author&gt;&lt;author&gt;James Hays &lt;/author&gt;&lt;author&gt;Pietro Perona &lt;/author&gt;&lt;author&gt;Deva Ramanan &lt;/author&gt;&lt;author&gt;C. Lawrence Zitnick &lt;/author&gt;&lt;author&gt;Piotr Dollar&lt;/author&gt;&lt;/authors&gt;&lt;/contributors&gt;&lt;titles&gt;&lt;title&gt;Microsoft COCO: Common Objects in Context&lt;/title&gt;&lt;secondary-title&gt;arXiv:1405.0312&lt;/secondary-title&gt;&lt;/titles&gt;&lt;periodical&gt;&lt;full-title&gt;arXiv:1405.0312&lt;/full-title&gt;&lt;/periodical&gt;&lt;volume&gt;3&lt;/volume&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(Lin et al., 2015)</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contains 91 generic object types evident in our everyday life with a total of 2.5 million labeled instances of 328k images. It also includes complex image scenes with objects under their rich natural settings, large-scale object detection, segmentation, and captioning dataset. It has been popularly used for segmentation tasks where 82k images are set for training, 40.5k images for validation, and more than 80k images for the test set. </w:t>
      </w:r>
    </w:p>
    <w:p w14:paraId="10EFB8F3" w14:textId="77777777" w:rsidR="00A61D00" w:rsidRPr="008F601D" w:rsidRDefault="00A61D00">
      <w:pPr>
        <w:pStyle w:val="MDPI21heading1"/>
        <w:numPr>
          <w:ilvl w:val="0"/>
          <w:numId w:val="52"/>
        </w:numPr>
        <w:spacing w:before="0" w:after="0"/>
        <w:jc w:val="both"/>
        <w:rPr>
          <w:rFonts w:ascii="Times New Roman" w:eastAsia="SimSun" w:hAnsi="Times New Roman"/>
          <w:b w:val="0"/>
          <w:snapToGrid/>
          <w:color w:val="auto"/>
          <w:kern w:val="2"/>
          <w:sz w:val="24"/>
          <w:szCs w:val="24"/>
          <w:lang w:eastAsia="zh-CN" w:bidi="ar-SA"/>
        </w:rPr>
        <w:pPrChange w:id="526" w:author="Windows User" w:date="2020-12-29T11:03:00Z">
          <w:pPr>
            <w:pStyle w:val="MDPI21heading1"/>
            <w:spacing w:before="0" w:after="0"/>
            <w:jc w:val="both"/>
          </w:pPr>
        </w:pPrChange>
      </w:pPr>
      <w:r w:rsidRPr="008F601D">
        <w:rPr>
          <w:rFonts w:ascii="Times New Roman" w:eastAsia="SimSun" w:hAnsi="Times New Roman"/>
          <w:i/>
          <w:snapToGrid/>
          <w:color w:val="auto"/>
          <w:kern w:val="2"/>
          <w:sz w:val="24"/>
          <w:szCs w:val="24"/>
          <w:lang w:eastAsia="zh-CN" w:bidi="ar-SA"/>
        </w:rPr>
        <w:t xml:space="preserve">Cityscapes </w:t>
      </w:r>
      <w:r w:rsidR="00675E32" w:rsidRPr="008F601D">
        <w:rPr>
          <w:rFonts w:ascii="Times New Roman" w:eastAsia="SimSun" w:hAnsi="Times New Roman"/>
          <w:i/>
          <w:snapToGrid/>
          <w:color w:val="auto"/>
          <w:kern w:val="2"/>
          <w:sz w:val="24"/>
          <w:szCs w:val="24"/>
          <w:lang w:eastAsia="zh-CN" w:bidi="ar-SA"/>
        </w:rPr>
        <w:t>Dataset</w:t>
      </w:r>
      <w:r w:rsidR="00675E32"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&lt;EndNote&gt;&lt;Cite&gt;&lt;Author&gt;Cordts&lt;/Author&gt;&lt;Year&gt;2015&lt;/Year&gt;&lt;RecNum&gt;45&lt;/RecNum&gt;&lt;DisplayText&gt;(Cordts et al., 2015)&lt;/DisplayText&gt;&lt;record&gt;&lt;rec-number&gt;45&lt;/rec-number&gt;&lt;foreign-keys&gt;&lt;key app="EN" db-id="fspe090xm2sf0nef9aapp9tezvaxx5av9vr9" timestamp="1604388852"&gt;45&lt;/key&gt;&lt;/foreign-keys&gt;&lt;ref-type name="Journal Article"&gt;17&lt;/ref-type&gt;&lt;contributors&gt;&lt;authors&gt;&lt;author&gt;Marius Cordts&lt;/author&gt;&lt;author&gt;Mohamed Omran&lt;/author&gt;&lt;author&gt;Rodrigo Benenson&lt;/author&gt;&lt;author&gt;Sebastian Ramos&lt;/author&gt;&lt;author&gt;Uwe Franke&lt;/author&gt;&lt;author&gt;Timo Scharwachter&lt;/author&gt;&lt;author&gt;Markus Enzweiler&lt;/author&gt;&lt;author&gt;Stefan Roth&lt;/author&gt;&lt;author&gt;Bernt Schiele&lt;/author&gt;&lt;/authors&gt;&lt;/contributors&gt;&lt;titles&gt;&lt;title&gt;The Cityscapes Dataset&lt;/title&gt;&lt;secondary-title&gt;CVPR&lt;/secondary-title&gt;&lt;/titles&gt;&lt;periodical&gt;&lt;full-title&gt;CVPR&lt;/full-title&gt;&lt;/periodical&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(Cordts et al., 2015)</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is a large-scale database developed for semantic understanding of urban street scenes and urban understanding. It contains stereo video sequences recorded in 50 cities with different street scenes. It contains high-quality pixel-level annotation of 5k frames, with an additional set of 20k weakly annotated frames.</w:t>
      </w:r>
      <w:r w:rsidR="000B4F80"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It has semantic and dense pixel annotations of 30 classes, grouped into 8 categories—flat surfaces, humans, vehicles, constructions, objects, nature, sky, and void. </w:t>
      </w:r>
    </w:p>
    <w:p w14:paraId="5796EF29" w14:textId="04BCB2F2" w:rsidR="00A61D00" w:rsidRPr="008F601D" w:rsidRDefault="00A61D00">
      <w:pPr>
        <w:pStyle w:val="MDPI21heading1"/>
        <w:numPr>
          <w:ilvl w:val="0"/>
          <w:numId w:val="52"/>
        </w:numPr>
        <w:spacing w:before="0" w:after="0"/>
        <w:jc w:val="both"/>
        <w:rPr>
          <w:rFonts w:ascii="Times New Roman" w:eastAsia="SimSun" w:hAnsi="Times New Roman"/>
          <w:b w:val="0"/>
          <w:snapToGrid/>
          <w:color w:val="auto"/>
          <w:kern w:val="2"/>
          <w:sz w:val="24"/>
          <w:szCs w:val="24"/>
          <w:lang w:eastAsia="zh-CN" w:bidi="ar-SA"/>
        </w:rPr>
        <w:pPrChange w:id="527" w:author="Windows User" w:date="2020-12-29T11:04:00Z">
          <w:pPr>
            <w:pStyle w:val="MDPI21heading1"/>
            <w:spacing w:before="0" w:after="0"/>
            <w:jc w:val="both"/>
          </w:pPr>
        </w:pPrChange>
      </w:pPr>
      <w:r w:rsidRPr="008F601D">
        <w:rPr>
          <w:rFonts w:ascii="Times New Roman" w:eastAsia="SimSun" w:hAnsi="Times New Roman"/>
          <w:i/>
          <w:snapToGrid/>
          <w:color w:val="auto"/>
          <w:kern w:val="2"/>
          <w:sz w:val="24"/>
          <w:szCs w:val="24"/>
          <w:lang w:eastAsia="zh-CN" w:bidi="ar-SA"/>
        </w:rPr>
        <w:t xml:space="preserve">ADE20K /MIT </w:t>
      </w:r>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&lt;EndNote&gt;&lt;Cite&gt;&lt;Author&gt;Zhou&lt;/Author&gt;&lt;Year&gt;2017&lt;/Year&gt;&lt;RecNum&gt;205&lt;/RecNum&gt;&lt;DisplayText&gt;(Zhou et al., 2017)&lt;/DisplayText&gt;&lt;record&gt;&lt;rec-number&gt;205&lt;/rec-number&gt;&lt;foreign-keys&gt;&lt;key app="EN" db-id="fspe090xm2sf0nef9aapp9tezvaxx5av9vr9" timestamp="1604388853"&gt;205&lt;/key&gt;&lt;/foreign-keys&gt;&lt;ref-type name="Conference Proceedings"&gt;10&lt;/ref-type&gt;&lt;contributors&gt;&lt;authors&gt;&lt;author&gt;B. Zhou&lt;/author&gt;&lt;author&gt;H. Zhao&lt;/author&gt;&lt;author&gt;X. Puig&lt;/author&gt;&lt;author&gt;S. Fidler&lt;/author&gt;&lt;author&gt;A. Barriuso&lt;/author&gt;&lt;author&gt;A. Torralba&lt;/author&gt;&lt;/authors&gt;&lt;/contributors&gt;&lt;titles&gt;&lt;title&gt;Scene Parsing through ADE20K Dataset&lt;/title&gt;&lt;secondary-title&gt;2017 IEEE Conference on Computer Vision and Pattern Recognition (CVPR)&lt;/secondary-title&gt;&lt;alt-title&gt;2017 IEEE Conference on Computer Vision and Pattern Recognition (CVPR)&lt;/alt-title&gt;&lt;/titles&gt;&lt;pages&gt;5122-5130&lt;/pages&gt;&lt;keywords&gt;&lt;keyword&gt;computer vision&lt;/keyword&gt;&lt;keyword&gt;image representation&lt;/keyword&gt;&lt;keyword&gt;image segmentation&lt;/keyword&gt;&lt;keyword&gt;learning (artificial intelligence)&lt;/keyword&gt;&lt;keyword&gt;object recognition&lt;/keyword&gt;&lt;keyword&gt;ADE20K dataset&lt;/keyword&gt;&lt;keyword&gt;image datasets&lt;/keyword&gt;&lt;keyword&gt;dense annotations&lt;/keyword&gt;&lt;keyword&gt;detailed annotations&lt;/keyword&gt;&lt;keyword&gt;scene parsing benchmark&lt;/keyword&gt;&lt;keyword&gt;object parts&lt;/keyword&gt;&lt;keyword&gt;trained scene parsing networks&lt;/keyword&gt;&lt;keyword&gt;object segmentation&lt;/keyword&gt;&lt;keyword&gt;Semantics&lt;/keyword&gt;&lt;keyword&gt;Sun&lt;/keyword&gt;&lt;keyword&gt;Labeling&lt;/keyword&gt;&lt;keyword&gt;Visualization&lt;/keyword&gt;&lt;keyword&gt;Neural networks&lt;/keyword&gt;&lt;/keywords&gt;&lt;dates&gt;&lt;year&gt;2017&lt;/year&gt;&lt;pub-dates&gt;&lt;date&gt;21-26 July 2017&lt;/date&gt;&lt;/pub-dates&gt;&lt;/dates&gt;&lt;isbn&gt;1063-6919&lt;/isbn&gt;&lt;urls&gt;&lt;/urls&gt;&lt;electronic-resource-num&gt;10.1109/CVPR.2017.544&lt;/electronic-resource-num&gt;&lt;/record&gt;&lt;/Cite&gt;&lt;/EndNote&gt;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snapToGrid/>
          <w:color w:val="auto"/>
          <w:kern w:val="2"/>
          <w:sz w:val="24"/>
          <w:szCs w:val="24"/>
          <w:lang w:eastAsia="zh-CN" w:bidi="ar-SA"/>
        </w:rPr>
        <w:t>(Zhou et al., 2017)</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is a standard dataset platform for training and testing Scene Parsing algorithms. This dataset contains more than 20K </w:t>
      </w:r>
      <w:del w:id="528" w:author="Windows User" w:date="2020-12-29T11:05:00Z">
        <w:r w:rsidRPr="008F601D" w:rsidDel="002041DE">
          <w:rPr>
            <w:rFonts w:ascii="Times New Roman" w:eastAsia="SimSun" w:hAnsi="Times New Roman"/>
            <w:b w:val="0"/>
            <w:snapToGrid/>
            <w:color w:val="auto"/>
            <w:kern w:val="2"/>
            <w:sz w:val="24"/>
            <w:szCs w:val="24"/>
            <w:lang w:eastAsia="zh-CN" w:bidi="ar-SA"/>
          </w:rPr>
          <w:delText>scenecentric</w:delText>
        </w:r>
      </w:del>
      <w:ins w:id="529" w:author="Windows User" w:date="2020-12-29T11:05:00Z">
        <w:r w:rsidR="002041DE" w:rsidRPr="008F601D">
          <w:rPr>
            <w:rFonts w:ascii="Times New Roman" w:eastAsia="SimSun" w:hAnsi="Times New Roman"/>
            <w:b w:val="0"/>
            <w:snapToGrid/>
            <w:color w:val="auto"/>
            <w:kern w:val="2"/>
            <w:sz w:val="24"/>
            <w:szCs w:val="24"/>
            <w:lang w:eastAsia="zh-CN" w:bidi="ar-SA"/>
          </w:rPr>
          <w:t>scene centric</w:t>
        </w:r>
      </w:ins>
      <w:r w:rsidRPr="008F601D">
        <w:rPr>
          <w:rFonts w:ascii="Times New Roman" w:eastAsia="SimSun" w:hAnsi="Times New Roman"/>
          <w:b w:val="0"/>
          <w:snapToGrid/>
          <w:color w:val="auto"/>
          <w:kern w:val="2"/>
          <w:sz w:val="24"/>
          <w:szCs w:val="24"/>
          <w:lang w:eastAsia="zh-CN" w:bidi="ar-SA"/>
        </w:rPr>
        <w:t xml:space="preserve"> generic images well annotated with objects and object parts. The benchmark dataset is divided into 20K images (training), 2K images (validation), and another batch of images for testing. The ADE20K dataset has 150 semantic categories.</w:t>
      </w:r>
    </w:p>
    <w:p w14:paraId="5461CA2A"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We demonstrate the segmentation results for various models on select datasets. To have a standard metric, we chose to report on models whose evaluation scores were based on the mean intersection over union (</w:t>
      </w:r>
      <w:proofErr w:type="spellStart"/>
      <w:r w:rsidRPr="002041DE">
        <w:rPr>
          <w:rFonts w:ascii="Times New Roman" w:eastAsia="SimSun" w:hAnsi="Times New Roman"/>
          <w:i/>
          <w:snapToGrid/>
          <w:color w:val="auto"/>
          <w:kern w:val="2"/>
          <w:sz w:val="24"/>
          <w:szCs w:val="24"/>
          <w:lang w:eastAsia="zh-CN" w:bidi="ar-SA"/>
          <w:rPrChange w:id="530" w:author="Windows User" w:date="2020-12-29T11:06:00Z">
            <w:rPr>
              <w:rFonts w:ascii="Times New Roman" w:eastAsia="SimSun" w:hAnsi="Times New Roman"/>
              <w:b w:val="0"/>
              <w:snapToGrid/>
              <w:color w:val="auto"/>
              <w:kern w:val="2"/>
              <w:sz w:val="24"/>
              <w:szCs w:val="24"/>
              <w:lang w:eastAsia="zh-CN" w:bidi="ar-SA"/>
            </w:rPr>
          </w:rPrChange>
        </w:rPr>
        <w:t>mIoU</w:t>
      </w:r>
      <w:proofErr w:type="spellEnd"/>
      <w:r w:rsidRPr="008F601D">
        <w:rPr>
          <w:rFonts w:ascii="Times New Roman" w:eastAsia="SimSun" w:hAnsi="Times New Roman"/>
          <w:b w:val="0"/>
          <w:snapToGrid/>
          <w:color w:val="auto"/>
          <w:kern w:val="2"/>
          <w:sz w:val="24"/>
          <w:szCs w:val="24"/>
          <w:lang w:eastAsia="zh-CN" w:bidi="ar-SA"/>
        </w:rPr>
        <w:t xml:space="preserve">) metric. </w:t>
      </w:r>
    </w:p>
    <w:p w14:paraId="46959808" w14:textId="77777777" w:rsidR="00A61D00" w:rsidRPr="00011EEF" w:rsidRDefault="00A61D00" w:rsidP="00E32FD4">
      <w:pPr>
        <w:numPr>
          <w:ilvl w:val="1"/>
          <w:numId w:val="25"/>
        </w:numPr>
        <w:ind w:left="0" w:firstLine="0"/>
        <w:rPr>
          <w:rFonts w:ascii="Times New Roman" w:hAnsi="Times New Roman"/>
          <w:bCs/>
          <w:i/>
          <w:sz w:val="24"/>
        </w:rPr>
      </w:pPr>
      <w:r w:rsidRPr="00011EEF">
        <w:rPr>
          <w:rFonts w:ascii="Times New Roman" w:hAnsi="Times New Roman"/>
          <w:bCs/>
          <w:i/>
          <w:sz w:val="24"/>
        </w:rPr>
        <w:t xml:space="preserve">Evaluation metrics used in semantic segmentation </w:t>
      </w:r>
    </w:p>
    <w:p w14:paraId="73F63E86" w14:textId="77777777" w:rsidR="00313A56" w:rsidRPr="008F601D" w:rsidRDefault="00313A56"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011EEF">
        <w:rPr>
          <w:rFonts w:ascii="Times New Roman" w:eastAsia="SimSun" w:hAnsi="Times New Roman"/>
          <w:b w:val="0"/>
          <w:snapToGrid/>
          <w:color w:val="auto"/>
          <w:kern w:val="2"/>
          <w:sz w:val="24"/>
          <w:szCs w:val="24"/>
          <w:lang w:eastAsia="zh-CN" w:bidi="ar-SA"/>
        </w:rPr>
        <w:t>Regular performance evaluation metrics for image segmentation include Intersection over union, pixel accuracy, precision</w:t>
      </w:r>
      <w:r w:rsidR="003C60C5" w:rsidRPr="00011EEF">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and recall. All of the four metrics are described below </w:t>
      </w:r>
      <w:commentRangeStart w:id="531"/>
      <w:r w:rsidR="00B40EE1" w:rsidRPr="008F601D">
        <w:rPr>
          <w:rFonts w:ascii="Times New Roman" w:eastAsia="SimSun" w:hAnsi="Times New Roman"/>
          <w:b w:val="0"/>
          <w:snapToGrid/>
          <w:color w:val="auto"/>
          <w:kern w:val="2"/>
          <w:sz w:val="24"/>
          <w:szCs w:val="24"/>
          <w:lang w:eastAsia="zh-CN" w:bidi="ar-SA"/>
        </w:rPr>
        <w:fldChar w:fldCharType="begin"/>
      </w:r>
      <w:r w:rsidRPr="008F601D">
        <w:rPr>
          <w:rFonts w:ascii="Times New Roman" w:eastAsia="SimSun" w:hAnsi="Times New Roman"/>
          <w:b w:val="0"/>
          <w:snapToGrid/>
          <w:color w:val="auto"/>
          <w:kern w:val="2"/>
          <w:sz w:val="24"/>
          <w:szCs w:val="24"/>
          <w:lang w:eastAsia="zh-CN" w:bidi="ar-SA"/>
        </w:rPr>
        <w:instrText xml:space="preserve"> ADDIN EN.CITE &lt;EndNote&gt;&lt;Cite&gt;&lt;Author&gt;Long&lt;/Author&gt;&lt;Year&gt;2015&lt;/Year&gt;&lt;RecNum&gt;12&lt;/RecNum&gt;&lt;DisplayText&gt;(Long et al., 2015a)&lt;/DisplayText&gt;&lt;record&gt;&lt;rec-number&gt;12&lt;/rec-number&gt;&lt;foreign-keys&gt;&lt;key app="EN" db-id="fspe090xm2sf0nef9aapp9tezvaxx5av9vr9" timestamp="1604388852"&gt;12&lt;/key&gt;&lt;/foreign-keys&gt;&lt;ref-type name="Journal Article"&gt;17&lt;/ref-type&gt;&lt;contributors&gt;&lt;authors&gt;&lt;author&gt;Jonathan Long&lt;/author&gt;&lt;author&gt;Evan Shelhamer&lt;/author&gt;&lt;author&gt;Trevor Darrell&lt;/author&gt;&lt;/authors&gt;&lt;/contributors&gt;&lt;titles&gt;&lt;title&gt;Fully Convolutional Networks for Semantic Segmentation&lt;/title&gt;&lt;/titles&gt;&lt;dates&gt;&lt;year&gt;2015&lt;/year&gt;&lt;/dates&gt;&lt;urls&gt;&lt;/urls&gt;&lt;/record&gt;&lt;/Cite&gt;&lt;/EndNote&gt;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Pr="008F601D">
        <w:rPr>
          <w:rFonts w:ascii="Times New Roman" w:eastAsia="SimSun" w:hAnsi="Times New Roman"/>
          <w:b w:val="0"/>
          <w:noProof/>
          <w:snapToGrid/>
          <w:color w:val="auto"/>
          <w:kern w:val="2"/>
          <w:sz w:val="24"/>
          <w:szCs w:val="24"/>
          <w:lang w:eastAsia="zh-CN" w:bidi="ar-SA"/>
        </w:rPr>
        <w:t>(Long et al., 2015a)</w:t>
      </w:r>
      <w:r w:rsidR="00B40EE1" w:rsidRPr="008F601D">
        <w:rPr>
          <w:rFonts w:ascii="Times New Roman" w:eastAsia="SimSun" w:hAnsi="Times New Roman"/>
          <w:b w:val="0"/>
          <w:snapToGrid/>
          <w:color w:val="auto"/>
          <w:kern w:val="2"/>
          <w:sz w:val="24"/>
          <w:szCs w:val="24"/>
          <w:lang w:eastAsia="zh-CN" w:bidi="ar-SA"/>
        </w:rPr>
        <w:fldChar w:fldCharType="end"/>
      </w:r>
      <w:commentRangeEnd w:id="531"/>
      <w:r w:rsidR="002041DE">
        <w:rPr>
          <w:rStyle w:val="CommentReference"/>
          <w:rFonts w:ascii="Cambria" w:eastAsia="Cambria" w:hAnsi="Cambria"/>
          <w:b w:val="0"/>
          <w:snapToGrid/>
          <w:kern w:val="2"/>
          <w:lang w:eastAsia="zh-CN" w:bidi="ar-SA"/>
        </w:rPr>
        <w:commentReference w:id="531"/>
      </w:r>
      <w:r w:rsidRPr="008F601D">
        <w:rPr>
          <w:rFonts w:ascii="Times New Roman" w:eastAsia="SimSun" w:hAnsi="Times New Roman"/>
          <w:b w:val="0"/>
          <w:snapToGrid/>
          <w:color w:val="auto"/>
          <w:kern w:val="2"/>
          <w:sz w:val="24"/>
          <w:szCs w:val="24"/>
          <w:lang w:eastAsia="zh-CN" w:bidi="ar-SA"/>
        </w:rPr>
        <w:t>:</w:t>
      </w:r>
    </w:p>
    <w:p w14:paraId="48C98FCB"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Cambria Math" w:eastAsia="SimSun" w:hAnsi="Cambria Math" w:cs="Cambria Math"/>
          <w:i/>
          <w:snapToGrid/>
          <w:color w:val="auto"/>
          <w:kern w:val="2"/>
          <w:sz w:val="24"/>
          <w:szCs w:val="24"/>
          <w:lang w:eastAsia="zh-CN" w:bidi="ar-SA"/>
        </w:rPr>
        <w:t>Intersection Over Union (</w:t>
      </w:r>
      <w:proofErr w:type="spellStart"/>
      <w:r w:rsidRPr="008F601D">
        <w:rPr>
          <w:rFonts w:ascii="Cambria Math" w:eastAsia="SimSun" w:hAnsi="Cambria Math" w:cs="Cambria Math"/>
          <w:i/>
          <w:snapToGrid/>
          <w:color w:val="auto"/>
          <w:kern w:val="2"/>
          <w:sz w:val="24"/>
          <w:szCs w:val="24"/>
          <w:lang w:eastAsia="zh-CN" w:bidi="ar-SA"/>
        </w:rPr>
        <w:t>IoU</w:t>
      </w:r>
      <w:proofErr w:type="spellEnd"/>
      <w:r w:rsidRPr="008F601D">
        <w:rPr>
          <w:rFonts w:ascii="Cambria Math" w:eastAsia="SimSun" w:hAnsi="Cambria Math" w:cs="Cambria Math"/>
          <w:i/>
          <w:snapToGrid/>
          <w:color w:val="auto"/>
          <w:kern w:val="2"/>
          <w:sz w:val="24"/>
          <w:szCs w:val="24"/>
          <w:lang w:eastAsia="zh-CN" w:bidi="ar-SA"/>
        </w:rPr>
        <w:t>),</w:t>
      </w:r>
      <w:r w:rsidRPr="008F601D">
        <w:rPr>
          <w:rFonts w:ascii="Cambria Math" w:eastAsia="SimSun" w:hAnsi="Cambria Math" w:cs="Cambria Math"/>
          <w:b w:val="0"/>
          <w:i/>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is one of the most commonly used metrics in semantic segmentation. It is defined as the area of intersection between the predicted </w:t>
      </w:r>
      <w:r w:rsidRPr="008F601D">
        <w:rPr>
          <w:rFonts w:ascii="Times New Roman" w:eastAsia="SimSun" w:hAnsi="Times New Roman"/>
          <w:b w:val="0"/>
          <w:snapToGrid/>
          <w:color w:val="auto"/>
          <w:kern w:val="2"/>
          <w:sz w:val="24"/>
          <w:szCs w:val="24"/>
          <w:lang w:eastAsia="zh-CN" w:bidi="ar-SA"/>
        </w:rPr>
        <w:lastRenderedPageBreak/>
        <w:t>segmentation map and the ground truth, divided by the area of union between the predicted segmentation map and the ground truth:</w:t>
      </w:r>
    </w:p>
    <w:p w14:paraId="779E34FC" w14:textId="05446BEB" w:rsidR="00A61D00" w:rsidRPr="008F601D" w:rsidRDefault="00F0142E" w:rsidP="00F0142E">
      <w:pPr>
        <w:pStyle w:val="MDPI21heading1"/>
        <w:spacing w:before="0" w:after="0"/>
        <w:ind w:left="2100"/>
        <w:jc w:val="center"/>
        <w:rPr>
          <w:rFonts w:ascii="Times New Roman" w:eastAsia="SimSun" w:hAnsi="Times New Roman"/>
          <w:b w:val="0"/>
          <w:snapToGrid/>
          <w:color w:val="auto"/>
          <w:kern w:val="2"/>
          <w:sz w:val="24"/>
          <w:szCs w:val="24"/>
          <w:lang w:eastAsia="zh-CN" w:bidi="ar-SA"/>
        </w:rPr>
      </w:pPr>
      <w:r>
        <w:rPr>
          <w:rFonts w:ascii="Times New Roman" w:eastAsia="SimSun" w:hAnsi="Times New Roman"/>
          <w:b w:val="0"/>
          <w:snapToGrid/>
          <w:color w:val="auto"/>
          <w:kern w:val="2"/>
          <w:sz w:val="24"/>
          <w:szCs w:val="24"/>
          <w:lang w:eastAsia="zh-CN" w:bidi="ar-SA"/>
        </w:rPr>
        <w:t xml:space="preserve">  </w:t>
      </w:r>
      <w:proofErr w:type="spellStart"/>
      <w:r w:rsidR="00A61D00" w:rsidRPr="008F601D">
        <w:rPr>
          <w:rFonts w:ascii="Times New Roman" w:eastAsia="SimSun" w:hAnsi="Times New Roman"/>
          <w:b w:val="0"/>
          <w:snapToGrid/>
          <w:color w:val="auto"/>
          <w:kern w:val="2"/>
          <w:sz w:val="24"/>
          <w:szCs w:val="24"/>
          <w:lang w:eastAsia="zh-CN" w:bidi="ar-SA"/>
        </w:rPr>
        <w:t>IoU</w:t>
      </w:r>
      <w:proofErr w:type="spellEnd"/>
      <w:r w:rsidR="00A61D00" w:rsidRPr="008F601D">
        <w:rPr>
          <w:rFonts w:ascii="Times New Roman" w:eastAsia="SimSun" w:hAnsi="Times New Roman"/>
          <w:b w:val="0"/>
          <w:snapToGrid/>
          <w:color w:val="auto"/>
          <w:kern w:val="2"/>
          <w:sz w:val="24"/>
          <w:szCs w:val="24"/>
          <w:lang w:eastAsia="zh-CN" w:bidi="ar-SA"/>
        </w:rPr>
        <w:t xml:space="preserve"> = </w:t>
      </w:r>
      <w:proofErr w:type="gramStart"/>
      <w:r w:rsidR="00A61D00" w:rsidRPr="008F601D">
        <w:rPr>
          <w:rFonts w:ascii="Times New Roman" w:eastAsia="SimSun" w:hAnsi="Times New Roman"/>
          <w:b w:val="0"/>
          <w:snapToGrid/>
          <w:color w:val="auto"/>
          <w:kern w:val="2"/>
          <w:sz w:val="24"/>
          <w:szCs w:val="24"/>
          <w:lang w:eastAsia="zh-CN" w:bidi="ar-SA"/>
        </w:rPr>
        <w:t>J(</w:t>
      </w:r>
      <w:proofErr w:type="gramEnd"/>
      <w:r w:rsidR="00A61D00" w:rsidRPr="008F601D">
        <w:rPr>
          <w:rFonts w:ascii="Times New Roman" w:eastAsia="SimSun" w:hAnsi="Times New Roman"/>
          <w:b w:val="0"/>
          <w:snapToGrid/>
          <w:color w:val="auto"/>
          <w:kern w:val="2"/>
          <w:sz w:val="24"/>
          <w:szCs w:val="24"/>
          <w:lang w:eastAsia="zh-CN" w:bidi="ar-SA"/>
        </w:rPr>
        <w:t xml:space="preserve">A, B) = |A ∩ B| / |A </w:t>
      </w:r>
      <w:r w:rsidR="00A61D00" w:rsidRPr="008F601D">
        <w:rPr>
          <w:rFonts w:ascii="Cambria Math" w:eastAsia="SimSun" w:hAnsi="Cambria Math" w:cs="Cambria Math"/>
          <w:b w:val="0"/>
          <w:snapToGrid/>
          <w:color w:val="auto"/>
          <w:kern w:val="2"/>
          <w:sz w:val="24"/>
          <w:szCs w:val="24"/>
          <w:lang w:eastAsia="zh-CN" w:bidi="ar-SA"/>
        </w:rPr>
        <w:t>∪</w:t>
      </w:r>
      <w:r w:rsidR="00A61D00" w:rsidRPr="00011EEF">
        <w:rPr>
          <w:rFonts w:ascii="Times New Roman" w:eastAsia="SimSun" w:hAnsi="Times New Roman"/>
          <w:b w:val="0"/>
          <w:snapToGrid/>
          <w:color w:val="auto"/>
          <w:kern w:val="2"/>
          <w:sz w:val="24"/>
          <w:szCs w:val="24"/>
          <w:lang w:eastAsia="zh-CN" w:bidi="ar-SA"/>
        </w:rPr>
        <w:t xml:space="preserve"> B|</w:t>
      </w:r>
      <w:r w:rsidR="00A61D00" w:rsidRPr="00011EEF">
        <w:rPr>
          <w:rFonts w:ascii="Times New Roman" w:eastAsia="SimSun" w:hAnsi="Times New Roman"/>
          <w:b w:val="0"/>
          <w:snapToGrid/>
          <w:color w:val="auto"/>
          <w:kern w:val="2"/>
          <w:sz w:val="24"/>
          <w:szCs w:val="24"/>
          <w:lang w:eastAsia="zh-CN" w:bidi="ar-SA"/>
        </w:rPr>
        <w:tab/>
      </w:r>
      <w:r w:rsidR="00A61D00" w:rsidRPr="00011EEF">
        <w:rPr>
          <w:rFonts w:ascii="Times New Roman" w:eastAsia="SimSun" w:hAnsi="Times New Roman"/>
          <w:b w:val="0"/>
          <w:snapToGrid/>
          <w:color w:val="auto"/>
          <w:kern w:val="2"/>
          <w:sz w:val="24"/>
          <w:szCs w:val="24"/>
          <w:lang w:eastAsia="zh-CN" w:bidi="ar-SA"/>
        </w:rPr>
        <w:tab/>
      </w:r>
      <w:r w:rsidR="00A61D00" w:rsidRPr="00011EEF">
        <w:rPr>
          <w:rFonts w:ascii="Times New Roman" w:eastAsia="SimSun" w:hAnsi="Times New Roman"/>
          <w:b w:val="0"/>
          <w:snapToGrid/>
          <w:color w:val="auto"/>
          <w:kern w:val="2"/>
          <w:sz w:val="24"/>
          <w:szCs w:val="24"/>
          <w:lang w:eastAsia="zh-CN" w:bidi="ar-SA"/>
        </w:rPr>
        <w:tab/>
      </w:r>
      <w:r w:rsidR="00A61D00" w:rsidRPr="00011EEF">
        <w:rPr>
          <w:rFonts w:ascii="Times New Roman" w:eastAsia="SimSun" w:hAnsi="Times New Roman"/>
          <w:b w:val="0"/>
          <w:snapToGrid/>
          <w:color w:val="auto"/>
          <w:kern w:val="2"/>
          <w:sz w:val="24"/>
          <w:szCs w:val="24"/>
          <w:lang w:eastAsia="zh-CN" w:bidi="ar-SA"/>
        </w:rPr>
        <w:tab/>
      </w:r>
      <w:r>
        <w:rPr>
          <w:rFonts w:ascii="Times New Roman" w:eastAsia="SimSun" w:hAnsi="Times New Roman"/>
          <w:b w:val="0"/>
          <w:snapToGrid/>
          <w:color w:val="auto"/>
          <w:kern w:val="2"/>
          <w:sz w:val="24"/>
          <w:szCs w:val="24"/>
          <w:lang w:eastAsia="zh-CN" w:bidi="ar-SA"/>
        </w:rPr>
        <w:tab/>
      </w:r>
      <w:r>
        <w:rPr>
          <w:rFonts w:ascii="Times New Roman" w:eastAsia="SimSun" w:hAnsi="Times New Roman"/>
          <w:b w:val="0"/>
          <w:snapToGrid/>
          <w:color w:val="auto"/>
          <w:kern w:val="2"/>
          <w:sz w:val="24"/>
          <w:szCs w:val="24"/>
          <w:lang w:eastAsia="zh-CN" w:bidi="ar-SA"/>
        </w:rPr>
        <w:tab/>
      </w:r>
      <w:r w:rsidR="00236DFD" w:rsidRPr="00011EEF">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1</w:t>
      </w:r>
      <w:r w:rsidR="00236DFD" w:rsidRPr="008F601D">
        <w:rPr>
          <w:rFonts w:ascii="Times New Roman" w:eastAsia="SimSun" w:hAnsi="Times New Roman"/>
          <w:b w:val="0"/>
          <w:snapToGrid/>
          <w:color w:val="auto"/>
          <w:kern w:val="2"/>
          <w:sz w:val="24"/>
          <w:szCs w:val="24"/>
          <w:lang w:eastAsia="zh-CN" w:bidi="ar-SA"/>
        </w:rPr>
        <w:t>)</w:t>
      </w:r>
    </w:p>
    <w:p w14:paraId="0B63AA60"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Where A and B denote the ground truth and the predicted segmentation maps, respectively. It ranges between 0 and 1.</w:t>
      </w:r>
    </w:p>
    <w:p w14:paraId="098BDE0D"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The </w:t>
      </w:r>
      <w:proofErr w:type="spellStart"/>
      <w:r w:rsidRPr="008F601D">
        <w:rPr>
          <w:rFonts w:ascii="Times New Roman" w:eastAsia="SimSun" w:hAnsi="Times New Roman"/>
          <w:b w:val="0"/>
          <w:snapToGrid/>
          <w:color w:val="auto"/>
          <w:kern w:val="2"/>
          <w:sz w:val="24"/>
          <w:szCs w:val="24"/>
          <w:lang w:eastAsia="zh-CN" w:bidi="ar-SA"/>
        </w:rPr>
        <w:t>IoU</w:t>
      </w:r>
      <w:proofErr w:type="spellEnd"/>
      <w:r w:rsidRPr="008F601D">
        <w:rPr>
          <w:rFonts w:ascii="Times New Roman" w:eastAsia="SimSun" w:hAnsi="Times New Roman"/>
          <w:b w:val="0"/>
          <w:snapToGrid/>
          <w:color w:val="auto"/>
          <w:kern w:val="2"/>
          <w:sz w:val="24"/>
          <w:szCs w:val="24"/>
          <w:lang w:eastAsia="zh-CN" w:bidi="ar-SA"/>
        </w:rPr>
        <w:t xml:space="preserve"> score is calculated for each class separately and then averaged over all classes to provide a global, mean </w:t>
      </w:r>
      <w:proofErr w:type="spellStart"/>
      <w:r w:rsidRPr="008F601D">
        <w:rPr>
          <w:rFonts w:ascii="Times New Roman" w:eastAsia="SimSun" w:hAnsi="Times New Roman"/>
          <w:b w:val="0"/>
          <w:snapToGrid/>
          <w:color w:val="auto"/>
          <w:kern w:val="2"/>
          <w:sz w:val="24"/>
          <w:szCs w:val="24"/>
          <w:lang w:eastAsia="zh-CN" w:bidi="ar-SA"/>
        </w:rPr>
        <w:t>IoU</w:t>
      </w:r>
      <w:proofErr w:type="spellEnd"/>
      <w:r w:rsidRPr="008F601D">
        <w:rPr>
          <w:rFonts w:ascii="Times New Roman" w:eastAsia="SimSun" w:hAnsi="Times New Roman"/>
          <w:b w:val="0"/>
          <w:snapToGrid/>
          <w:color w:val="auto"/>
          <w:kern w:val="2"/>
          <w:sz w:val="24"/>
          <w:szCs w:val="24"/>
          <w:lang w:eastAsia="zh-CN" w:bidi="ar-SA"/>
        </w:rPr>
        <w:t xml:space="preserve"> score of our semantic segmentation prediction.</w:t>
      </w:r>
    </w:p>
    <w:p w14:paraId="55D23C8A"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Pixel accuracy indicates the percent of pixels in the image which are correctly classified. The pixel accuracy is usually reported for each class separately as well as globally across all classes. Pixel accuracy is defined as:</w:t>
      </w:r>
    </w:p>
    <w:p w14:paraId="7D694D3A" w14:textId="730B1CCA"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cs="Cambria Math"/>
            <w:snapToGrid/>
            <w:color w:val="auto"/>
            <w:kern w:val="2"/>
            <w:sz w:val="24"/>
            <w:szCs w:val="24"/>
            <w:lang w:eastAsia="zh-CN" w:bidi="ar-SA"/>
          </w:rPr>
          <m:t xml:space="preserve">                     Pixel accuracy=</m:t>
        </m:r>
        <m:f>
          <m:fPr>
            <m:ctrlPr>
              <w:rPr>
                <w:rFonts w:ascii="Cambria Math" w:eastAsia="SimSun" w:hAnsi="Cambria Math"/>
                <w:b w:val="0"/>
                <w:i/>
                <w:snapToGrid/>
                <w:color w:val="auto"/>
                <w:kern w:val="2"/>
                <w:sz w:val="24"/>
                <w:szCs w:val="24"/>
                <w:lang w:eastAsia="zh-CN" w:bidi="ar-SA"/>
              </w:rPr>
            </m:ctrlPr>
          </m:fPr>
          <m:num>
            <m:r>
              <m:rPr>
                <m:sty m:val="bi"/>
              </m:rPr>
              <w:rPr>
                <w:rFonts w:ascii="Cambria Math" w:eastAsia="SimSun" w:hAnsi="Cambria Math" w:cs="Cambria Math"/>
                <w:snapToGrid/>
                <w:color w:val="auto"/>
                <w:kern w:val="2"/>
                <w:sz w:val="24"/>
                <w:szCs w:val="24"/>
                <w:lang w:eastAsia="zh-CN" w:bidi="ar-SA"/>
              </w:rPr>
              <m:t xml:space="preserve">TP+TN </m:t>
            </m:r>
          </m:num>
          <m:den>
            <m:r>
              <m:rPr>
                <m:sty m:val="bi"/>
              </m:rPr>
              <w:rPr>
                <w:rFonts w:ascii="Cambria Math" w:eastAsia="SimSun" w:hAnsi="Cambria Math" w:cs="Cambria Math"/>
                <w:snapToGrid/>
                <w:color w:val="auto"/>
                <w:kern w:val="2"/>
                <w:sz w:val="24"/>
                <w:szCs w:val="24"/>
                <w:lang w:eastAsia="zh-CN" w:bidi="ar-SA"/>
              </w:rPr>
              <m:t>TP+TN+FP+FN</m:t>
            </m:r>
            <m:r>
              <m:rPr>
                <m:sty m:val="p"/>
              </m:rPr>
              <w:rPr>
                <w:rStyle w:val="CommentReference"/>
                <w:rFonts w:ascii="Cambria" w:eastAsia="Cambria" w:hAnsi="Cambria"/>
                <w:b w:val="0"/>
                <w:snapToGrid/>
                <w:kern w:val="2"/>
                <w:lang w:eastAsia="zh-CN" w:bidi="ar-SA"/>
              </w:rPr>
              <w:commentReference w:id="532"/>
            </m:r>
          </m:den>
        </m:f>
      </m:oMath>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135CC7">
        <w:rPr>
          <w:rFonts w:ascii="Times New Roman" w:eastAsia="SimSun" w:hAnsi="Times New Roman"/>
          <w:b w:val="0"/>
          <w:snapToGrid/>
          <w:color w:val="auto"/>
          <w:kern w:val="2"/>
          <w:sz w:val="24"/>
          <w:szCs w:val="24"/>
          <w:lang w:eastAsia="zh-CN" w:bidi="ar-SA"/>
        </w:rPr>
        <w:tab/>
      </w:r>
      <w:r w:rsidR="00135CC7">
        <w:rPr>
          <w:rFonts w:ascii="Times New Roman" w:eastAsia="SimSun" w:hAnsi="Times New Roman"/>
          <w:b w:val="0"/>
          <w:snapToGrid/>
          <w:color w:val="auto"/>
          <w:kern w:val="2"/>
          <w:sz w:val="24"/>
          <w:szCs w:val="24"/>
          <w:lang w:eastAsia="zh-CN" w:bidi="ar-SA"/>
        </w:rPr>
        <w:tab/>
      </w:r>
      <w:r w:rsidR="00135CC7">
        <w:rPr>
          <w:rFonts w:ascii="Times New Roman" w:eastAsia="SimSun" w:hAnsi="Times New Roman"/>
          <w:b w:val="0"/>
          <w:snapToGrid/>
          <w:color w:val="auto"/>
          <w:kern w:val="2"/>
          <w:sz w:val="24"/>
          <w:szCs w:val="24"/>
          <w:lang w:eastAsia="zh-CN" w:bidi="ar-SA"/>
        </w:rPr>
        <w:tab/>
      </w:r>
      <w:r>
        <w:rPr>
          <w:rFonts w:ascii="Times New Roman" w:eastAsia="SimSun" w:hAnsi="Times New Roman"/>
          <w:b w:val="0"/>
          <w:snapToGrid/>
          <w:color w:val="auto"/>
          <w:kern w:val="2"/>
          <w:sz w:val="24"/>
          <w:szCs w:val="24"/>
          <w:lang w:eastAsia="zh-CN" w:bidi="ar-SA"/>
        </w:rPr>
        <w:tab/>
      </w:r>
      <w:r w:rsidR="00281E7F">
        <w:rPr>
          <w:rFonts w:ascii="Times New Roman" w:eastAsia="SimSun" w:hAnsi="Times New Roman"/>
          <w:b w:val="0"/>
          <w:snapToGrid/>
          <w:color w:val="auto"/>
          <w:kern w:val="2"/>
          <w:sz w:val="24"/>
          <w:szCs w:val="24"/>
          <w:lang w:eastAsia="zh-CN" w:bidi="ar-SA"/>
        </w:rPr>
        <w:t>(2)</w:t>
      </w:r>
    </w:p>
    <w:p w14:paraId="4BC494C5"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Precision describes the clarity of our positive detections as compared to the ground truth. Precision considers all the objects predicted in a given image and computes how many of those objects have a matching ground truth annotation. </w:t>
      </w:r>
    </w:p>
    <w:p w14:paraId="4F8C1638" w14:textId="50A038AB"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cs="Cambria Math"/>
            <w:snapToGrid/>
            <w:color w:val="auto"/>
            <w:kern w:val="2"/>
            <w:sz w:val="24"/>
            <w:szCs w:val="24"/>
            <w:lang w:eastAsia="zh-CN" w:bidi="ar-SA"/>
          </w:rPr>
          <m:t xml:space="preserve">                     Precision=</m:t>
        </m:r>
        <m:f>
          <m:fPr>
            <m:ctrlPr>
              <w:rPr>
                <w:rFonts w:ascii="Cambria Math" w:eastAsia="SimSun" w:hAnsi="Cambria Math"/>
                <w:b w:val="0"/>
                <w:i/>
                <w:snapToGrid/>
                <w:color w:val="auto"/>
                <w:kern w:val="2"/>
                <w:sz w:val="24"/>
                <w:szCs w:val="24"/>
                <w:lang w:eastAsia="zh-CN" w:bidi="ar-SA"/>
              </w:rPr>
            </m:ctrlPr>
          </m:fPr>
          <m:num>
            <m:r>
              <m:rPr>
                <m:sty m:val="bi"/>
              </m:rPr>
              <w:rPr>
                <w:rFonts w:ascii="Cambria Math" w:eastAsia="SimSun" w:hAnsi="Cambria Math" w:cs="Cambria Math"/>
                <w:snapToGrid/>
                <w:color w:val="auto"/>
                <w:kern w:val="2"/>
                <w:sz w:val="24"/>
                <w:szCs w:val="24"/>
                <w:lang w:eastAsia="zh-CN" w:bidi="ar-SA"/>
              </w:rPr>
              <m:t>TP</m:t>
            </m:r>
          </m:num>
          <m:den>
            <m:r>
              <m:rPr>
                <m:sty m:val="bi"/>
              </m:rPr>
              <w:rPr>
                <w:rFonts w:ascii="Cambria Math" w:eastAsia="SimSun" w:hAnsi="Cambria Math" w:cs="Cambria Math"/>
                <w:snapToGrid/>
                <w:color w:val="auto"/>
                <w:kern w:val="2"/>
                <w:sz w:val="24"/>
                <w:szCs w:val="24"/>
                <w:lang w:eastAsia="zh-CN" w:bidi="ar-SA"/>
              </w:rPr>
              <m:t>TP+FP</m:t>
            </m:r>
          </m:den>
        </m:f>
      </m:oMath>
      <w:r w:rsidR="00A61D00" w:rsidRPr="00F0142E">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3</w:t>
      </w:r>
      <w:r w:rsidR="00236DFD" w:rsidRPr="008F601D">
        <w:rPr>
          <w:rFonts w:ascii="Times New Roman" w:eastAsia="SimSun" w:hAnsi="Times New Roman"/>
          <w:b w:val="0"/>
          <w:snapToGrid/>
          <w:color w:val="auto"/>
          <w:kern w:val="2"/>
          <w:sz w:val="24"/>
          <w:szCs w:val="24"/>
          <w:lang w:eastAsia="zh-CN" w:bidi="ar-SA"/>
        </w:rPr>
        <w:t>)</w:t>
      </w:r>
    </w:p>
    <w:p w14:paraId="4C3D3537"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This metric can sometimes provide misleading results when the class representation is small within the image.</w:t>
      </w:r>
    </w:p>
    <w:p w14:paraId="632F54C6" w14:textId="77777777" w:rsidR="00A61D00" w:rsidRPr="00011EEF"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Recall describes the compl</w:t>
      </w:r>
      <w:r w:rsidRPr="00011EEF">
        <w:rPr>
          <w:rFonts w:ascii="Times New Roman" w:eastAsia="SimSun" w:hAnsi="Times New Roman"/>
          <w:b w:val="0"/>
          <w:snapToGrid/>
          <w:color w:val="auto"/>
          <w:kern w:val="2"/>
          <w:sz w:val="24"/>
          <w:szCs w:val="24"/>
          <w:lang w:eastAsia="zh-CN" w:bidi="ar-SA"/>
        </w:rPr>
        <w:t>eteness of our positive predictions relative to the ground truth. It measures all positive predictions relative to all of the objected annotated in our ground truth.</w:t>
      </w:r>
    </w:p>
    <w:p w14:paraId="29D408F2" w14:textId="3AEB805F"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cs="Cambria Math"/>
            <w:snapToGrid/>
            <w:color w:val="auto"/>
            <w:kern w:val="2"/>
            <w:sz w:val="24"/>
            <w:szCs w:val="24"/>
            <w:lang w:eastAsia="zh-CN" w:bidi="ar-SA"/>
          </w:rPr>
          <m:t xml:space="preserve">                     Recall =</m:t>
        </m:r>
        <m:f>
          <m:fPr>
            <m:ctrlPr>
              <w:rPr>
                <w:rFonts w:ascii="Cambria Math" w:eastAsia="SimSun" w:hAnsi="Cambria Math"/>
                <w:b w:val="0"/>
                <w:i/>
                <w:snapToGrid/>
                <w:color w:val="auto"/>
                <w:kern w:val="2"/>
                <w:sz w:val="24"/>
                <w:szCs w:val="24"/>
                <w:lang w:eastAsia="zh-CN" w:bidi="ar-SA"/>
              </w:rPr>
            </m:ctrlPr>
          </m:fPr>
          <m:num>
            <m:r>
              <m:rPr>
                <m:sty m:val="bi"/>
              </m:rPr>
              <w:rPr>
                <w:rFonts w:ascii="Cambria Math" w:eastAsia="SimSun" w:hAnsi="Cambria Math" w:cs="Cambria Math"/>
                <w:snapToGrid/>
                <w:color w:val="auto"/>
                <w:kern w:val="2"/>
                <w:sz w:val="24"/>
                <w:szCs w:val="24"/>
                <w:lang w:eastAsia="zh-CN" w:bidi="ar-SA"/>
              </w:rPr>
              <m:t>TP</m:t>
            </m:r>
          </m:num>
          <m:den>
            <m:r>
              <m:rPr>
                <m:sty m:val="bi"/>
              </m:rPr>
              <w:rPr>
                <w:rFonts w:ascii="Cambria Math" w:eastAsia="SimSun" w:hAnsi="Cambria Math" w:cs="Cambria Math"/>
                <w:snapToGrid/>
                <w:color w:val="auto"/>
                <w:kern w:val="2"/>
                <w:sz w:val="24"/>
                <w:szCs w:val="24"/>
                <w:lang w:eastAsia="zh-CN" w:bidi="ar-SA"/>
              </w:rPr>
              <m:t>TP+FN</m:t>
            </m:r>
          </m:den>
        </m:f>
      </m:oMath>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4</w:t>
      </w:r>
      <w:r w:rsidR="00236DFD" w:rsidRPr="008F601D">
        <w:rPr>
          <w:rFonts w:ascii="Times New Roman" w:eastAsia="SimSun" w:hAnsi="Times New Roman"/>
          <w:b w:val="0"/>
          <w:snapToGrid/>
          <w:color w:val="auto"/>
          <w:kern w:val="2"/>
          <w:sz w:val="24"/>
          <w:szCs w:val="24"/>
          <w:lang w:eastAsia="zh-CN" w:bidi="ar-SA"/>
        </w:rPr>
        <w:t>)</w:t>
      </w:r>
    </w:p>
    <w:p w14:paraId="4667FDA9" w14:textId="77777777" w:rsidR="00A61D00" w:rsidRPr="00011EEF" w:rsidRDefault="00A61D00" w:rsidP="00E32FD4">
      <w:pPr>
        <w:numPr>
          <w:ilvl w:val="1"/>
          <w:numId w:val="25"/>
        </w:numPr>
        <w:ind w:left="0" w:firstLine="0"/>
        <w:rPr>
          <w:rFonts w:ascii="Times New Roman" w:hAnsi="Times New Roman"/>
          <w:bCs/>
          <w:i/>
          <w:sz w:val="24"/>
        </w:rPr>
      </w:pPr>
      <w:r w:rsidRPr="008F601D">
        <w:rPr>
          <w:rFonts w:ascii="Times New Roman" w:hAnsi="Times New Roman"/>
          <w:bCs/>
          <w:i/>
          <w:sz w:val="24"/>
        </w:rPr>
        <w:t>Loss functions used in semantic segmentation</w:t>
      </w:r>
    </w:p>
    <w:p w14:paraId="1E7B1CC1" w14:textId="77777777" w:rsidR="00313A56" w:rsidRPr="008F601D" w:rsidRDefault="00313A56" w:rsidP="00313A56">
      <w:pPr>
        <w:rPr>
          <w:rFonts w:ascii="Times New Roman" w:hAnsi="Times New Roman"/>
          <w:bCs/>
          <w:sz w:val="24"/>
        </w:rPr>
      </w:pPr>
      <w:r w:rsidRPr="00011EEF">
        <w:rPr>
          <w:rFonts w:ascii="Times New Roman" w:hAnsi="Times New Roman"/>
          <w:bCs/>
          <w:sz w:val="24"/>
        </w:rPr>
        <w:t>We discuss the common loss functions used in pixel-level image classification.</w:t>
      </w:r>
      <w:r w:rsidR="00B13CD7" w:rsidRPr="00011EEF">
        <w:rPr>
          <w:rFonts w:ascii="Times New Roman" w:hAnsi="Times New Roman"/>
          <w:bCs/>
          <w:sz w:val="24"/>
        </w:rPr>
        <w:t xml:space="preserve"> More information on the loss function discussed here can be found in the works of Jadon et al., </w:t>
      </w:r>
      <w:r w:rsidR="00B40EE1" w:rsidRPr="008F601D">
        <w:rPr>
          <w:rFonts w:ascii="Times New Roman" w:hAnsi="Times New Roman"/>
          <w:bCs/>
          <w:sz w:val="24"/>
        </w:rPr>
        <w:fldChar w:fldCharType="begin"/>
      </w:r>
      <w:r w:rsidR="00B13CD7" w:rsidRPr="008F601D">
        <w:rPr>
          <w:rFonts w:ascii="Times New Roman" w:hAnsi="Times New Roman"/>
          <w:bCs/>
          <w:sz w:val="24"/>
        </w:rPr>
        <w:instrText xml:space="preserve"> ADDIN EN.CITE &lt;EndNote&gt;&lt;Cite&gt;&lt;Author&gt;Jadon&lt;/Author&gt;&lt;Year&gt;2020&lt;/Year&gt;&lt;RecNum&gt;799&lt;/RecNum&gt;&lt;DisplayText&gt;(Jadon, 2020)&lt;/DisplayText&gt;&lt;record&gt;&lt;rec-number&gt;799&lt;/rec-number&gt;&lt;foreign-keys&gt;&lt;key app="EN" db-id="fspe090xm2sf0nef9aapp9tezvaxx5av9vr9" timestamp="1606793312"&gt;799&lt;/key&gt;&lt;/foreign-keys&gt;&lt;ref-type name="Journal Article"&gt;17&lt;/ref-type&gt;&lt;contributors&gt;&lt;authors&gt;&lt;author&gt;Jadon, Shruti %J arXiv preprint arXiv:.14822&lt;/author&gt;&lt;/authors&gt;&lt;/contributors&gt;&lt;titles&gt;&lt;title&gt;A survey of loss functions for semantic segmentation&lt;/title&gt;&lt;/titles&gt;&lt;dates&gt;&lt;year&gt;2020&lt;/year&gt;&lt;/dates&gt;&lt;urls&gt;&lt;/urls&gt;&lt;/record&gt;&lt;/Cite&gt;&lt;/EndNote&gt;</w:instrText>
      </w:r>
      <w:r w:rsidR="00B40EE1" w:rsidRPr="008F601D">
        <w:rPr>
          <w:rFonts w:ascii="Times New Roman" w:hAnsi="Times New Roman"/>
          <w:bCs/>
          <w:sz w:val="24"/>
        </w:rPr>
        <w:fldChar w:fldCharType="separate"/>
      </w:r>
      <w:r w:rsidR="00B13CD7" w:rsidRPr="008F601D">
        <w:rPr>
          <w:rFonts w:ascii="Times New Roman" w:hAnsi="Times New Roman"/>
          <w:bCs/>
          <w:noProof/>
          <w:sz w:val="24"/>
        </w:rPr>
        <w:t>(Jadon, 2020)</w:t>
      </w:r>
      <w:r w:rsidR="00B40EE1" w:rsidRPr="008F601D">
        <w:rPr>
          <w:rFonts w:ascii="Times New Roman" w:hAnsi="Times New Roman"/>
          <w:bCs/>
          <w:sz w:val="24"/>
        </w:rPr>
        <w:fldChar w:fldCharType="end"/>
      </w:r>
    </w:p>
    <w:p w14:paraId="740AE237"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Cross-categorical entropy loss, also referred to as logistic loss and multinomial logistic loss is defined as:</w:t>
      </w:r>
    </w:p>
    <w:p w14:paraId="60954A78" w14:textId="61266CF8"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snapToGrid/>
            <w:color w:val="auto"/>
            <w:kern w:val="2"/>
            <w:sz w:val="24"/>
            <w:szCs w:val="24"/>
            <w:lang w:eastAsia="zh-CN" w:bidi="ar-SA"/>
          </w:rPr>
          <m:t xml:space="preserve">                     CE=-</m:t>
        </m:r>
        <m:nary>
          <m:naryPr>
            <m:chr m:val="∑"/>
            <m:ctrlPr>
              <w:rPr>
                <w:rFonts w:ascii="Cambria Math" w:eastAsia="SimSun" w:hAnsi="Cambria Math"/>
                <w:b w:val="0"/>
                <w:i/>
                <w:snapToGrid/>
                <w:color w:val="auto"/>
                <w:kern w:val="2"/>
                <w:sz w:val="24"/>
                <w:szCs w:val="24"/>
                <w:lang w:eastAsia="zh-CN" w:bidi="ar-SA"/>
              </w:rPr>
            </m:ctrlPr>
          </m:naryPr>
          <m:sub>
            <m:r>
              <m:rPr>
                <m:sty m:val="bi"/>
              </m:rPr>
              <w:rPr>
                <w:rFonts w:ascii="Cambria Math" w:eastAsia="SimSun" w:hAnsi="Cambria Math"/>
                <w:snapToGrid/>
                <w:color w:val="auto"/>
                <w:kern w:val="2"/>
                <w:sz w:val="24"/>
                <w:szCs w:val="24"/>
                <w:lang w:eastAsia="zh-CN" w:bidi="ar-SA"/>
              </w:rPr>
              <m:t>i</m:t>
            </m:r>
          </m:sub>
          <m:sup>
            <m:r>
              <m:rPr>
                <m:sty m:val="bi"/>
              </m:rPr>
              <w:rPr>
                <w:rFonts w:ascii="Cambria Math" w:eastAsia="SimSun" w:hAnsi="Cambria Math"/>
                <w:snapToGrid/>
                <w:color w:val="auto"/>
                <w:kern w:val="2"/>
                <w:sz w:val="24"/>
                <w:szCs w:val="24"/>
                <w:lang w:eastAsia="zh-CN" w:bidi="ar-SA"/>
              </w:rPr>
              <m:t>C</m:t>
            </m:r>
          </m:sup>
          <m:e>
            <m:sSub>
              <m:sSubPr>
                <m:ctrlPr>
                  <w:rPr>
                    <w:rFonts w:ascii="Cambria Math" w:eastAsia="SimSun" w:hAnsi="Cambria Math"/>
                    <w:b w:val="0"/>
                    <w:i/>
                    <w:snapToGrid/>
                    <w:color w:val="auto"/>
                    <w:kern w:val="2"/>
                    <w:sz w:val="24"/>
                    <w:szCs w:val="24"/>
                    <w:lang w:eastAsia="zh-CN" w:bidi="ar-SA"/>
                  </w:rPr>
                </m:ctrlPr>
              </m:sSubPr>
              <m:e>
                <m:r>
                  <m:rPr>
                    <m:sty m:val="bi"/>
                  </m:rPr>
                  <w:rPr>
                    <w:rFonts w:ascii="Cambria Math" w:eastAsia="SimSun" w:hAnsi="Cambria Math"/>
                    <w:snapToGrid/>
                    <w:color w:val="auto"/>
                    <w:kern w:val="2"/>
                    <w:sz w:val="24"/>
                    <w:szCs w:val="24"/>
                    <w:lang w:eastAsia="zh-CN" w:bidi="ar-SA"/>
                  </w:rPr>
                  <m:t>t</m:t>
                </m:r>
              </m:e>
              <m:sub>
                <m:r>
                  <m:rPr>
                    <m:sty m:val="bi"/>
                  </m:rPr>
                  <w:rPr>
                    <w:rFonts w:ascii="Cambria Math" w:eastAsia="SimSun" w:hAnsi="Cambria Math"/>
                    <w:snapToGrid/>
                    <w:color w:val="auto"/>
                    <w:kern w:val="2"/>
                    <w:sz w:val="24"/>
                    <w:szCs w:val="24"/>
                    <w:lang w:eastAsia="zh-CN" w:bidi="ar-SA"/>
                  </w:rPr>
                  <m:t>i</m:t>
                </m:r>
              </m:sub>
            </m:sSub>
          </m:e>
        </m:nary>
        <m:r>
          <m:rPr>
            <m:sty m:val="bi"/>
          </m:rPr>
          <w:rPr>
            <w:rFonts w:ascii="Cambria Math" w:eastAsia="SimSun" w:hAnsi="Cambria Math"/>
            <w:snapToGrid/>
            <w:color w:val="auto"/>
            <w:kern w:val="2"/>
            <w:sz w:val="24"/>
            <w:szCs w:val="24"/>
            <w:lang w:eastAsia="zh-CN" w:bidi="ar-SA"/>
          </w:rPr>
          <m:t>log(</m:t>
        </m:r>
        <m:sSub>
          <m:sSubPr>
            <m:ctrlPr>
              <w:rPr>
                <w:rFonts w:ascii="Cambria Math" w:eastAsia="SimSun" w:hAnsi="Cambria Math"/>
                <w:b w:val="0"/>
                <w:i/>
                <w:snapToGrid/>
                <w:color w:val="auto"/>
                <w:kern w:val="2"/>
                <w:sz w:val="24"/>
                <w:szCs w:val="24"/>
                <w:lang w:eastAsia="zh-CN" w:bidi="ar-SA"/>
              </w:rPr>
            </m:ctrlPr>
          </m:sSubPr>
          <m:e>
            <m:r>
              <m:rPr>
                <m:sty m:val="bi"/>
              </m:rPr>
              <w:rPr>
                <w:rFonts w:ascii="Cambria Math" w:eastAsia="SimSun" w:hAnsi="Cambria Math"/>
                <w:snapToGrid/>
                <w:color w:val="auto"/>
                <w:kern w:val="2"/>
                <w:sz w:val="24"/>
                <w:szCs w:val="24"/>
                <w:lang w:eastAsia="zh-CN" w:bidi="ar-SA"/>
              </w:rPr>
              <m:t>s</m:t>
            </m:r>
          </m:e>
          <m:sub>
            <m:r>
              <m:rPr>
                <m:sty m:val="bi"/>
              </m:rPr>
              <w:rPr>
                <w:rFonts w:ascii="Cambria Math" w:eastAsia="SimSun" w:hAnsi="Cambria Math"/>
                <w:snapToGrid/>
                <w:color w:val="auto"/>
                <w:kern w:val="2"/>
                <w:sz w:val="24"/>
                <w:szCs w:val="24"/>
                <w:lang w:eastAsia="zh-CN" w:bidi="ar-SA"/>
              </w:rPr>
              <m:t>i</m:t>
            </m:r>
          </m:sub>
        </m:sSub>
        <m:r>
          <m:rPr>
            <m:sty m:val="bi"/>
          </m:rPr>
          <w:rPr>
            <w:rFonts w:ascii="Cambria Math" w:eastAsia="SimSun" w:hAnsi="Cambria Math"/>
            <w:snapToGrid/>
            <w:color w:val="auto"/>
            <w:kern w:val="2"/>
            <w:sz w:val="24"/>
            <w:szCs w:val="24"/>
            <w:lang w:eastAsia="zh-CN" w:bidi="ar-SA"/>
          </w:rPr>
          <m:t>)</m:t>
        </m:r>
      </m:oMath>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5</w:t>
      </w:r>
      <w:r w:rsidR="00236DFD" w:rsidRPr="008F601D">
        <w:rPr>
          <w:rFonts w:ascii="Times New Roman" w:eastAsia="SimSun" w:hAnsi="Times New Roman"/>
          <w:b w:val="0"/>
          <w:snapToGrid/>
          <w:color w:val="auto"/>
          <w:kern w:val="2"/>
          <w:sz w:val="24"/>
          <w:szCs w:val="24"/>
          <w:lang w:eastAsia="zh-CN" w:bidi="ar-SA"/>
        </w:rPr>
        <w:t>)</w:t>
      </w:r>
    </w:p>
    <w:p w14:paraId="5A56CC69" w14:textId="3E32AC74"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Where </w:t>
      </w:r>
      <w:proofErr w:type="spellStart"/>
      <w:r w:rsidRPr="008F601D">
        <w:rPr>
          <w:rFonts w:ascii="Times New Roman" w:eastAsia="SimSun" w:hAnsi="Times New Roman"/>
          <w:b w:val="0"/>
          <w:snapToGrid/>
          <w:color w:val="auto"/>
          <w:kern w:val="2"/>
          <w:sz w:val="24"/>
          <w:szCs w:val="24"/>
          <w:lang w:eastAsia="zh-CN" w:bidi="ar-SA"/>
        </w:rPr>
        <w:t>t</w:t>
      </w:r>
      <w:r w:rsidRPr="00011EEF">
        <w:rPr>
          <w:rFonts w:ascii="Times New Roman" w:eastAsia="SimSun" w:hAnsi="Times New Roman"/>
          <w:b w:val="0"/>
          <w:snapToGrid/>
          <w:color w:val="auto"/>
          <w:kern w:val="2"/>
          <w:sz w:val="24"/>
          <w:szCs w:val="24"/>
          <w:vertAlign w:val="subscript"/>
          <w:lang w:eastAsia="zh-CN" w:bidi="ar-SA"/>
        </w:rPr>
        <w:t>i</w:t>
      </w:r>
      <w:proofErr w:type="spellEnd"/>
      <w:r w:rsidRPr="00011EEF">
        <w:rPr>
          <w:rFonts w:ascii="Times New Roman" w:eastAsia="SimSun" w:hAnsi="Times New Roman"/>
          <w:b w:val="0"/>
          <w:snapToGrid/>
          <w:color w:val="auto"/>
          <w:kern w:val="2"/>
          <w:sz w:val="24"/>
          <w:szCs w:val="24"/>
          <w:lang w:eastAsia="zh-CN" w:bidi="ar-SA"/>
        </w:rPr>
        <w:t xml:space="preserve"> and </w:t>
      </w:r>
      <w:proofErr w:type="spellStart"/>
      <w:r w:rsidRPr="00011EEF">
        <w:rPr>
          <w:rFonts w:ascii="Times New Roman" w:eastAsia="SimSun" w:hAnsi="Times New Roman"/>
          <w:b w:val="0"/>
          <w:snapToGrid/>
          <w:color w:val="auto"/>
          <w:kern w:val="2"/>
          <w:sz w:val="24"/>
          <w:szCs w:val="24"/>
          <w:lang w:eastAsia="zh-CN" w:bidi="ar-SA"/>
        </w:rPr>
        <w:t>s</w:t>
      </w:r>
      <w:r w:rsidRPr="00011EEF">
        <w:rPr>
          <w:rFonts w:ascii="Times New Roman" w:eastAsia="SimSun" w:hAnsi="Times New Roman"/>
          <w:b w:val="0"/>
          <w:snapToGrid/>
          <w:color w:val="auto"/>
          <w:kern w:val="2"/>
          <w:sz w:val="24"/>
          <w:szCs w:val="24"/>
          <w:vertAlign w:val="subscript"/>
          <w:lang w:eastAsia="zh-CN" w:bidi="ar-SA"/>
        </w:rPr>
        <w:t>i</w:t>
      </w:r>
      <w:proofErr w:type="spellEnd"/>
      <w:r w:rsidRPr="008F601D">
        <w:rPr>
          <w:rFonts w:ascii="Times New Roman" w:eastAsia="SimSun" w:hAnsi="Times New Roman"/>
          <w:b w:val="0"/>
          <w:snapToGrid/>
          <w:color w:val="auto"/>
          <w:kern w:val="2"/>
          <w:sz w:val="24"/>
          <w:szCs w:val="24"/>
          <w:lang w:eastAsia="zh-CN" w:bidi="ar-SA"/>
        </w:rPr>
        <w:t xml:space="preserve"> are the ground-truth and the model score for each class </w:t>
      </w:r>
      <w:proofErr w:type="spellStart"/>
      <w:r w:rsidRPr="008F601D">
        <w:rPr>
          <w:rFonts w:ascii="Times New Roman" w:eastAsia="SimSun" w:hAnsi="Times New Roman"/>
          <w:b w:val="0"/>
          <w:snapToGrid/>
          <w:color w:val="auto"/>
          <w:kern w:val="2"/>
          <w:sz w:val="24"/>
          <w:szCs w:val="24"/>
          <w:lang w:eastAsia="zh-CN" w:bidi="ar-SA"/>
        </w:rPr>
        <w:t>i</w:t>
      </w:r>
      <w:proofErr w:type="spellEnd"/>
      <w:r w:rsidRPr="008F601D">
        <w:rPr>
          <w:rFonts w:ascii="Times New Roman" w:eastAsia="SimSun" w:hAnsi="Times New Roman"/>
          <w:b w:val="0"/>
          <w:snapToGrid/>
          <w:color w:val="auto"/>
          <w:kern w:val="2"/>
          <w:sz w:val="24"/>
          <w:szCs w:val="24"/>
          <w:lang w:eastAsia="zh-CN" w:bidi="ar-SA"/>
        </w:rPr>
        <w:t> in C. An activation function is applied to the scores before the cross-entropy loss is computed, we write</w:t>
      </w:r>
      <w:r w:rsidR="0063323A" w:rsidRPr="008F601D">
        <w:rPr>
          <w:rFonts w:ascii="Times New Roman" w:eastAsiaTheme="minorEastAsia"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f (S</w:t>
      </w:r>
      <w:r w:rsidRPr="008F601D">
        <w:rPr>
          <w:rFonts w:ascii="Times New Roman" w:eastAsia="SimSun" w:hAnsi="Times New Roman"/>
          <w:b w:val="0"/>
          <w:snapToGrid/>
          <w:color w:val="auto"/>
          <w:kern w:val="2"/>
          <w:sz w:val="24"/>
          <w:szCs w:val="24"/>
          <w:vertAlign w:val="subscript"/>
          <w:lang w:eastAsia="zh-CN" w:bidi="ar-SA"/>
        </w:rPr>
        <w:t>i</w:t>
      </w:r>
      <w:r w:rsidRPr="008F601D">
        <w:rPr>
          <w:rFonts w:ascii="Times New Roman" w:eastAsia="SimSun" w:hAnsi="Times New Roman"/>
          <w:b w:val="0"/>
          <w:snapToGrid/>
          <w:color w:val="auto"/>
          <w:kern w:val="2"/>
          <w:sz w:val="24"/>
          <w:szCs w:val="24"/>
          <w:lang w:eastAsia="zh-CN" w:bidi="ar-SA"/>
        </w:rPr>
        <w:t>)</w:t>
      </w:r>
      <w:r w:rsidR="0063323A" w:rsidRPr="008F601D" w:rsidDel="0063323A">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to refer to the activations.</w:t>
      </w:r>
    </w:p>
    <w:p w14:paraId="4EECCAC9"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Focal loss</w:t>
      </w:r>
      <w:r w:rsidRPr="008F601D">
        <w:rPr>
          <w:rFonts w:ascii="Times New Roman" w:eastAsia="SimSun" w:hAnsi="Times New Roman"/>
          <w:b w:val="0"/>
          <w:snapToGrid/>
          <w:color w:val="auto"/>
          <w:kern w:val="2"/>
          <w:sz w:val="24"/>
          <w:szCs w:val="24"/>
          <w:lang w:eastAsia="zh-CN" w:bidi="ar-SA"/>
        </w:rPr>
        <w:t xml:space="preserve"> is an improvement to the standard cross-entropy criterion. It is computed by changing its shape such that the loss assigned to well-classified examples is down-weighted. Eventually, this ensures that there is no class imbalance. In this loss function, the cross-entropy loss is scaled with the scaling factors decaying at zero as the confidence in the correct classes increases. The scaling factor automatically down weights the contribution of easy examples at training time and focuses on the hard ones.</w:t>
      </w:r>
    </w:p>
    <w:p w14:paraId="6D2C5769" w14:textId="1F6D3EF9"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w:r>
        <w:rPr>
          <w:rFonts w:ascii="Times New Roman" w:eastAsia="SimSun" w:hAnsi="Times New Roman"/>
          <w:b w:val="0"/>
          <w:snapToGrid/>
          <w:color w:val="auto"/>
          <w:kern w:val="2"/>
          <w:sz w:val="24"/>
          <w:szCs w:val="24"/>
          <w:lang w:eastAsia="zh-CN" w:bidi="ar-SA"/>
        </w:rPr>
        <w:t xml:space="preserve">                    </w:t>
      </w:r>
      <w:r w:rsidR="00A61D00" w:rsidRPr="008F601D">
        <w:rPr>
          <w:rFonts w:ascii="Times New Roman" w:eastAsia="SimSun" w:hAnsi="Times New Roman"/>
          <w:b w:val="0"/>
          <w:snapToGrid/>
          <w:color w:val="auto"/>
          <w:kern w:val="2"/>
          <w:sz w:val="24"/>
          <w:szCs w:val="24"/>
          <w:lang w:eastAsia="zh-CN" w:bidi="ar-SA"/>
        </w:rPr>
        <w:t>FL(</w:t>
      </w:r>
      <w:proofErr w:type="spellStart"/>
      <w:r w:rsidR="00A61D00" w:rsidRPr="008F601D">
        <w:rPr>
          <w:rFonts w:ascii="Times New Roman" w:eastAsia="SimSun" w:hAnsi="Times New Roman"/>
          <w:b w:val="0"/>
          <w:snapToGrid/>
          <w:color w:val="auto"/>
          <w:kern w:val="2"/>
          <w:sz w:val="24"/>
          <w:szCs w:val="24"/>
          <w:lang w:eastAsia="zh-CN" w:bidi="ar-SA"/>
        </w:rPr>
        <w:t>pt</w:t>
      </w:r>
      <w:proofErr w:type="spellEnd"/>
      <w:r w:rsidR="00A61D00" w:rsidRPr="008F601D">
        <w:rPr>
          <w:rFonts w:ascii="Times New Roman" w:eastAsia="SimSun" w:hAnsi="Times New Roman"/>
          <w:b w:val="0"/>
          <w:snapToGrid/>
          <w:color w:val="auto"/>
          <w:kern w:val="2"/>
          <w:sz w:val="24"/>
          <w:szCs w:val="24"/>
          <w:lang w:eastAsia="zh-CN" w:bidi="ar-SA"/>
        </w:rPr>
        <w:t>) = -</w:t>
      </w:r>
      <w:r w:rsidR="00236DFD" w:rsidRPr="008F601D">
        <w:rPr>
          <w:rFonts w:ascii="Times New Roman" w:eastAsia="SimSun" w:hAnsi="Times New Roman"/>
          <w:b w:val="0"/>
          <w:snapToGrid/>
          <w:color w:val="auto"/>
          <w:kern w:val="2"/>
          <w:sz w:val="24"/>
          <w:szCs w:val="24"/>
          <w:lang w:eastAsia="zh-CN" w:bidi="ar-SA"/>
        </w:rPr>
        <w:t xml:space="preserve">(1 - </w:t>
      </w:r>
      <w:proofErr w:type="spellStart"/>
      <w:proofErr w:type="gramStart"/>
      <w:r w:rsidR="00236DFD" w:rsidRPr="008F601D">
        <w:rPr>
          <w:rFonts w:ascii="Times New Roman" w:eastAsia="SimSun" w:hAnsi="Times New Roman"/>
          <w:b w:val="0"/>
          <w:snapToGrid/>
          <w:color w:val="auto"/>
          <w:kern w:val="2"/>
          <w:sz w:val="24"/>
          <w:szCs w:val="24"/>
          <w:lang w:eastAsia="zh-CN" w:bidi="ar-SA"/>
        </w:rPr>
        <w:t>pt</w:t>
      </w:r>
      <w:proofErr w:type="spellEnd"/>
      <w:r w:rsidR="00236DFD" w:rsidRPr="008F601D">
        <w:rPr>
          <w:rFonts w:ascii="Times New Roman" w:eastAsia="SimSun" w:hAnsi="Times New Roman"/>
          <w:b w:val="0"/>
          <w:snapToGrid/>
          <w:color w:val="auto"/>
          <w:kern w:val="2"/>
          <w:sz w:val="24"/>
          <w:szCs w:val="24"/>
          <w:lang w:eastAsia="zh-CN" w:bidi="ar-SA"/>
        </w:rPr>
        <w:t>)γ</w:t>
      </w:r>
      <w:proofErr w:type="gramEnd"/>
      <w:r w:rsidR="00236DFD" w:rsidRPr="008F601D">
        <w:rPr>
          <w:rFonts w:ascii="Times New Roman" w:eastAsia="SimSun" w:hAnsi="Times New Roman"/>
          <w:b w:val="0"/>
          <w:snapToGrid/>
          <w:color w:val="auto"/>
          <w:kern w:val="2"/>
          <w:sz w:val="24"/>
          <w:szCs w:val="24"/>
          <w:lang w:eastAsia="zh-CN" w:bidi="ar-SA"/>
        </w:rPr>
        <w:t xml:space="preserve"> log(</w:t>
      </w:r>
      <w:proofErr w:type="spellStart"/>
      <w:r w:rsidR="00236DFD" w:rsidRPr="008F601D">
        <w:rPr>
          <w:rFonts w:ascii="Times New Roman" w:eastAsia="SimSun" w:hAnsi="Times New Roman"/>
          <w:b w:val="0"/>
          <w:snapToGrid/>
          <w:color w:val="auto"/>
          <w:kern w:val="2"/>
          <w:sz w:val="24"/>
          <w:szCs w:val="24"/>
          <w:lang w:eastAsia="zh-CN" w:bidi="ar-SA"/>
        </w:rPr>
        <w:t>pt</w:t>
      </w:r>
      <w:proofErr w:type="spellEnd"/>
      <w:r w:rsidR="00236DFD" w:rsidRPr="008F601D">
        <w:rPr>
          <w:rFonts w:ascii="Times New Roman" w:eastAsia="SimSun" w:hAnsi="Times New Roman"/>
          <w:b w:val="0"/>
          <w:snapToGrid/>
          <w:color w:val="auto"/>
          <w:kern w:val="2"/>
          <w:sz w:val="24"/>
          <w:szCs w:val="24"/>
          <w:lang w:eastAsia="zh-CN" w:bidi="ar-SA"/>
        </w:rPr>
        <w:t>).</w:t>
      </w:r>
      <w:r w:rsidR="00236DF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6</w:t>
      </w:r>
      <w:r w:rsidR="00236DFD" w:rsidRPr="008F601D">
        <w:rPr>
          <w:rFonts w:ascii="Times New Roman" w:eastAsia="SimSun" w:hAnsi="Times New Roman"/>
          <w:b w:val="0"/>
          <w:snapToGrid/>
          <w:color w:val="auto"/>
          <w:kern w:val="2"/>
          <w:sz w:val="24"/>
          <w:szCs w:val="24"/>
          <w:lang w:eastAsia="zh-CN" w:bidi="ar-SA"/>
        </w:rPr>
        <w:t>)</w:t>
      </w:r>
    </w:p>
    <w:p w14:paraId="5922418B"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Dice loss</w:t>
      </w:r>
      <w:r w:rsidRPr="008F601D">
        <w:rPr>
          <w:rFonts w:ascii="Times New Roman" w:eastAsia="SimSun" w:hAnsi="Times New Roman"/>
          <w:b w:val="0"/>
          <w:snapToGrid/>
          <w:color w:val="auto"/>
          <w:kern w:val="2"/>
          <w:sz w:val="24"/>
          <w:szCs w:val="24"/>
          <w:lang w:eastAsia="zh-CN" w:bidi="ar-SA"/>
        </w:rPr>
        <w:t xml:space="preserve"> is obtained by calculating the smooth dice coefficient function. This loss is the most commonly used loss function for segmentation problems</w:t>
      </w:r>
      <w:r w:rsidR="00B13CD7"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B13CD7" w:rsidRPr="008F601D">
        <w:rPr>
          <w:rFonts w:ascii="Times New Roman" w:eastAsia="SimSun" w:hAnsi="Times New Roman"/>
          <w:b w:val="0"/>
          <w:snapToGrid/>
          <w:color w:val="auto"/>
          <w:kern w:val="2"/>
          <w:sz w:val="24"/>
          <w:szCs w:val="24"/>
          <w:lang w:eastAsia="zh-CN" w:bidi="ar-SA"/>
        </w:rPr>
        <w:instrText xml:space="preserve"> ADDIN EN.CITE &lt;EndNote&gt;&lt;Cite&gt;&lt;Author&gt;Huang&lt;/Author&gt;&lt;Year&gt;2020&lt;/Year&gt;&lt;RecNum&gt;797&lt;/RecNum&gt;&lt;DisplayText&gt;(Huang et al., 2020)&lt;/DisplayText&gt;&lt;record&gt;&lt;rec-number&gt;797&lt;/rec-number&gt;&lt;foreign-keys&gt;&lt;key app="EN" db-id="fspe090xm2sf0nef9aapp9tezvaxx5av9vr9" timestamp="1606792911"&gt;797&lt;/key&gt;&lt;/foreign-keys&gt;&lt;ref-type name="Conference Proceedings"&gt;10&lt;/ref-type&gt;&lt;contributors&gt;&lt;authors&gt;&lt;author&gt;Y. Huang&lt;/author&gt;&lt;author&gt;Z. Tang&lt;/author&gt;&lt;author&gt;K. Su&lt;/author&gt;&lt;/authors&gt;&lt;/contributors&gt;&lt;titles&gt;&lt;title&gt;Balance-batch: An Optimized Method for Semantic Segmentation Loss Functions&lt;/title&gt;&lt;secondary-title&gt;2020 International Conference on Computer Vision, Image and Deep Learning (CVIDL)&lt;/secondary-title&gt;&lt;alt-title&gt;2020 International Conference on Computer Vision, Image and Deep Learning (CVIDL)&lt;/alt-title&gt;&lt;/titles&gt;&lt;pages&gt;342-346&lt;/pages&gt;&lt;keywords&gt;&lt;keyword&gt;Integrated circuits&lt;/keyword&gt;&lt;keyword&gt;Image segmentation&lt;/keyword&gt;&lt;keyword&gt;Training&lt;/keyword&gt;&lt;keyword&gt;Semantics&lt;/keyword&gt;&lt;keyword&gt;Deep learning&lt;/keyword&gt;&lt;keyword&gt;Biomedical imaging&lt;/keyword&gt;&lt;keyword&gt;Roads&lt;/keyword&gt;&lt;keyword&gt;Class-imbalanced data&lt;/keyword&gt;&lt;keyword&gt;deep neural networks&lt;/keyword&gt;&lt;keyword&gt;semantic segmentation&lt;/keyword&gt;&lt;keyword&gt;mini-batch&lt;/keyword&gt;&lt;keyword&gt;loss function&lt;/keyword&gt;&lt;/keywords&gt;&lt;dates&gt;&lt;year&gt;2020&lt;/year&gt;&lt;pub-dates&gt;&lt;date&gt;10-12 July 2020&lt;/date&gt;&lt;/pub-dates&gt;&lt;/dates&gt;&lt;urls&gt;&lt;/urls&gt;&lt;electronic-resource-num&gt;10.1109/CVIDL51233.2020.00-74&lt;/electronic-resource-num&gt;&lt;/record&gt;&lt;/Cite&gt;&lt;/EndNote&gt;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B13CD7" w:rsidRPr="008F601D">
        <w:rPr>
          <w:rFonts w:ascii="Times New Roman" w:eastAsia="SimSun" w:hAnsi="Times New Roman"/>
          <w:b w:val="0"/>
          <w:noProof/>
          <w:snapToGrid/>
          <w:color w:val="auto"/>
          <w:kern w:val="2"/>
          <w:sz w:val="24"/>
          <w:szCs w:val="24"/>
          <w:lang w:eastAsia="zh-CN" w:bidi="ar-SA"/>
        </w:rPr>
        <w:t>(Huang et al., 2020)</w:t>
      </w:r>
      <w:r w:rsidR="00B40EE1" w:rsidRPr="008F601D">
        <w:rPr>
          <w:rFonts w:ascii="Times New Roman" w:eastAsia="SimSun" w:hAnsi="Times New Roman"/>
          <w:b w:val="0"/>
          <w:snapToGrid/>
          <w:color w:val="auto"/>
          <w:kern w:val="2"/>
          <w:sz w:val="24"/>
          <w:szCs w:val="24"/>
          <w:lang w:eastAsia="zh-CN" w:bidi="ar-SA"/>
        </w:rPr>
        <w:fldChar w:fldCharType="end"/>
      </w:r>
      <w:r w:rsidRPr="008F601D">
        <w:rPr>
          <w:rFonts w:ascii="Times New Roman" w:eastAsia="SimSun" w:hAnsi="Times New Roman"/>
          <w:b w:val="0"/>
          <w:snapToGrid/>
          <w:color w:val="auto"/>
          <w:kern w:val="2"/>
          <w:sz w:val="24"/>
          <w:szCs w:val="24"/>
          <w:lang w:eastAsia="zh-CN" w:bidi="ar-SA"/>
        </w:rPr>
        <w:t xml:space="preserve">.  </w:t>
      </w:r>
    </w:p>
    <w:p w14:paraId="123948A4" w14:textId="69D5BFFB" w:rsidR="00A61D00" w:rsidRPr="00011EEF"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snapToGrid/>
            <w:color w:val="auto"/>
            <w:kern w:val="2"/>
            <w:sz w:val="24"/>
            <w:szCs w:val="24"/>
            <w:lang w:eastAsia="zh-CN" w:bidi="ar-SA"/>
          </w:rPr>
          <m:t xml:space="preserve">                    DSC=</m:t>
        </m:r>
        <m:f>
          <m:fPr>
            <m:ctrlPr>
              <w:rPr>
                <w:rFonts w:ascii="Cambria Math" w:eastAsia="SimSun" w:hAnsi="Cambria Math"/>
                <w:b w:val="0"/>
                <w:i/>
                <w:snapToGrid/>
                <w:color w:val="auto"/>
                <w:kern w:val="2"/>
                <w:sz w:val="24"/>
                <w:szCs w:val="24"/>
                <w:lang w:eastAsia="zh-CN" w:bidi="ar-SA"/>
              </w:rPr>
            </m:ctrlPr>
          </m:fPr>
          <m:num>
            <m:r>
              <m:rPr>
                <m:sty m:val="bi"/>
              </m:rPr>
              <w:rPr>
                <w:rFonts w:ascii="Cambria Math" w:eastAsia="SimSun" w:hAnsi="Cambria Math"/>
                <w:snapToGrid/>
                <w:color w:val="auto"/>
                <w:kern w:val="2"/>
                <w:sz w:val="24"/>
                <w:szCs w:val="24"/>
                <w:lang w:eastAsia="zh-CN" w:bidi="ar-SA"/>
              </w:rPr>
              <m:t>2|X∩Y|</m:t>
            </m:r>
          </m:num>
          <m:den>
            <m:d>
              <m:dPr>
                <m:begChr m:val="|"/>
                <m:endChr m:val="|"/>
                <m:ctrlPr>
                  <w:rPr>
                    <w:rFonts w:ascii="Cambria Math" w:eastAsia="SimSun" w:hAnsi="Cambria Math"/>
                    <w:b w:val="0"/>
                    <w:i/>
                    <w:snapToGrid/>
                    <w:color w:val="auto"/>
                    <w:kern w:val="2"/>
                    <w:sz w:val="24"/>
                    <w:szCs w:val="24"/>
                    <w:lang w:eastAsia="zh-CN" w:bidi="ar-SA"/>
                  </w:rPr>
                </m:ctrlPr>
              </m:dPr>
              <m:e>
                <m:r>
                  <m:rPr>
                    <m:sty m:val="bi"/>
                  </m:rPr>
                  <w:rPr>
                    <w:rFonts w:ascii="Cambria Math" w:eastAsia="SimSun" w:hAnsi="Cambria Math"/>
                    <w:snapToGrid/>
                    <w:color w:val="auto"/>
                    <w:kern w:val="2"/>
                    <w:sz w:val="24"/>
                    <w:szCs w:val="24"/>
                    <w:lang w:eastAsia="zh-CN" w:bidi="ar-SA"/>
                  </w:rPr>
                  <m:t>X</m:t>
                </m:r>
              </m:e>
            </m:d>
            <m:r>
              <m:rPr>
                <m:sty m:val="bi"/>
              </m:rPr>
              <w:rPr>
                <w:rFonts w:ascii="Cambria Math" w:eastAsia="SimSun" w:hAnsi="Cambria Math"/>
                <w:snapToGrid/>
                <w:color w:val="auto"/>
                <w:kern w:val="2"/>
                <w:sz w:val="24"/>
                <w:szCs w:val="24"/>
                <w:lang w:eastAsia="zh-CN" w:bidi="ar-SA"/>
              </w:rPr>
              <m:t>+|Y|</m:t>
            </m:r>
          </m:den>
        </m:f>
      </m:oMath>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E01C4D" w:rsidRPr="008F601D">
        <w:rPr>
          <w:rFonts w:ascii="Times New Roman" w:eastAsia="SimSun" w:hAnsi="Times New Roman"/>
          <w:b w:val="0"/>
          <w:snapToGrid/>
          <w:color w:val="auto"/>
          <w:kern w:val="2"/>
          <w:sz w:val="24"/>
          <w:szCs w:val="24"/>
          <w:lang w:eastAsia="zh-CN" w:bidi="ar-SA"/>
        </w:rPr>
        <w:tab/>
      </w:r>
      <w:r w:rsidR="00E01C4D" w:rsidRPr="008F601D">
        <w:rPr>
          <w:rFonts w:ascii="Times New Roman" w:eastAsia="SimSun" w:hAnsi="Times New Roman"/>
          <w:b w:val="0"/>
          <w:snapToGrid/>
          <w:color w:val="auto"/>
          <w:kern w:val="2"/>
          <w:sz w:val="24"/>
          <w:szCs w:val="24"/>
          <w:lang w:eastAsia="zh-CN" w:bidi="ar-SA"/>
        </w:rPr>
        <w:tab/>
      </w:r>
      <w:r w:rsidR="00E01C4D" w:rsidRPr="008F601D">
        <w:rPr>
          <w:rFonts w:ascii="Times New Roman" w:eastAsia="SimSun" w:hAnsi="Times New Roman"/>
          <w:b w:val="0"/>
          <w:snapToGrid/>
          <w:color w:val="auto"/>
          <w:kern w:val="2"/>
          <w:sz w:val="24"/>
          <w:szCs w:val="24"/>
          <w:lang w:eastAsia="zh-CN" w:bidi="ar-SA"/>
        </w:rPr>
        <w:tab/>
      </w:r>
      <w:r w:rsidR="00E01C4D"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7</w:t>
      </w:r>
      <w:r w:rsidR="00236DFD" w:rsidRPr="008F601D">
        <w:rPr>
          <w:rFonts w:ascii="Times New Roman" w:eastAsia="SimSun" w:hAnsi="Times New Roman"/>
          <w:b w:val="0"/>
          <w:snapToGrid/>
          <w:color w:val="auto"/>
          <w:kern w:val="2"/>
          <w:sz w:val="24"/>
          <w:szCs w:val="24"/>
          <w:lang w:eastAsia="zh-CN" w:bidi="ar-SA"/>
        </w:rPr>
        <w:t>)</w:t>
      </w:r>
      <w:r w:rsidR="00E01C4D" w:rsidRPr="008F601D">
        <w:rPr>
          <w:rFonts w:ascii="Times New Roman" w:eastAsia="SimSun" w:hAnsi="Times New Roman"/>
          <w:b w:val="0"/>
          <w:snapToGrid/>
          <w:color w:val="auto"/>
          <w:kern w:val="2"/>
          <w:sz w:val="24"/>
          <w:szCs w:val="24"/>
          <w:lang w:eastAsia="zh-CN" w:bidi="ar-SA"/>
        </w:rPr>
        <w:t xml:space="preserve"> </w:t>
      </w:r>
      <w:r w:rsidR="00B13CD7" w:rsidRPr="008F601D">
        <w:rPr>
          <w:rFonts w:ascii="Times New Roman" w:eastAsia="SimSun" w:hAnsi="Times New Roman"/>
          <w:i/>
          <w:snapToGrid/>
          <w:color w:val="auto"/>
          <w:kern w:val="2"/>
          <w:sz w:val="24"/>
          <w:szCs w:val="24"/>
          <w:lang w:eastAsia="zh-CN" w:bidi="ar-SA"/>
        </w:rPr>
        <w:t xml:space="preserve">Intersection over Union </w:t>
      </w:r>
      <w:r w:rsidR="00A61D00" w:rsidRPr="00011EEF">
        <w:rPr>
          <w:rFonts w:ascii="Times New Roman" w:eastAsia="SimSun" w:hAnsi="Times New Roman"/>
          <w:i/>
          <w:snapToGrid/>
          <w:color w:val="auto"/>
          <w:kern w:val="2"/>
          <w:sz w:val="24"/>
          <w:szCs w:val="24"/>
          <w:lang w:eastAsia="zh-CN" w:bidi="ar-SA"/>
        </w:rPr>
        <w:t>balanced loss</w:t>
      </w:r>
      <w:r w:rsidR="00A61D00" w:rsidRPr="00011EEF">
        <w:rPr>
          <w:rFonts w:ascii="Times New Roman" w:eastAsia="SimSun" w:hAnsi="Times New Roman"/>
          <w:b w:val="0"/>
          <w:snapToGrid/>
          <w:color w:val="auto"/>
          <w:kern w:val="2"/>
          <w:sz w:val="24"/>
          <w:szCs w:val="24"/>
          <w:lang w:eastAsia="zh-CN" w:bidi="ar-SA"/>
        </w:rPr>
        <w:t xml:space="preserve"> aims at increasing the gradient of samples with high </w:t>
      </w:r>
      <w:proofErr w:type="spellStart"/>
      <w:r w:rsidR="00A61D00" w:rsidRPr="00011EEF">
        <w:rPr>
          <w:rFonts w:ascii="Times New Roman" w:eastAsia="SimSun" w:hAnsi="Times New Roman"/>
          <w:b w:val="0"/>
          <w:snapToGrid/>
          <w:color w:val="auto"/>
          <w:kern w:val="2"/>
          <w:sz w:val="24"/>
          <w:szCs w:val="24"/>
          <w:lang w:eastAsia="zh-CN" w:bidi="ar-SA"/>
        </w:rPr>
        <w:t>IoU</w:t>
      </w:r>
      <w:proofErr w:type="spellEnd"/>
      <w:r w:rsidR="00A61D00" w:rsidRPr="00011EEF">
        <w:rPr>
          <w:rFonts w:ascii="Times New Roman" w:eastAsia="SimSun" w:hAnsi="Times New Roman"/>
          <w:b w:val="0"/>
          <w:snapToGrid/>
          <w:color w:val="auto"/>
          <w:kern w:val="2"/>
          <w:sz w:val="24"/>
          <w:szCs w:val="24"/>
          <w:lang w:eastAsia="zh-CN" w:bidi="ar-SA"/>
        </w:rPr>
        <w:t xml:space="preserve"> and decreasing the gradient of samples with low </w:t>
      </w:r>
      <w:proofErr w:type="spellStart"/>
      <w:r w:rsidR="00A61D00" w:rsidRPr="00011EEF">
        <w:rPr>
          <w:rFonts w:ascii="Times New Roman" w:eastAsia="SimSun" w:hAnsi="Times New Roman"/>
          <w:b w:val="0"/>
          <w:snapToGrid/>
          <w:color w:val="auto"/>
          <w:kern w:val="2"/>
          <w:sz w:val="24"/>
          <w:szCs w:val="24"/>
          <w:lang w:eastAsia="zh-CN" w:bidi="ar-SA"/>
        </w:rPr>
        <w:t>IoU</w:t>
      </w:r>
      <w:proofErr w:type="spellEnd"/>
      <w:r w:rsidR="00A61D00" w:rsidRPr="00011EEF">
        <w:rPr>
          <w:rFonts w:ascii="Times New Roman" w:eastAsia="SimSun" w:hAnsi="Times New Roman"/>
          <w:b w:val="0"/>
          <w:snapToGrid/>
          <w:color w:val="auto"/>
          <w:kern w:val="2"/>
          <w:sz w:val="24"/>
          <w:szCs w:val="24"/>
          <w:lang w:eastAsia="zh-CN" w:bidi="ar-SA"/>
        </w:rPr>
        <w:t xml:space="preserve"> thus increasing the localization accuracy of machine learning models.</w:t>
      </w:r>
    </w:p>
    <w:p w14:paraId="3AA47892" w14:textId="129896C6"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w:r>
        <w:rPr>
          <w:rFonts w:ascii="Times New Roman" w:eastAsia="SimSun" w:hAnsi="Times New Roman"/>
          <w:b w:val="0"/>
          <w:i/>
          <w:snapToGrid/>
          <w:color w:val="auto"/>
          <w:kern w:val="2"/>
          <w:sz w:val="24"/>
          <w:szCs w:val="24"/>
          <w:lang w:eastAsia="zh-CN" w:bidi="ar-SA"/>
        </w:rPr>
        <w:t xml:space="preserve">                    </w:t>
      </w:r>
      <w:proofErr w:type="spellStart"/>
      <w:r w:rsidR="00A61D00" w:rsidRPr="008F601D">
        <w:rPr>
          <w:rFonts w:ascii="Times New Roman" w:eastAsia="SimSun" w:hAnsi="Times New Roman"/>
          <w:b w:val="0"/>
          <w:i/>
          <w:snapToGrid/>
          <w:color w:val="auto"/>
          <w:kern w:val="2"/>
          <w:sz w:val="24"/>
          <w:szCs w:val="24"/>
          <w:lang w:eastAsia="zh-CN" w:bidi="ar-SA"/>
        </w:rPr>
        <w:t>IoU</w:t>
      </w:r>
      <w:proofErr w:type="spellEnd"/>
      <w:r w:rsidR="00A61D00" w:rsidRPr="008F601D">
        <w:rPr>
          <w:rFonts w:ascii="Times New Roman" w:eastAsia="SimSun" w:hAnsi="Times New Roman"/>
          <w:b w:val="0"/>
          <w:i/>
          <w:snapToGrid/>
          <w:color w:val="auto"/>
          <w:kern w:val="2"/>
          <w:sz w:val="24"/>
          <w:szCs w:val="24"/>
          <w:lang w:eastAsia="zh-CN" w:bidi="ar-SA"/>
        </w:rPr>
        <w:t xml:space="preserve"> = TP / (TP + FP + FN)</w:t>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8</w:t>
      </w:r>
      <w:r w:rsidR="00236DFD" w:rsidRPr="008F601D">
        <w:rPr>
          <w:rFonts w:ascii="Times New Roman" w:eastAsia="SimSun" w:hAnsi="Times New Roman"/>
          <w:b w:val="0"/>
          <w:snapToGrid/>
          <w:color w:val="auto"/>
          <w:kern w:val="2"/>
          <w:sz w:val="24"/>
          <w:szCs w:val="24"/>
          <w:lang w:eastAsia="zh-CN" w:bidi="ar-SA"/>
        </w:rPr>
        <w:t>)</w:t>
      </w:r>
    </w:p>
    <w:p w14:paraId="52B24D55"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lastRenderedPageBreak/>
        <w:t>Boundary loss</w:t>
      </w:r>
      <w:r w:rsidRPr="008F601D">
        <w:rPr>
          <w:rFonts w:ascii="Times New Roman" w:eastAsia="SimSun" w:hAnsi="Times New Roman"/>
          <w:b w:val="0"/>
          <w:snapToGrid/>
          <w:color w:val="auto"/>
          <w:kern w:val="2"/>
          <w:sz w:val="24"/>
          <w:szCs w:val="24"/>
          <w:lang w:eastAsia="zh-CN" w:bidi="ar-SA"/>
        </w:rPr>
        <w:t xml:space="preserve"> is applied to tasks with highly unbalanced segmentations. This loss’s form is that of a distance metric on space contours and not regions. In this manner, it tackles the problem posed by regional losses for highly imbalanced segmentation tasks.</w:t>
      </w:r>
    </w:p>
    <w:p w14:paraId="1D4D9CFC" w14:textId="7606DA17" w:rsidR="00A61D00" w:rsidRPr="008F601D" w:rsidRDefault="00F0142E" w:rsidP="00E32FD4">
      <w:pPr>
        <w:rPr>
          <w:rFonts w:ascii="Times New Roman" w:hAnsi="Times New Roman"/>
          <w:sz w:val="24"/>
        </w:rPr>
      </w:pPr>
      <m:oMath>
        <m:r>
          <w:rPr>
            <w:rFonts w:ascii="Cambria Math" w:hAnsi="Cambria Math"/>
            <w:sz w:val="24"/>
          </w:rPr>
          <m:t xml:space="preserve">                    Dist</m:t>
        </m:r>
        <m:d>
          <m:dPr>
            <m:ctrlPr>
              <w:rPr>
                <w:rFonts w:ascii="Cambria Math" w:hAnsi="Cambria Math"/>
                <w:i/>
                <w:sz w:val="24"/>
              </w:rPr>
            </m:ctrlPr>
          </m:dPr>
          <m:e>
            <m:r>
              <w:rPr>
                <w:rFonts w:ascii="Cambria Math" w:hAnsi="Cambria Math"/>
                <w:sz w:val="24"/>
              </w:rPr>
              <m:t>∂G, ∂S</m:t>
            </m:r>
          </m:e>
        </m:d>
        <m:r>
          <w:rPr>
            <w:rFonts w:ascii="Cambria Math" w:hAnsi="Cambria Math"/>
            <w:sz w:val="24"/>
          </w:rPr>
          <m:t>=</m:t>
        </m:r>
        <m:nary>
          <m:naryPr>
            <m:ctrlPr>
              <w:rPr>
                <w:rFonts w:ascii="Cambria Math" w:hAnsi="Cambria Math"/>
                <w:i/>
                <w:sz w:val="24"/>
              </w:rPr>
            </m:ctrlPr>
          </m:naryPr>
          <m:sub>
            <m:r>
              <w:rPr>
                <w:rFonts w:ascii="Cambria Math" w:hAnsi="Cambria Math"/>
                <w:sz w:val="24"/>
              </w:rPr>
              <m:t>∂G</m:t>
            </m:r>
          </m:sub>
          <m:sup>
            <m:r>
              <w:rPr>
                <w:rFonts w:ascii="Cambria Math" w:hAnsi="Cambria Math"/>
                <w:sz w:val="24"/>
              </w:rPr>
              <m:t xml:space="preserve">  </m:t>
            </m:r>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y∂S</m:t>
                </m:r>
                <m:d>
                  <m:dPr>
                    <m:ctrlPr>
                      <w:rPr>
                        <w:rFonts w:ascii="Cambria Math" w:hAnsi="Cambria Math"/>
                        <w:i/>
                        <w:sz w:val="24"/>
                      </w:rPr>
                    </m:ctrlPr>
                  </m:dPr>
                  <m:e>
                    <m:r>
                      <w:rPr>
                        <w:rFonts w:ascii="Cambria Math" w:hAnsi="Cambria Math"/>
                        <w:sz w:val="24"/>
                      </w:rPr>
                      <m:t>p</m:t>
                    </m:r>
                  </m:e>
                </m:d>
                <m:r>
                  <w:rPr>
                    <w:rFonts w:ascii="Cambria Math" w:hAnsi="Cambria Math"/>
                    <w:sz w:val="24"/>
                  </w:rPr>
                  <m:t>-p</m:t>
                </m:r>
              </m:e>
            </m:d>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dp</m:t>
            </m:r>
          </m:e>
        </m:nary>
      </m:oMath>
      <w:r w:rsidR="00A61D00" w:rsidRPr="008F601D">
        <w:rPr>
          <w:rFonts w:ascii="Times New Roman" w:hAnsi="Times New Roman"/>
          <w:i/>
          <w:sz w:val="24"/>
        </w:rPr>
        <w:tab/>
      </w:r>
      <w:r w:rsidR="00A61D00" w:rsidRPr="008F601D">
        <w:rPr>
          <w:rFonts w:ascii="Times New Roman" w:hAnsi="Times New Roman"/>
          <w:sz w:val="24"/>
        </w:rPr>
        <w:tab/>
      </w:r>
      <w:r w:rsidR="00A61D00" w:rsidRPr="008F601D">
        <w:rPr>
          <w:rFonts w:ascii="Times New Roman" w:hAnsi="Times New Roman"/>
          <w:sz w:val="24"/>
        </w:rPr>
        <w:tab/>
      </w:r>
      <w:r w:rsidR="00A61D00" w:rsidRPr="008F601D">
        <w:rPr>
          <w:rFonts w:ascii="Times New Roman" w:hAnsi="Times New Roman"/>
          <w:sz w:val="24"/>
        </w:rPr>
        <w:tab/>
      </w:r>
      <w:r w:rsidR="00A61D00" w:rsidRPr="008F601D">
        <w:rPr>
          <w:rFonts w:ascii="Times New Roman" w:hAnsi="Times New Roman"/>
          <w:sz w:val="24"/>
        </w:rPr>
        <w:tab/>
      </w:r>
      <w:r w:rsidR="00236DFD" w:rsidRPr="008F601D">
        <w:rPr>
          <w:rFonts w:ascii="Times New Roman" w:hAnsi="Times New Roman"/>
          <w:sz w:val="24"/>
        </w:rPr>
        <w:t>(</w:t>
      </w:r>
      <w:r w:rsidR="00A61D00" w:rsidRPr="008F601D">
        <w:rPr>
          <w:rFonts w:ascii="Times New Roman" w:hAnsi="Times New Roman"/>
          <w:sz w:val="24"/>
        </w:rPr>
        <w:t>9</w:t>
      </w:r>
      <w:r w:rsidR="00236DFD" w:rsidRPr="008F601D">
        <w:rPr>
          <w:rFonts w:ascii="Times New Roman" w:hAnsi="Times New Roman"/>
          <w:sz w:val="24"/>
        </w:rPr>
        <w:t>)</w:t>
      </w:r>
    </w:p>
    <w:p w14:paraId="458C20A0" w14:textId="77777777" w:rsidR="00A61D00" w:rsidRPr="00011EEF"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i/>
          <w:snapToGrid/>
          <w:color w:val="auto"/>
          <w:kern w:val="2"/>
          <w:sz w:val="24"/>
          <w:szCs w:val="24"/>
          <w:lang w:eastAsia="zh-CN" w:bidi="ar-SA"/>
        </w:rPr>
        <w:t>Weighted cross-entropy</w:t>
      </w:r>
      <w:r w:rsidR="00675E32" w:rsidRPr="00011EEF">
        <w:rPr>
          <w:rFonts w:ascii="Times New Roman" w:eastAsia="SimSun" w:hAnsi="Times New Roman"/>
          <w:i/>
          <w:snapToGrid/>
          <w:color w:val="auto"/>
          <w:kern w:val="2"/>
          <w:sz w:val="24"/>
          <w:szCs w:val="24"/>
          <w:lang w:eastAsia="zh-CN" w:bidi="ar-SA"/>
        </w:rPr>
        <w:t xml:space="preserve"> loss</w:t>
      </w:r>
      <w:r w:rsidRPr="00011EEF">
        <w:rPr>
          <w:rFonts w:ascii="Times New Roman" w:eastAsia="SimSun" w:hAnsi="Times New Roman"/>
          <w:b w:val="0"/>
          <w:snapToGrid/>
          <w:color w:val="auto"/>
          <w:kern w:val="2"/>
          <w:sz w:val="24"/>
          <w:szCs w:val="24"/>
          <w:lang w:eastAsia="zh-CN" w:bidi="ar-SA"/>
        </w:rPr>
        <w:t xml:space="preserve"> - This loss is used in scenarios that involve class imbalance where all positive examples are weighted by a certain coefficient.</w:t>
      </w:r>
    </w:p>
    <w:p w14:paraId="2BCC72FE" w14:textId="18713099"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snapToGrid/>
            <w:color w:val="auto"/>
            <w:kern w:val="2"/>
            <w:sz w:val="24"/>
            <w:szCs w:val="24"/>
            <w:lang w:eastAsia="zh-CN" w:bidi="ar-SA"/>
          </w:rPr>
          <m:t xml:space="preserve">                    WCE</m:t>
        </m:r>
        <m:d>
          <m:dPr>
            <m:ctrlPr>
              <w:rPr>
                <w:rFonts w:ascii="Cambria Math" w:eastAsia="SimSun" w:hAnsi="Cambria Math"/>
                <w:b w:val="0"/>
                <w:i/>
                <w:snapToGrid/>
                <w:color w:val="auto"/>
                <w:kern w:val="2"/>
                <w:sz w:val="24"/>
                <w:szCs w:val="24"/>
                <w:lang w:eastAsia="zh-CN" w:bidi="ar-SA"/>
              </w:rPr>
            </m:ctrlPr>
          </m:dPr>
          <m:e>
            <m:r>
              <m:rPr>
                <m:sty m:val="bi"/>
              </m:rPr>
              <w:rPr>
                <w:rFonts w:ascii="Cambria Math" w:eastAsia="SimSun" w:hAnsi="Cambria Math"/>
                <w:snapToGrid/>
                <w:color w:val="auto"/>
                <w:kern w:val="2"/>
                <w:sz w:val="24"/>
                <w:szCs w:val="24"/>
                <w:lang w:eastAsia="zh-CN" w:bidi="ar-SA"/>
              </w:rPr>
              <m:t>p,</m:t>
            </m:r>
            <m:acc>
              <m:accPr>
                <m:ctrlPr>
                  <w:rPr>
                    <w:rFonts w:ascii="Cambria Math" w:eastAsia="SimSun" w:hAnsi="Cambria Math"/>
                    <w:b w:val="0"/>
                    <w:i/>
                    <w:snapToGrid/>
                    <w:color w:val="auto"/>
                    <w:kern w:val="2"/>
                    <w:sz w:val="24"/>
                    <w:szCs w:val="24"/>
                    <w:lang w:eastAsia="zh-CN" w:bidi="ar-SA"/>
                  </w:rPr>
                </m:ctrlPr>
              </m:accPr>
              <m:e>
                <m:r>
                  <m:rPr>
                    <m:sty m:val="bi"/>
                  </m:rPr>
                  <w:rPr>
                    <w:rFonts w:ascii="Cambria Math" w:eastAsia="SimSun" w:hAnsi="Cambria Math"/>
                    <w:snapToGrid/>
                    <w:color w:val="auto"/>
                    <w:kern w:val="2"/>
                    <w:sz w:val="24"/>
                    <w:szCs w:val="24"/>
                    <w:lang w:eastAsia="zh-CN" w:bidi="ar-SA"/>
                  </w:rPr>
                  <m:t>p</m:t>
                </m:r>
              </m:e>
            </m:acc>
          </m:e>
        </m:d>
        <m:r>
          <m:rPr>
            <m:sty m:val="bi"/>
          </m:rPr>
          <w:rPr>
            <w:rFonts w:ascii="Cambria Math" w:eastAsia="SimSun" w:hAnsi="Cambria Math"/>
            <w:snapToGrid/>
            <w:color w:val="auto"/>
            <w:kern w:val="2"/>
            <w:sz w:val="24"/>
            <w:szCs w:val="24"/>
            <w:lang w:eastAsia="zh-CN" w:bidi="ar-SA"/>
          </w:rPr>
          <m:t>=-(βplog</m:t>
        </m:r>
        <m:d>
          <m:dPr>
            <m:ctrlPr>
              <w:rPr>
                <w:rFonts w:ascii="Cambria Math" w:eastAsia="SimSun" w:hAnsi="Cambria Math"/>
                <w:b w:val="0"/>
                <w:i/>
                <w:snapToGrid/>
                <w:color w:val="auto"/>
                <w:kern w:val="2"/>
                <w:sz w:val="24"/>
                <w:szCs w:val="24"/>
                <w:lang w:eastAsia="zh-CN" w:bidi="ar-SA"/>
              </w:rPr>
            </m:ctrlPr>
          </m:dPr>
          <m:e>
            <m:acc>
              <m:accPr>
                <m:ctrlPr>
                  <w:rPr>
                    <w:rFonts w:ascii="Cambria Math" w:eastAsia="SimSun" w:hAnsi="Cambria Math"/>
                    <w:b w:val="0"/>
                    <w:i/>
                    <w:snapToGrid/>
                    <w:color w:val="auto"/>
                    <w:kern w:val="2"/>
                    <w:sz w:val="24"/>
                    <w:szCs w:val="24"/>
                    <w:lang w:eastAsia="zh-CN" w:bidi="ar-SA"/>
                  </w:rPr>
                </m:ctrlPr>
              </m:accPr>
              <m:e>
                <m:r>
                  <m:rPr>
                    <m:sty m:val="bi"/>
                  </m:rPr>
                  <w:rPr>
                    <w:rFonts w:ascii="Cambria Math" w:eastAsia="SimSun" w:hAnsi="Cambria Math"/>
                    <w:snapToGrid/>
                    <w:color w:val="auto"/>
                    <w:kern w:val="2"/>
                    <w:sz w:val="24"/>
                    <w:szCs w:val="24"/>
                    <w:lang w:eastAsia="zh-CN" w:bidi="ar-SA"/>
                  </w:rPr>
                  <m:t>p</m:t>
                </m:r>
              </m:e>
            </m:acc>
          </m:e>
        </m:d>
        <m:r>
          <m:rPr>
            <m:sty m:val="bi"/>
          </m:rPr>
          <w:rPr>
            <w:rFonts w:ascii="Cambria Math" w:eastAsia="SimSun" w:hAnsi="Cambria Math"/>
            <w:snapToGrid/>
            <w:color w:val="auto"/>
            <w:kern w:val="2"/>
            <w:sz w:val="24"/>
            <w:szCs w:val="24"/>
            <w:lang w:eastAsia="zh-CN" w:bidi="ar-SA"/>
          </w:rPr>
          <m:t>+</m:t>
        </m:r>
        <m:d>
          <m:dPr>
            <m:ctrlPr>
              <w:rPr>
                <w:rFonts w:ascii="Cambria Math" w:eastAsia="SimSun" w:hAnsi="Cambria Math"/>
                <w:b w:val="0"/>
                <w:i/>
                <w:snapToGrid/>
                <w:color w:val="auto"/>
                <w:kern w:val="2"/>
                <w:sz w:val="24"/>
                <w:szCs w:val="24"/>
                <w:lang w:eastAsia="zh-CN" w:bidi="ar-SA"/>
              </w:rPr>
            </m:ctrlPr>
          </m:dPr>
          <m:e>
            <m:r>
              <m:rPr>
                <m:sty m:val="bi"/>
              </m:rPr>
              <w:rPr>
                <w:rFonts w:ascii="Cambria Math" w:eastAsia="SimSun" w:hAnsi="Cambria Math"/>
                <w:snapToGrid/>
                <w:color w:val="auto"/>
                <w:kern w:val="2"/>
                <w:sz w:val="24"/>
                <w:szCs w:val="24"/>
                <w:lang w:eastAsia="zh-CN" w:bidi="ar-SA"/>
              </w:rPr>
              <m:t>1-p</m:t>
            </m:r>
          </m:e>
        </m:d>
        <m:func>
          <m:funcPr>
            <m:ctrlPr>
              <w:rPr>
                <w:rFonts w:ascii="Cambria Math" w:eastAsia="SimSun" w:hAnsi="Cambria Math"/>
                <w:b w:val="0"/>
                <w:i/>
                <w:snapToGrid/>
                <w:color w:val="auto"/>
                <w:kern w:val="2"/>
                <w:sz w:val="24"/>
                <w:szCs w:val="24"/>
                <w:lang w:eastAsia="zh-CN" w:bidi="ar-SA"/>
              </w:rPr>
            </m:ctrlPr>
          </m:funcPr>
          <m:fName>
            <m:r>
              <m:rPr>
                <m:sty m:val="bi"/>
              </m:rPr>
              <w:rPr>
                <w:rFonts w:ascii="Cambria Math" w:eastAsia="SimSun" w:hAnsi="Cambria Math"/>
                <w:snapToGrid/>
                <w:color w:val="auto"/>
                <w:kern w:val="2"/>
                <w:sz w:val="24"/>
                <w:szCs w:val="24"/>
                <w:lang w:eastAsia="zh-CN" w:bidi="ar-SA"/>
              </w:rPr>
              <m:t>log</m:t>
            </m:r>
          </m:fName>
          <m:e>
            <m:d>
              <m:dPr>
                <m:ctrlPr>
                  <w:rPr>
                    <w:rFonts w:ascii="Cambria Math" w:eastAsia="SimSun" w:hAnsi="Cambria Math"/>
                    <w:b w:val="0"/>
                    <w:i/>
                    <w:snapToGrid/>
                    <w:color w:val="auto"/>
                    <w:kern w:val="2"/>
                    <w:sz w:val="24"/>
                    <w:szCs w:val="24"/>
                    <w:lang w:eastAsia="zh-CN" w:bidi="ar-SA"/>
                  </w:rPr>
                </m:ctrlPr>
              </m:dPr>
              <m:e>
                <m:r>
                  <m:rPr>
                    <m:sty m:val="bi"/>
                  </m:rPr>
                  <w:rPr>
                    <w:rFonts w:ascii="Cambria Math" w:eastAsia="SimSun" w:hAnsi="Cambria Math"/>
                    <w:snapToGrid/>
                    <w:color w:val="auto"/>
                    <w:kern w:val="2"/>
                    <w:sz w:val="24"/>
                    <w:szCs w:val="24"/>
                    <w:lang w:eastAsia="zh-CN" w:bidi="ar-SA"/>
                  </w:rPr>
                  <m:t>1-</m:t>
                </m:r>
                <m:acc>
                  <m:accPr>
                    <m:ctrlPr>
                      <w:rPr>
                        <w:rFonts w:ascii="Cambria Math" w:eastAsia="SimSun" w:hAnsi="Cambria Math"/>
                        <w:b w:val="0"/>
                        <w:i/>
                        <w:snapToGrid/>
                        <w:color w:val="auto"/>
                        <w:kern w:val="2"/>
                        <w:sz w:val="24"/>
                        <w:szCs w:val="24"/>
                        <w:lang w:eastAsia="zh-CN" w:bidi="ar-SA"/>
                      </w:rPr>
                    </m:ctrlPr>
                  </m:accPr>
                  <m:e>
                    <m:r>
                      <m:rPr>
                        <m:sty m:val="bi"/>
                      </m:rPr>
                      <w:rPr>
                        <w:rFonts w:ascii="Cambria Math" w:eastAsia="SimSun" w:hAnsi="Cambria Math"/>
                        <w:snapToGrid/>
                        <w:color w:val="auto"/>
                        <w:kern w:val="2"/>
                        <w:sz w:val="24"/>
                        <w:szCs w:val="24"/>
                        <w:lang w:eastAsia="zh-CN" w:bidi="ar-SA"/>
                      </w:rPr>
                      <m:t>p</m:t>
                    </m:r>
                  </m:e>
                </m:acc>
              </m:e>
            </m:d>
          </m:e>
        </m:func>
        <m:r>
          <m:rPr>
            <m:sty m:val="bi"/>
          </m:rPr>
          <w:rPr>
            <w:rFonts w:ascii="Cambria Math" w:eastAsia="SimSun" w:hAnsi="Cambria Math"/>
            <w:snapToGrid/>
            <w:color w:val="auto"/>
            <w:kern w:val="2"/>
            <w:sz w:val="24"/>
            <w:szCs w:val="24"/>
            <w:lang w:eastAsia="zh-CN" w:bidi="ar-SA"/>
          </w:rPr>
          <m:t>)</m:t>
        </m:r>
      </m:oMath>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36DFD"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10</w:t>
      </w:r>
      <w:r w:rsidR="00236DFD" w:rsidRPr="008F601D">
        <w:rPr>
          <w:rFonts w:ascii="Times New Roman" w:eastAsia="SimSun" w:hAnsi="Times New Roman"/>
          <w:b w:val="0"/>
          <w:snapToGrid/>
          <w:color w:val="auto"/>
          <w:kern w:val="2"/>
          <w:sz w:val="24"/>
          <w:szCs w:val="24"/>
          <w:lang w:eastAsia="zh-CN" w:bidi="ar-SA"/>
        </w:rPr>
        <w:t>)</w:t>
      </w:r>
    </w:p>
    <w:p w14:paraId="5D643E15" w14:textId="77777777" w:rsidR="00A61D00" w:rsidRPr="00011EEF"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proofErr w:type="spellStart"/>
      <w:r w:rsidRPr="00011EEF">
        <w:rPr>
          <w:rFonts w:ascii="Times New Roman" w:eastAsia="SimSun" w:hAnsi="Times New Roman"/>
          <w:i/>
          <w:snapToGrid/>
          <w:color w:val="auto"/>
          <w:kern w:val="2"/>
          <w:sz w:val="24"/>
          <w:szCs w:val="24"/>
          <w:lang w:eastAsia="zh-CN" w:bidi="ar-SA"/>
        </w:rPr>
        <w:t>Lovász-Softmax</w:t>
      </w:r>
      <w:proofErr w:type="spellEnd"/>
      <w:r w:rsidRPr="00011EEF">
        <w:rPr>
          <w:rFonts w:ascii="Times New Roman" w:eastAsia="SimSun" w:hAnsi="Times New Roman"/>
          <w:i/>
          <w:snapToGrid/>
          <w:color w:val="auto"/>
          <w:kern w:val="2"/>
          <w:sz w:val="24"/>
          <w:szCs w:val="24"/>
          <w:lang w:eastAsia="zh-CN" w:bidi="ar-SA"/>
        </w:rPr>
        <w:t xml:space="preserve"> loss</w:t>
      </w:r>
      <w:r w:rsidRPr="00011EEF">
        <w:rPr>
          <w:rFonts w:ascii="Times New Roman" w:eastAsia="SimSun" w:hAnsi="Times New Roman"/>
          <w:b w:val="0"/>
          <w:snapToGrid/>
          <w:color w:val="auto"/>
          <w:kern w:val="2"/>
          <w:sz w:val="24"/>
          <w:szCs w:val="24"/>
          <w:lang w:eastAsia="zh-CN" w:bidi="ar-SA"/>
        </w:rPr>
        <w:t xml:space="preserve"> - This loss performs direct optimization of the mean intersection-over-union loss in neural networks based on the convex </w:t>
      </w:r>
      <w:proofErr w:type="spellStart"/>
      <w:r w:rsidRPr="00011EEF">
        <w:rPr>
          <w:rFonts w:ascii="Times New Roman" w:eastAsia="SimSun" w:hAnsi="Times New Roman"/>
          <w:b w:val="0"/>
          <w:snapToGrid/>
          <w:color w:val="auto"/>
          <w:kern w:val="2"/>
          <w:sz w:val="24"/>
          <w:szCs w:val="24"/>
          <w:lang w:eastAsia="zh-CN" w:bidi="ar-SA"/>
        </w:rPr>
        <w:t>Lovasz</w:t>
      </w:r>
      <w:proofErr w:type="spellEnd"/>
      <w:r w:rsidRPr="00011EEF">
        <w:rPr>
          <w:rFonts w:ascii="Times New Roman" w:eastAsia="SimSun" w:hAnsi="Times New Roman"/>
          <w:b w:val="0"/>
          <w:snapToGrid/>
          <w:color w:val="auto"/>
          <w:kern w:val="2"/>
          <w:sz w:val="24"/>
          <w:szCs w:val="24"/>
          <w:lang w:eastAsia="zh-CN" w:bidi="ar-SA"/>
        </w:rPr>
        <w:t xml:space="preserve"> extension of sub-modular losses.</w:t>
      </w:r>
    </w:p>
    <w:p w14:paraId="69AE943A" w14:textId="2F826412" w:rsidR="00A61D00" w:rsidRPr="008F601D" w:rsidRDefault="00F0142E" w:rsidP="00E32FD4">
      <w:pPr>
        <w:pStyle w:val="MDPI21heading1"/>
        <w:spacing w:before="0" w:after="0"/>
        <w:jc w:val="both"/>
        <w:rPr>
          <w:rFonts w:ascii="Times New Roman" w:eastAsia="SimSun" w:hAnsi="Times New Roman"/>
          <w:b w:val="0"/>
          <w:snapToGrid/>
          <w:color w:val="auto"/>
          <w:kern w:val="2"/>
          <w:sz w:val="24"/>
          <w:szCs w:val="24"/>
          <w:lang w:eastAsia="zh-CN" w:bidi="ar-SA"/>
        </w:rPr>
      </w:pPr>
      <m:oMath>
        <m:r>
          <m:rPr>
            <m:sty m:val="bi"/>
          </m:rPr>
          <w:rPr>
            <w:rFonts w:ascii="Cambria Math" w:eastAsia="SimSun" w:hAnsi="Cambria Math"/>
            <w:snapToGrid/>
            <w:color w:val="auto"/>
            <w:kern w:val="2"/>
            <w:sz w:val="24"/>
            <w:szCs w:val="24"/>
            <w:lang w:eastAsia="zh-CN" w:bidi="ar-SA"/>
          </w:rPr>
          <m:t xml:space="preserve">                    loss</m:t>
        </m:r>
        <m:d>
          <m:dPr>
            <m:ctrlPr>
              <w:rPr>
                <w:rFonts w:ascii="Cambria Math" w:eastAsia="SimSun" w:hAnsi="Cambria Math"/>
                <w:b w:val="0"/>
                <w:i/>
                <w:snapToGrid/>
                <w:color w:val="auto"/>
                <w:kern w:val="2"/>
                <w:sz w:val="24"/>
                <w:szCs w:val="24"/>
                <w:lang w:eastAsia="zh-CN" w:bidi="ar-SA"/>
              </w:rPr>
            </m:ctrlPr>
          </m:dPr>
          <m:e>
            <m:r>
              <m:rPr>
                <m:sty m:val="bi"/>
              </m:rPr>
              <w:rPr>
                <w:rFonts w:ascii="Cambria Math" w:eastAsia="SimSun" w:hAnsi="Cambria Math"/>
                <w:snapToGrid/>
                <w:color w:val="auto"/>
                <w:kern w:val="2"/>
                <w:sz w:val="24"/>
                <w:szCs w:val="24"/>
                <w:lang w:eastAsia="zh-CN" w:bidi="ar-SA"/>
              </w:rPr>
              <m:t>f</m:t>
            </m:r>
          </m:e>
        </m:d>
        <m:r>
          <m:rPr>
            <m:sty m:val="bi"/>
          </m:rPr>
          <w:rPr>
            <w:rFonts w:ascii="Cambria Math" w:eastAsia="Cambria Math" w:hAnsi="Cambria Math" w:cs="Cambria Math"/>
            <w:snapToGrid/>
            <w:color w:val="auto"/>
            <w:kern w:val="2"/>
            <w:sz w:val="24"/>
            <w:szCs w:val="24"/>
            <w:lang w:eastAsia="zh-CN" w:bidi="ar-SA"/>
          </w:rPr>
          <m:t>=</m:t>
        </m:r>
        <m:f>
          <m:fPr>
            <m:ctrlPr>
              <w:rPr>
                <w:rFonts w:ascii="Cambria Math" w:eastAsia="Cambria Math" w:hAnsi="Cambria Math" w:cs="Cambria Math"/>
                <w:b w:val="0"/>
                <w:i/>
                <w:snapToGrid/>
                <w:color w:val="auto"/>
                <w:kern w:val="2"/>
                <w:sz w:val="24"/>
                <w:szCs w:val="24"/>
                <w:lang w:eastAsia="zh-CN" w:bidi="ar-SA"/>
              </w:rPr>
            </m:ctrlPr>
          </m:fPr>
          <m:num>
            <m:r>
              <m:rPr>
                <m:sty m:val="bi"/>
              </m:rPr>
              <w:rPr>
                <w:rFonts w:ascii="Cambria Math" w:eastAsia="Cambria Math" w:hAnsi="Cambria Math" w:cs="Cambria Math"/>
                <w:snapToGrid/>
                <w:color w:val="auto"/>
                <w:kern w:val="2"/>
                <w:sz w:val="24"/>
                <w:szCs w:val="24"/>
                <w:lang w:eastAsia="zh-CN" w:bidi="ar-SA"/>
              </w:rPr>
              <m:t>1</m:t>
            </m:r>
          </m:num>
          <m:den>
            <m:d>
              <m:dPr>
                <m:begChr m:val="|"/>
                <m:endChr m:val="|"/>
                <m:ctrlPr>
                  <w:rPr>
                    <w:rFonts w:ascii="Cambria Math" w:eastAsia="Cambria Math" w:hAnsi="Cambria Math" w:cs="Cambria Math"/>
                    <w:b w:val="0"/>
                    <w:i/>
                    <w:snapToGrid/>
                    <w:color w:val="auto"/>
                    <w:kern w:val="2"/>
                    <w:sz w:val="24"/>
                    <w:szCs w:val="24"/>
                    <w:lang w:eastAsia="zh-CN" w:bidi="ar-SA"/>
                  </w:rPr>
                </m:ctrlPr>
              </m:dPr>
              <m:e>
                <m:r>
                  <m:rPr>
                    <m:sty m:val="bi"/>
                  </m:rPr>
                  <w:rPr>
                    <w:rFonts w:ascii="Cambria Math" w:eastAsia="Cambria Math" w:hAnsi="Cambria Math" w:cs="Cambria Math"/>
                    <w:snapToGrid/>
                    <w:color w:val="auto"/>
                    <w:kern w:val="2"/>
                    <w:sz w:val="24"/>
                    <w:szCs w:val="24"/>
                    <w:lang w:eastAsia="zh-CN" w:bidi="ar-SA"/>
                  </w:rPr>
                  <m:t>C</m:t>
                </m:r>
              </m:e>
            </m:d>
          </m:den>
        </m:f>
        <m:r>
          <m:rPr>
            <m:sty m:val="bi"/>
          </m:rPr>
          <w:rPr>
            <w:rFonts w:ascii="Cambria Math" w:eastAsia="Cambria Math" w:hAnsi="Cambria Math" w:cs="Cambria Math"/>
            <w:snapToGrid/>
            <w:color w:val="auto"/>
            <w:kern w:val="2"/>
            <w:sz w:val="24"/>
            <w:szCs w:val="24"/>
            <w:lang w:eastAsia="zh-CN" w:bidi="ar-SA"/>
          </w:rPr>
          <m:t xml:space="preserve"> </m:t>
        </m:r>
        <m:nary>
          <m:naryPr>
            <m:chr m:val="∑"/>
            <m:limLoc m:val="undOvr"/>
            <m:grow m:val="1"/>
            <m:supHide m:val="1"/>
            <m:ctrlPr>
              <w:rPr>
                <w:rFonts w:ascii="Cambria Math" w:eastAsia="Cambria Math" w:hAnsi="Cambria Math" w:cs="Cambria Math"/>
                <w:b w:val="0"/>
                <w:i/>
                <w:snapToGrid/>
                <w:color w:val="auto"/>
                <w:kern w:val="2"/>
                <w:sz w:val="24"/>
                <w:szCs w:val="24"/>
                <w:lang w:eastAsia="zh-CN" w:bidi="ar-SA"/>
              </w:rPr>
            </m:ctrlPr>
          </m:naryPr>
          <m:sub>
            <m:r>
              <m:rPr>
                <m:sty m:val="bi"/>
              </m:rPr>
              <w:rPr>
                <w:rFonts w:ascii="Cambria Math" w:eastAsia="Cambria Math" w:hAnsi="Cambria Math" w:cs="Cambria Math"/>
                <w:snapToGrid/>
                <w:color w:val="auto"/>
                <w:kern w:val="2"/>
                <w:sz w:val="24"/>
                <w:szCs w:val="24"/>
                <w:lang w:eastAsia="zh-CN" w:bidi="ar-SA"/>
              </w:rPr>
              <m:t>c∈C</m:t>
            </m:r>
          </m:sub>
          <m:sup/>
          <m:e>
            <m:acc>
              <m:accPr>
                <m:chr m:val="̅"/>
                <m:ctrlPr>
                  <w:rPr>
                    <w:rFonts w:ascii="Cambria Math" w:eastAsia="Cambria Math" w:hAnsi="Cambria Math" w:cs="Cambria Math"/>
                    <w:b w:val="0"/>
                    <w:i/>
                    <w:snapToGrid/>
                    <w:color w:val="auto"/>
                    <w:kern w:val="2"/>
                    <w:sz w:val="24"/>
                    <w:szCs w:val="24"/>
                    <w:lang w:eastAsia="zh-CN" w:bidi="ar-SA"/>
                  </w:rPr>
                </m:ctrlPr>
              </m:accPr>
              <m:e>
                <m:r>
                  <m:rPr>
                    <m:sty m:val="bi"/>
                  </m:rPr>
                  <w:rPr>
                    <w:rFonts w:ascii="Cambria Math" w:eastAsia="Cambria Math" w:hAnsi="Cambria Math" w:cs="Cambria Math"/>
                    <w:snapToGrid/>
                    <w:color w:val="auto"/>
                    <w:kern w:val="2"/>
                    <w:sz w:val="24"/>
                    <w:szCs w:val="24"/>
                    <w:lang w:eastAsia="zh-CN" w:bidi="ar-SA"/>
                  </w:rPr>
                  <m:t>Δ</m:t>
                </m:r>
                <m:sSub>
                  <m:sSubPr>
                    <m:ctrlPr>
                      <w:rPr>
                        <w:rFonts w:ascii="Cambria Math" w:eastAsia="Cambria Math" w:hAnsi="Cambria Math" w:cs="Cambria Math"/>
                        <w:b w:val="0"/>
                        <w:i/>
                        <w:snapToGrid/>
                        <w:color w:val="auto"/>
                        <w:kern w:val="2"/>
                        <w:sz w:val="24"/>
                        <w:szCs w:val="24"/>
                        <w:lang w:eastAsia="zh-CN" w:bidi="ar-SA"/>
                      </w:rPr>
                    </m:ctrlPr>
                  </m:sSubPr>
                  <m:e>
                    <m:r>
                      <m:rPr>
                        <m:sty m:val="bi"/>
                      </m:rPr>
                      <w:rPr>
                        <w:rFonts w:ascii="Cambria Math" w:eastAsia="Cambria Math" w:hAnsi="Cambria Math" w:cs="Cambria Math"/>
                        <w:snapToGrid/>
                        <w:color w:val="auto"/>
                        <w:kern w:val="2"/>
                        <w:sz w:val="24"/>
                        <w:szCs w:val="24"/>
                        <w:lang w:eastAsia="zh-CN" w:bidi="ar-SA"/>
                      </w:rPr>
                      <m:t>J</m:t>
                    </m:r>
                  </m:e>
                  <m:sub>
                    <m:r>
                      <m:rPr>
                        <m:sty m:val="bi"/>
                      </m:rPr>
                      <w:rPr>
                        <w:rFonts w:ascii="Cambria Math" w:eastAsia="Cambria Math" w:hAnsi="Cambria Math" w:cs="Cambria Math"/>
                        <w:snapToGrid/>
                        <w:color w:val="auto"/>
                        <w:kern w:val="2"/>
                        <w:sz w:val="24"/>
                        <w:szCs w:val="24"/>
                        <w:lang w:eastAsia="zh-CN" w:bidi="ar-SA"/>
                      </w:rPr>
                      <m:t>c</m:t>
                    </m:r>
                  </m:sub>
                </m:sSub>
              </m:e>
            </m:acc>
            <m:d>
              <m:dPr>
                <m:ctrlPr>
                  <w:rPr>
                    <w:rFonts w:ascii="Cambria Math" w:eastAsia="Cambria Math" w:hAnsi="Cambria Math" w:cs="Cambria Math"/>
                    <w:b w:val="0"/>
                    <w:i/>
                    <w:snapToGrid/>
                    <w:color w:val="auto"/>
                    <w:kern w:val="2"/>
                    <w:sz w:val="24"/>
                    <w:szCs w:val="24"/>
                    <w:lang w:eastAsia="zh-CN" w:bidi="ar-SA"/>
                  </w:rPr>
                </m:ctrlPr>
              </m:dPr>
              <m:e>
                <m:r>
                  <m:rPr>
                    <m:sty m:val="bi"/>
                  </m:rPr>
                  <w:rPr>
                    <w:rFonts w:ascii="Cambria Math" w:eastAsia="Cambria Math" w:hAnsi="Cambria Math" w:cs="Cambria Math"/>
                    <w:snapToGrid/>
                    <w:color w:val="auto"/>
                    <w:kern w:val="2"/>
                    <w:sz w:val="24"/>
                    <w:szCs w:val="24"/>
                    <w:lang w:eastAsia="zh-CN" w:bidi="ar-SA"/>
                  </w:rPr>
                  <m:t>m</m:t>
                </m:r>
                <m:d>
                  <m:dPr>
                    <m:ctrlPr>
                      <w:rPr>
                        <w:rFonts w:ascii="Cambria Math" w:eastAsia="Cambria Math" w:hAnsi="Cambria Math" w:cs="Cambria Math"/>
                        <w:b w:val="0"/>
                        <w:i/>
                        <w:snapToGrid/>
                        <w:color w:val="auto"/>
                        <w:kern w:val="2"/>
                        <w:sz w:val="24"/>
                        <w:szCs w:val="24"/>
                        <w:lang w:eastAsia="zh-CN" w:bidi="ar-SA"/>
                      </w:rPr>
                    </m:ctrlPr>
                  </m:dPr>
                  <m:e>
                    <m:r>
                      <m:rPr>
                        <m:sty m:val="bi"/>
                      </m:rPr>
                      <w:rPr>
                        <w:rFonts w:ascii="Cambria Math" w:eastAsia="Cambria Math" w:hAnsi="Cambria Math" w:cs="Cambria Math"/>
                        <w:snapToGrid/>
                        <w:color w:val="auto"/>
                        <w:kern w:val="2"/>
                        <w:sz w:val="24"/>
                        <w:szCs w:val="24"/>
                        <w:lang w:eastAsia="zh-CN" w:bidi="ar-SA"/>
                      </w:rPr>
                      <m:t>c</m:t>
                    </m:r>
                  </m:e>
                </m:d>
              </m:e>
            </m:d>
          </m:e>
        </m:nary>
      </m:oMath>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Pr>
          <w:rFonts w:ascii="Times New Roman" w:eastAsia="SimSun" w:hAnsi="Times New Roman"/>
          <w:b w:val="0"/>
          <w:snapToGrid/>
          <w:color w:val="auto"/>
          <w:kern w:val="2"/>
          <w:sz w:val="24"/>
          <w:szCs w:val="24"/>
          <w:lang w:eastAsia="zh-CN" w:bidi="ar-SA"/>
        </w:rPr>
        <w:t xml:space="preserve"> </w:t>
      </w:r>
      <w:r>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A61D00" w:rsidRPr="008F601D">
        <w:rPr>
          <w:rFonts w:ascii="Times New Roman" w:eastAsia="SimSun" w:hAnsi="Times New Roman"/>
          <w:b w:val="0"/>
          <w:snapToGrid/>
          <w:color w:val="auto"/>
          <w:kern w:val="2"/>
          <w:sz w:val="24"/>
          <w:szCs w:val="24"/>
          <w:lang w:eastAsia="zh-CN" w:bidi="ar-SA"/>
        </w:rPr>
        <w:tab/>
      </w:r>
      <w:r w:rsidR="002F31EC" w:rsidRPr="008F601D">
        <w:rPr>
          <w:rFonts w:ascii="Times New Roman" w:eastAsia="SimSun" w:hAnsi="Times New Roman"/>
          <w:b w:val="0"/>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11</w:t>
      </w:r>
      <w:r w:rsidR="002F31EC" w:rsidRPr="008F601D">
        <w:rPr>
          <w:rFonts w:ascii="Times New Roman" w:eastAsia="SimSun" w:hAnsi="Times New Roman"/>
          <w:b w:val="0"/>
          <w:snapToGrid/>
          <w:color w:val="auto"/>
          <w:kern w:val="2"/>
          <w:sz w:val="24"/>
          <w:szCs w:val="24"/>
          <w:lang w:eastAsia="zh-CN" w:bidi="ar-SA"/>
        </w:rPr>
        <w:t>)</w:t>
      </w:r>
    </w:p>
    <w:p w14:paraId="697964C9" w14:textId="390EBDAD"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Since image segmentation task is not only concerned with the location of the pixel at the local context but also considers the relationship between a given pixel with the rest at the global context, using different loss functions for segmentation task have shown promising results in </w:t>
      </w:r>
      <w:r w:rsidR="00281E7F" w:rsidRPr="008F601D">
        <w:rPr>
          <w:rFonts w:ascii="Times New Roman" w:eastAsia="SimSun" w:hAnsi="Times New Roman"/>
          <w:b w:val="0"/>
          <w:snapToGrid/>
          <w:color w:val="auto"/>
          <w:kern w:val="2"/>
          <w:sz w:val="24"/>
          <w:szCs w:val="24"/>
          <w:lang w:eastAsia="zh-CN" w:bidi="ar-SA"/>
        </w:rPr>
        <w:t>recent</w:t>
      </w:r>
      <w:r w:rsidRPr="008F601D">
        <w:rPr>
          <w:rFonts w:ascii="Times New Roman" w:eastAsia="SimSun" w:hAnsi="Times New Roman"/>
          <w:b w:val="0"/>
          <w:snapToGrid/>
          <w:color w:val="auto"/>
          <w:kern w:val="2"/>
          <w:sz w:val="24"/>
          <w:szCs w:val="24"/>
          <w:lang w:eastAsia="zh-CN" w:bidi="ar-SA"/>
        </w:rPr>
        <w:t xml:space="preserve"> works. </w:t>
      </w:r>
    </w:p>
    <w:p w14:paraId="711C6C8D" w14:textId="77777777" w:rsidR="00A61D00" w:rsidRPr="00011EEF" w:rsidRDefault="00A61D00" w:rsidP="00E32FD4">
      <w:pPr>
        <w:numPr>
          <w:ilvl w:val="1"/>
          <w:numId w:val="25"/>
        </w:numPr>
        <w:ind w:left="0" w:firstLine="0"/>
        <w:rPr>
          <w:rFonts w:ascii="Times New Roman" w:hAnsi="Times New Roman"/>
          <w:bCs/>
          <w:i/>
          <w:sz w:val="24"/>
        </w:rPr>
      </w:pPr>
      <w:r w:rsidRPr="00011EEF">
        <w:rPr>
          <w:rFonts w:ascii="Times New Roman" w:hAnsi="Times New Roman"/>
          <w:bCs/>
          <w:i/>
          <w:sz w:val="24"/>
        </w:rPr>
        <w:t xml:space="preserve">Results and discussions </w:t>
      </w:r>
    </w:p>
    <w:p w14:paraId="6A7D4EE3" w14:textId="77777777" w:rsidR="00E32FD4" w:rsidRPr="008F601D" w:rsidRDefault="00E32FD4" w:rsidP="00E32FD4">
      <w:pPr>
        <w:pStyle w:val="MDPI21heading1"/>
        <w:spacing w:before="0" w:after="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The following </w:t>
      </w:r>
      <w:r w:rsidRPr="008F601D">
        <w:rPr>
          <w:rFonts w:ascii="Times New Roman" w:eastAsia="SimSun" w:hAnsi="Times New Roman"/>
          <w:b w:val="0"/>
          <w:i/>
          <w:snapToGrid/>
          <w:color w:val="auto"/>
          <w:kern w:val="2"/>
          <w:sz w:val="24"/>
          <w:szCs w:val="24"/>
          <w:lang w:eastAsia="zh-CN" w:bidi="ar-SA"/>
        </w:rPr>
        <w:t>T</w:t>
      </w:r>
      <w:r w:rsidR="00A61D00" w:rsidRPr="008F601D">
        <w:rPr>
          <w:rFonts w:ascii="Times New Roman" w:eastAsia="SimSun" w:hAnsi="Times New Roman"/>
          <w:b w:val="0"/>
          <w:i/>
          <w:snapToGrid/>
          <w:color w:val="auto"/>
          <w:kern w:val="2"/>
          <w:sz w:val="24"/>
          <w:szCs w:val="24"/>
          <w:lang w:eastAsia="zh-CN" w:bidi="ar-SA"/>
        </w:rPr>
        <w:t>able 5</w:t>
      </w:r>
      <w:r w:rsidR="00A61D00"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i/>
          <w:snapToGrid/>
          <w:color w:val="auto"/>
          <w:kern w:val="2"/>
          <w:sz w:val="24"/>
          <w:szCs w:val="24"/>
          <w:lang w:eastAsia="zh-CN" w:bidi="ar-SA"/>
        </w:rPr>
        <w:t xml:space="preserve">Table </w:t>
      </w:r>
      <w:r w:rsidR="00A61D00" w:rsidRPr="008F601D">
        <w:rPr>
          <w:rFonts w:ascii="Times New Roman" w:eastAsia="SimSun" w:hAnsi="Times New Roman"/>
          <w:b w:val="0"/>
          <w:i/>
          <w:snapToGrid/>
          <w:color w:val="auto"/>
          <w:kern w:val="2"/>
          <w:sz w:val="24"/>
          <w:szCs w:val="24"/>
          <w:lang w:eastAsia="zh-CN" w:bidi="ar-SA"/>
        </w:rPr>
        <w:t>6</w:t>
      </w:r>
      <w:r w:rsidR="00A61D00"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i/>
          <w:snapToGrid/>
          <w:color w:val="auto"/>
          <w:kern w:val="2"/>
          <w:sz w:val="24"/>
          <w:szCs w:val="24"/>
          <w:lang w:eastAsia="zh-CN" w:bidi="ar-SA"/>
        </w:rPr>
        <w:t xml:space="preserve">Table </w:t>
      </w:r>
      <w:r w:rsidR="00A61D00" w:rsidRPr="008F601D">
        <w:rPr>
          <w:rFonts w:ascii="Times New Roman" w:eastAsia="SimSun" w:hAnsi="Times New Roman"/>
          <w:b w:val="0"/>
          <w:i/>
          <w:snapToGrid/>
          <w:color w:val="auto"/>
          <w:kern w:val="2"/>
          <w:sz w:val="24"/>
          <w:szCs w:val="24"/>
          <w:lang w:eastAsia="zh-CN" w:bidi="ar-SA"/>
        </w:rPr>
        <w:t>7</w:t>
      </w:r>
      <w:r w:rsidR="003C60C5" w:rsidRPr="008F601D">
        <w:rPr>
          <w:rFonts w:ascii="Times New Roman" w:eastAsia="SimSun" w:hAnsi="Times New Roman"/>
          <w:b w:val="0"/>
          <w:i/>
          <w:snapToGrid/>
          <w:color w:val="auto"/>
          <w:kern w:val="2"/>
          <w:sz w:val="24"/>
          <w:szCs w:val="24"/>
          <w:lang w:eastAsia="zh-CN" w:bidi="ar-SA"/>
        </w:rPr>
        <w:t>,</w:t>
      </w:r>
      <w:r w:rsidR="00A61D00" w:rsidRPr="008F601D">
        <w:rPr>
          <w:rFonts w:ascii="Times New Roman" w:eastAsia="SimSun" w:hAnsi="Times New Roman"/>
          <w:b w:val="0"/>
          <w:snapToGrid/>
          <w:color w:val="auto"/>
          <w:kern w:val="2"/>
          <w:sz w:val="24"/>
          <w:szCs w:val="24"/>
          <w:lang w:eastAsia="zh-CN" w:bidi="ar-SA"/>
        </w:rPr>
        <w:t xml:space="preserve"> and</w:t>
      </w:r>
      <w:r w:rsidR="00AD2444"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i/>
          <w:snapToGrid/>
          <w:color w:val="auto"/>
          <w:kern w:val="2"/>
          <w:sz w:val="24"/>
          <w:szCs w:val="24"/>
          <w:lang w:eastAsia="zh-CN" w:bidi="ar-SA"/>
        </w:rPr>
        <w:t xml:space="preserve">Table </w:t>
      </w:r>
      <w:r w:rsidR="00AD2444" w:rsidRPr="008F601D">
        <w:rPr>
          <w:rFonts w:ascii="Times New Roman" w:eastAsia="SimSun" w:hAnsi="Times New Roman"/>
          <w:b w:val="0"/>
          <w:i/>
          <w:snapToGrid/>
          <w:color w:val="auto"/>
          <w:kern w:val="2"/>
          <w:sz w:val="24"/>
          <w:szCs w:val="24"/>
          <w:lang w:eastAsia="zh-CN" w:bidi="ar-SA"/>
        </w:rPr>
        <w:t>8</w:t>
      </w:r>
      <w:r w:rsidR="00AD2444" w:rsidRPr="008F601D">
        <w:rPr>
          <w:rFonts w:ascii="Times New Roman" w:eastAsia="SimSun" w:hAnsi="Times New Roman"/>
          <w:b w:val="0"/>
          <w:snapToGrid/>
          <w:color w:val="auto"/>
          <w:kern w:val="2"/>
          <w:sz w:val="24"/>
          <w:szCs w:val="24"/>
          <w:lang w:eastAsia="zh-CN" w:bidi="ar-SA"/>
        </w:rPr>
        <w:t xml:space="preserve"> </w:t>
      </w:r>
      <w:r w:rsidR="00A61D00" w:rsidRPr="008F601D">
        <w:rPr>
          <w:rFonts w:ascii="Times New Roman" w:eastAsia="SimSun" w:hAnsi="Times New Roman"/>
          <w:b w:val="0"/>
          <w:snapToGrid/>
          <w:color w:val="auto"/>
          <w:kern w:val="2"/>
          <w:sz w:val="24"/>
          <w:szCs w:val="24"/>
          <w:lang w:eastAsia="zh-CN" w:bidi="ar-SA"/>
        </w:rPr>
        <w:t xml:space="preserve">presents the performance of previously discussed algorithms on popular segmentation dataset benchmarks. We have considered PASCAL VOC, MS COCO, ADE20K, and Cityscapes in this study as the </w:t>
      </w:r>
      <w:r w:rsidR="00AD2444" w:rsidRPr="008F601D">
        <w:rPr>
          <w:rFonts w:ascii="Times New Roman" w:eastAsia="SimSun" w:hAnsi="Times New Roman"/>
          <w:b w:val="0"/>
          <w:snapToGrid/>
          <w:color w:val="auto"/>
          <w:kern w:val="2"/>
          <w:sz w:val="24"/>
          <w:szCs w:val="24"/>
          <w:lang w:eastAsia="zh-CN" w:bidi="ar-SA"/>
        </w:rPr>
        <w:t xml:space="preserve">generic </w:t>
      </w:r>
      <w:r w:rsidR="00A61D00" w:rsidRPr="008F601D">
        <w:rPr>
          <w:rFonts w:ascii="Times New Roman" w:eastAsia="SimSun" w:hAnsi="Times New Roman"/>
          <w:b w:val="0"/>
          <w:snapToGrid/>
          <w:color w:val="auto"/>
          <w:kern w:val="2"/>
          <w:sz w:val="24"/>
          <w:szCs w:val="24"/>
          <w:lang w:eastAsia="zh-CN" w:bidi="ar-SA"/>
        </w:rPr>
        <w:t>benchmark datasets for comparing the selected models</w:t>
      </w:r>
      <w:r w:rsidR="00AD2444" w:rsidRPr="008F601D">
        <w:rPr>
          <w:rFonts w:ascii="Times New Roman" w:eastAsia="SimSun" w:hAnsi="Times New Roman"/>
          <w:b w:val="0"/>
          <w:snapToGrid/>
          <w:color w:val="auto"/>
          <w:kern w:val="2"/>
          <w:sz w:val="24"/>
          <w:szCs w:val="24"/>
          <w:lang w:eastAsia="zh-CN" w:bidi="ar-SA"/>
        </w:rPr>
        <w:t xml:space="preserve">. Using generic datasets for comparison </w:t>
      </w:r>
      <w:r w:rsidR="009152BA" w:rsidRPr="008F601D">
        <w:rPr>
          <w:rFonts w:ascii="Times New Roman" w:eastAsia="SimSun" w:hAnsi="Times New Roman"/>
          <w:b w:val="0"/>
          <w:snapToGrid/>
          <w:color w:val="auto"/>
          <w:kern w:val="2"/>
          <w:sz w:val="24"/>
          <w:szCs w:val="24"/>
          <w:lang w:eastAsia="zh-CN" w:bidi="ar-SA"/>
        </w:rPr>
        <w:t>informs</w:t>
      </w:r>
      <w:r w:rsidR="00AD2444" w:rsidRPr="008F601D">
        <w:rPr>
          <w:rFonts w:ascii="Times New Roman" w:eastAsia="SimSun" w:hAnsi="Times New Roman"/>
          <w:b w:val="0"/>
          <w:snapToGrid/>
          <w:color w:val="auto"/>
          <w:kern w:val="2"/>
          <w:sz w:val="24"/>
          <w:szCs w:val="24"/>
          <w:lang w:eastAsia="zh-CN" w:bidi="ar-SA"/>
        </w:rPr>
        <w:t xml:space="preserve"> the researcher on the </w:t>
      </w:r>
      <w:r w:rsidRPr="008F601D">
        <w:rPr>
          <w:rFonts w:ascii="Times New Roman" w:eastAsia="SimSun" w:hAnsi="Times New Roman"/>
          <w:b w:val="0"/>
          <w:snapToGrid/>
          <w:color w:val="auto"/>
          <w:kern w:val="2"/>
          <w:sz w:val="24"/>
          <w:szCs w:val="24"/>
          <w:lang w:eastAsia="zh-CN" w:bidi="ar-SA"/>
        </w:rPr>
        <w:t xml:space="preserve">dataset’s </w:t>
      </w:r>
      <w:r w:rsidR="00AD2444" w:rsidRPr="008F601D">
        <w:rPr>
          <w:rFonts w:ascii="Times New Roman" w:eastAsia="SimSun" w:hAnsi="Times New Roman"/>
          <w:b w:val="0"/>
          <w:snapToGrid/>
          <w:color w:val="auto"/>
          <w:kern w:val="2"/>
          <w:sz w:val="24"/>
          <w:szCs w:val="24"/>
          <w:lang w:eastAsia="zh-CN" w:bidi="ar-SA"/>
        </w:rPr>
        <w:t>complexity</w:t>
      </w:r>
      <w:r w:rsidRPr="008F601D">
        <w:rPr>
          <w:rFonts w:ascii="Times New Roman" w:eastAsia="SimSun" w:hAnsi="Times New Roman"/>
          <w:b w:val="0"/>
          <w:snapToGrid/>
          <w:color w:val="auto"/>
          <w:kern w:val="2"/>
          <w:sz w:val="24"/>
          <w:szCs w:val="24"/>
          <w:lang w:eastAsia="zh-CN" w:bidi="ar-SA"/>
        </w:rPr>
        <w:t xml:space="preserve"> as well as the</w:t>
      </w:r>
      <w:r w:rsidR="00AD2444" w:rsidRPr="008F601D">
        <w:rPr>
          <w:rFonts w:ascii="Times New Roman" w:eastAsia="SimSun" w:hAnsi="Times New Roman"/>
          <w:b w:val="0"/>
          <w:snapToGrid/>
          <w:color w:val="auto"/>
          <w:kern w:val="2"/>
          <w:sz w:val="24"/>
          <w:szCs w:val="24"/>
          <w:lang w:eastAsia="zh-CN" w:bidi="ar-SA"/>
        </w:rPr>
        <w:t xml:space="preserve"> general model’s performance on sta</w:t>
      </w:r>
      <w:r w:rsidR="003C60C5" w:rsidRPr="008F601D">
        <w:rPr>
          <w:rFonts w:ascii="Times New Roman" w:eastAsia="SimSun" w:hAnsi="Times New Roman"/>
          <w:b w:val="0"/>
          <w:snapToGrid/>
          <w:color w:val="auto"/>
          <w:kern w:val="2"/>
          <w:sz w:val="24"/>
          <w:szCs w:val="24"/>
          <w:lang w:eastAsia="zh-CN" w:bidi="ar-SA"/>
        </w:rPr>
        <w:t>n</w:t>
      </w:r>
      <w:r w:rsidR="00AD2444" w:rsidRPr="008F601D">
        <w:rPr>
          <w:rFonts w:ascii="Times New Roman" w:eastAsia="SimSun" w:hAnsi="Times New Roman"/>
          <w:b w:val="0"/>
          <w:snapToGrid/>
          <w:color w:val="auto"/>
          <w:kern w:val="2"/>
          <w:sz w:val="24"/>
          <w:szCs w:val="24"/>
          <w:lang w:eastAsia="zh-CN" w:bidi="ar-SA"/>
        </w:rPr>
        <w:t xml:space="preserve">dard </w:t>
      </w:r>
      <w:r w:rsidRPr="008F601D">
        <w:rPr>
          <w:rFonts w:ascii="Times New Roman" w:eastAsia="SimSun" w:hAnsi="Times New Roman"/>
          <w:b w:val="0"/>
          <w:snapToGrid/>
          <w:color w:val="auto"/>
          <w:kern w:val="2"/>
          <w:sz w:val="24"/>
          <w:szCs w:val="24"/>
          <w:lang w:eastAsia="zh-CN" w:bidi="ar-SA"/>
        </w:rPr>
        <w:t xml:space="preserve">image </w:t>
      </w:r>
      <w:r w:rsidR="00AD2444" w:rsidRPr="008F601D">
        <w:rPr>
          <w:rFonts w:ascii="Times New Roman" w:eastAsia="SimSun" w:hAnsi="Times New Roman"/>
          <w:b w:val="0"/>
          <w:snapToGrid/>
          <w:color w:val="auto"/>
          <w:kern w:val="2"/>
          <w:sz w:val="24"/>
          <w:szCs w:val="24"/>
          <w:lang w:eastAsia="zh-CN" w:bidi="ar-SA"/>
        </w:rPr>
        <w:t>dataset which can guide the choice of baseline network architecture in</w:t>
      </w:r>
      <w:r w:rsidR="003C60C5" w:rsidRPr="008F601D">
        <w:rPr>
          <w:rFonts w:ascii="Times New Roman" w:eastAsia="SimSun" w:hAnsi="Times New Roman"/>
          <w:b w:val="0"/>
          <w:snapToGrid/>
          <w:color w:val="auto"/>
          <w:kern w:val="2"/>
          <w:sz w:val="24"/>
          <w:szCs w:val="24"/>
          <w:lang w:eastAsia="zh-CN" w:bidi="ar-SA"/>
        </w:rPr>
        <w:t xml:space="preserve"> </w:t>
      </w:r>
      <w:r w:rsidR="00AD2444" w:rsidRPr="008F601D">
        <w:rPr>
          <w:rFonts w:ascii="Times New Roman" w:eastAsia="SimSun" w:hAnsi="Times New Roman"/>
          <w:b w:val="0"/>
          <w:snapToGrid/>
          <w:color w:val="auto"/>
          <w:kern w:val="2"/>
          <w:sz w:val="24"/>
          <w:szCs w:val="24"/>
          <w:lang w:eastAsia="zh-CN" w:bidi="ar-SA"/>
        </w:rPr>
        <w:t>case a researcher opt</w:t>
      </w:r>
      <w:r w:rsidR="003C60C5" w:rsidRPr="008F601D">
        <w:rPr>
          <w:rFonts w:ascii="Times New Roman" w:eastAsia="SimSun" w:hAnsi="Times New Roman"/>
          <w:b w:val="0"/>
          <w:snapToGrid/>
          <w:color w:val="auto"/>
          <w:kern w:val="2"/>
          <w:sz w:val="24"/>
          <w:szCs w:val="24"/>
          <w:lang w:eastAsia="zh-CN" w:bidi="ar-SA"/>
        </w:rPr>
        <w:t>s</w:t>
      </w:r>
      <w:r w:rsidR="00AD2444" w:rsidRPr="008F601D">
        <w:rPr>
          <w:rFonts w:ascii="Times New Roman" w:eastAsia="SimSun" w:hAnsi="Times New Roman"/>
          <w:b w:val="0"/>
          <w:snapToGrid/>
          <w:color w:val="auto"/>
          <w:kern w:val="2"/>
          <w:sz w:val="24"/>
          <w:szCs w:val="24"/>
          <w:lang w:eastAsia="zh-CN" w:bidi="ar-SA"/>
        </w:rPr>
        <w:t xml:space="preserve"> to use transfer learning in HSI segmentation task</w:t>
      </w:r>
      <w:r w:rsidR="00A61D00" w:rsidRPr="008F601D">
        <w:rPr>
          <w:rFonts w:ascii="Times New Roman" w:eastAsia="SimSun" w:hAnsi="Times New Roman"/>
          <w:b w:val="0"/>
          <w:snapToGrid/>
          <w:color w:val="auto"/>
          <w:kern w:val="2"/>
          <w:sz w:val="24"/>
          <w:szCs w:val="24"/>
          <w:lang w:eastAsia="zh-CN" w:bidi="ar-SA"/>
        </w:rPr>
        <w:t>.</w:t>
      </w:r>
      <w:r w:rsidR="006450B6" w:rsidRPr="008F601D">
        <w:rPr>
          <w:rFonts w:ascii="Times New Roman" w:eastAsia="SimSun" w:hAnsi="Times New Roman"/>
          <w:b w:val="0"/>
          <w:snapToGrid/>
          <w:color w:val="auto"/>
          <w:kern w:val="2"/>
          <w:sz w:val="24"/>
          <w:szCs w:val="24"/>
          <w:lang w:eastAsia="zh-CN" w:bidi="ar-SA"/>
        </w:rPr>
        <w:t xml:space="preserve"> As stated earlier, generic image datasets are important for </w:t>
      </w:r>
      <w:r w:rsidR="00B05058" w:rsidRPr="008F601D">
        <w:rPr>
          <w:rFonts w:ascii="Times New Roman" w:eastAsia="SimSun" w:hAnsi="Times New Roman"/>
          <w:b w:val="0"/>
          <w:snapToGrid/>
          <w:color w:val="auto"/>
          <w:kern w:val="2"/>
          <w:sz w:val="24"/>
          <w:szCs w:val="24"/>
          <w:lang w:eastAsia="zh-CN" w:bidi="ar-SA"/>
        </w:rPr>
        <w:t>pre</w:t>
      </w:r>
      <w:r w:rsidR="006450B6" w:rsidRPr="008F601D">
        <w:rPr>
          <w:rFonts w:ascii="Times New Roman" w:eastAsia="SimSun" w:hAnsi="Times New Roman"/>
          <w:b w:val="0"/>
          <w:snapToGrid/>
          <w:color w:val="auto"/>
          <w:kern w:val="2"/>
          <w:sz w:val="24"/>
          <w:szCs w:val="24"/>
          <w:lang w:eastAsia="zh-CN" w:bidi="ar-SA"/>
        </w:rPr>
        <w:t>-training image classification models that are later fine-tuned for HSI image segmentation tasks.</w:t>
      </w:r>
    </w:p>
    <w:p w14:paraId="6448496F" w14:textId="77777777" w:rsidR="00A61D00" w:rsidRPr="008F601D" w:rsidRDefault="00A61D00" w:rsidP="008B7A91">
      <w:pPr>
        <w:pStyle w:val="MDPI21heading1"/>
        <w:spacing w:before="0" w:after="0"/>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Table 5</w:t>
      </w:r>
      <w:r w:rsidRPr="008F601D">
        <w:rPr>
          <w:rFonts w:ascii="Times New Roman" w:eastAsia="SimSun" w:hAnsi="Times New Roman"/>
          <w:b w:val="0"/>
          <w:snapToGrid/>
          <w:color w:val="auto"/>
          <w:kern w:val="2"/>
          <w:sz w:val="24"/>
          <w:szCs w:val="24"/>
          <w:lang w:eastAsia="zh-CN" w:bidi="ar-SA"/>
        </w:rPr>
        <w:t xml:space="preserve">: Segmentation models results based on the PASCAL VOC test </w:t>
      </w:r>
      <w:commentRangeStart w:id="533"/>
      <w:commentRangeStart w:id="534"/>
      <w:r w:rsidRPr="008F601D">
        <w:rPr>
          <w:rFonts w:ascii="Times New Roman" w:eastAsia="SimSun" w:hAnsi="Times New Roman"/>
          <w:b w:val="0"/>
          <w:snapToGrid/>
          <w:color w:val="auto"/>
          <w:kern w:val="2"/>
          <w:sz w:val="24"/>
          <w:szCs w:val="24"/>
          <w:lang w:eastAsia="zh-CN" w:bidi="ar-SA"/>
        </w:rPr>
        <w:t>set</w:t>
      </w:r>
      <w:commentRangeEnd w:id="533"/>
      <w:r w:rsidR="00084724">
        <w:rPr>
          <w:rStyle w:val="CommentReference"/>
          <w:rFonts w:ascii="Cambria" w:eastAsia="Cambria" w:hAnsi="Cambria"/>
          <w:b w:val="0"/>
          <w:snapToGrid/>
          <w:kern w:val="2"/>
          <w:lang w:eastAsia="zh-CN" w:bidi="ar-SA"/>
        </w:rPr>
        <w:commentReference w:id="533"/>
      </w:r>
      <w:commentRangeEnd w:id="534"/>
      <w:r w:rsidR="00692C12">
        <w:rPr>
          <w:rStyle w:val="CommentReference"/>
          <w:rFonts w:ascii="Cambria" w:eastAsia="Cambria" w:hAnsi="Cambria"/>
          <w:b w:val="0"/>
          <w:snapToGrid/>
          <w:kern w:val="2"/>
          <w:lang w:eastAsia="zh-CN" w:bidi="ar-SA"/>
        </w:rPr>
        <w:commentReference w:id="534"/>
      </w:r>
    </w:p>
    <w:tbl>
      <w:tblPr>
        <w:tblW w:w="0" w:type="auto"/>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3027"/>
        <w:gridCol w:w="1497"/>
        <w:gridCol w:w="1006"/>
        <w:gridCol w:w="616"/>
      </w:tblGrid>
      <w:tr w:rsidR="00A61D00" w:rsidRPr="008F601D" w14:paraId="3045061F" w14:textId="77777777" w:rsidTr="00135CC7">
        <w:trPr>
          <w:trHeight w:val="300"/>
          <w:jc w:val="center"/>
        </w:trPr>
        <w:tc>
          <w:tcPr>
            <w:tcW w:w="0" w:type="auto"/>
            <w:shd w:val="clear" w:color="auto" w:fill="auto"/>
            <w:noWrap/>
            <w:vAlign w:val="bottom"/>
            <w:hideMark/>
          </w:tcPr>
          <w:p w14:paraId="4436018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Model </w:t>
            </w:r>
          </w:p>
        </w:tc>
        <w:tc>
          <w:tcPr>
            <w:tcW w:w="0" w:type="auto"/>
            <w:shd w:val="clear" w:color="auto" w:fill="auto"/>
            <w:noWrap/>
            <w:vAlign w:val="bottom"/>
            <w:hideMark/>
          </w:tcPr>
          <w:p w14:paraId="66E5D948"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Baseline </w:t>
            </w:r>
          </w:p>
          <w:p w14:paraId="1ACD8A4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Network</w:t>
            </w:r>
          </w:p>
        </w:tc>
        <w:tc>
          <w:tcPr>
            <w:tcW w:w="1006" w:type="dxa"/>
            <w:shd w:val="clear" w:color="auto" w:fill="auto"/>
            <w:noWrap/>
            <w:vAlign w:val="bottom"/>
            <w:hideMark/>
          </w:tcPr>
          <w:p w14:paraId="5A3FA26F"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 Metric </w:t>
            </w:r>
          </w:p>
          <w:p w14:paraId="56475CD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mIoU</w:t>
            </w:r>
            <w:proofErr w:type="spellEnd"/>
            <w:r w:rsidRPr="008F601D">
              <w:rPr>
                <w:rFonts w:ascii="Times New Roman" w:eastAsia="SimSun" w:hAnsi="Times New Roman"/>
                <w:snapToGrid/>
                <w:color w:val="auto"/>
                <w:kern w:val="2"/>
                <w:lang w:eastAsia="zh-CN" w:bidi="ar-SA"/>
              </w:rPr>
              <w:t>)</w:t>
            </w:r>
          </w:p>
        </w:tc>
        <w:tc>
          <w:tcPr>
            <w:tcW w:w="510" w:type="dxa"/>
            <w:shd w:val="clear" w:color="auto" w:fill="auto"/>
            <w:noWrap/>
            <w:vAlign w:val="bottom"/>
            <w:hideMark/>
          </w:tcPr>
          <w:p w14:paraId="0AC12F6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Year</w:t>
            </w:r>
          </w:p>
        </w:tc>
      </w:tr>
      <w:tr w:rsidR="00A61D00" w:rsidRPr="008F601D" w14:paraId="58D45302" w14:textId="77777777" w:rsidTr="00135CC7">
        <w:trPr>
          <w:trHeight w:val="300"/>
          <w:jc w:val="center"/>
        </w:trPr>
        <w:tc>
          <w:tcPr>
            <w:tcW w:w="0" w:type="auto"/>
            <w:shd w:val="clear" w:color="auto" w:fill="auto"/>
            <w:noWrap/>
            <w:vAlign w:val="bottom"/>
            <w:hideMark/>
          </w:tcPr>
          <w:p w14:paraId="63089C7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FCN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&lt;EndNote&gt;&lt;Cite&gt;&lt;Author&gt;Long&lt;/Author&gt;&lt;Year&gt;2015&lt;/Year&gt;&lt;RecNum&gt;12&lt;/RecNum&gt;&lt;DisplayText&gt;(Long et al., 2015a)&lt;/DisplayText&gt;&lt;record&gt;&lt;rec-number&gt;12&lt;/rec-number&gt;&lt;foreign-keys&gt;&lt;key app="EN" db-id="fspe090xm2sf0nef9aapp9tezvaxx5av9vr9" timestamp="1604388852"&gt;12&lt;/key&gt;&lt;/foreign-keys&gt;&lt;ref-type name="Journal Article"&gt;17&lt;/ref-type&gt;&lt;contributors&gt;&lt;authors&gt;&lt;author&gt;Jonathan Long&lt;/author&gt;&lt;author&gt;Evan Shelhamer&lt;/author&gt;&lt;author&gt;Trevor Darrell&lt;/author&gt;&lt;/authors&gt;&lt;/contributors&gt;&lt;titles&gt;&lt;title&gt;Fully Convolutional Networks for Semantic Segmentation&lt;/title&gt;&lt;/titles&gt;&lt;dates&gt;&lt;year&gt;2015&lt;/year&gt;&lt;/dates&gt;&lt;urls&gt;&lt;/urls&gt;&lt;/record&gt;&lt;/Cite&gt;&lt;/EndNote&gt;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(Long et al., 2015a)</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5C676CD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VGG-16</w:t>
            </w:r>
          </w:p>
        </w:tc>
        <w:tc>
          <w:tcPr>
            <w:tcW w:w="1006" w:type="dxa"/>
            <w:shd w:val="clear" w:color="auto" w:fill="auto"/>
            <w:noWrap/>
            <w:vAlign w:val="bottom"/>
            <w:hideMark/>
          </w:tcPr>
          <w:p w14:paraId="06C6D49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62.2</w:t>
            </w:r>
          </w:p>
        </w:tc>
        <w:tc>
          <w:tcPr>
            <w:tcW w:w="510" w:type="dxa"/>
            <w:shd w:val="clear" w:color="auto" w:fill="auto"/>
            <w:noWrap/>
            <w:vAlign w:val="bottom"/>
            <w:hideMark/>
          </w:tcPr>
          <w:p w14:paraId="14D5601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A61D00" w:rsidRPr="008F601D" w14:paraId="2524F8D5" w14:textId="77777777" w:rsidTr="00135CC7">
        <w:trPr>
          <w:trHeight w:val="300"/>
          <w:jc w:val="center"/>
        </w:trPr>
        <w:tc>
          <w:tcPr>
            <w:tcW w:w="0" w:type="auto"/>
            <w:shd w:val="clear" w:color="auto" w:fill="auto"/>
            <w:noWrap/>
            <w:vAlign w:val="bottom"/>
            <w:hideMark/>
          </w:tcPr>
          <w:p w14:paraId="648148D8"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CRF-RNN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&lt;EndNote&gt;&lt;Cite&gt;&lt;Author&gt;Zheng&lt;/Author&gt;&lt;Year&gt;2015&lt;/Year&gt;&lt;RecNum&gt;252&lt;/RecNum&gt;&lt;DisplayText&gt;(Zheng et al., 2015)&lt;/DisplayText&gt;&lt;record&gt;&lt;rec-number&gt;252&lt;/rec-number&gt;&lt;foreign-keys&gt;&lt;key app="EN" db-id="9tzztt9fztrewoefrsoxzf5nddss0awxvzs0" timestamp="1592978869"&gt;252&lt;/key&gt;&lt;/foreign-keys&gt;&lt;ref-type name="Book"&gt;6&lt;/ref-type&gt;&lt;contributors&gt;&lt;authors&gt;&lt;author&gt;Zheng, Shuai&lt;/author&gt;&lt;author&gt;Jayasumana, Sadeep&lt;/author&gt;&lt;author&gt;Romera-Paredes, Bernardino&lt;/author&gt;&lt;author&gt;Vineet, Vibhav&lt;/author&gt;&lt;author&gt;Su, Zhizhong&lt;/author&gt;&lt;author&gt;Du, Dalong&lt;/author&gt;&lt;author&gt;Huang, Chang&lt;/author&gt;&lt;author&gt;Torr, Philip&lt;/author&gt;&lt;/authors&gt;&lt;/contributors&gt;&lt;titles&gt;&lt;title&gt;Conditional Random Fields as Recurrent Neural Networks&lt;/title&gt;&lt;/titles&gt;&lt;pages&gt;1529-1537&lt;/pages&gt;&lt;dates&gt;&lt;year&gt;2015&lt;/year&gt;&lt;/dates&gt;&lt;urls&gt;&lt;/urls&gt;&lt;electronic-resource-num&gt;10.1109/ICCV.2015.179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(Zheng et al., 2015)</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4ED46D7F"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undefined</w:t>
            </w:r>
          </w:p>
        </w:tc>
        <w:tc>
          <w:tcPr>
            <w:tcW w:w="1006" w:type="dxa"/>
            <w:shd w:val="clear" w:color="auto" w:fill="auto"/>
            <w:noWrap/>
            <w:vAlign w:val="bottom"/>
            <w:hideMark/>
          </w:tcPr>
          <w:p w14:paraId="4679719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72</w:t>
            </w:r>
          </w:p>
        </w:tc>
        <w:tc>
          <w:tcPr>
            <w:tcW w:w="510" w:type="dxa"/>
            <w:shd w:val="clear" w:color="auto" w:fill="auto"/>
            <w:noWrap/>
            <w:vAlign w:val="bottom"/>
            <w:hideMark/>
          </w:tcPr>
          <w:p w14:paraId="3C084AA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A61D00" w:rsidRPr="008F601D" w14:paraId="7F32FA86" w14:textId="77777777" w:rsidTr="00135CC7">
        <w:trPr>
          <w:trHeight w:val="300"/>
          <w:jc w:val="center"/>
        </w:trPr>
        <w:tc>
          <w:tcPr>
            <w:tcW w:w="0" w:type="auto"/>
            <w:shd w:val="clear" w:color="auto" w:fill="auto"/>
            <w:noWrap/>
            <w:vAlign w:val="bottom"/>
            <w:hideMark/>
          </w:tcPr>
          <w:p w14:paraId="166AC924"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CRF-RNN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&lt;EndNote&gt;&lt;Cite&gt;&lt;Author&gt;Zheng&lt;/Author&gt;&lt;Year&gt;2015&lt;/Year&gt;&lt;RecNum&gt;252&lt;/RecNum&gt;&lt;DisplayText&gt;(Zheng et al., 2015)&lt;/DisplayText&gt;&lt;record&gt;&lt;rec-number&gt;252&lt;/rec-number&gt;&lt;foreign-keys&gt;&lt;key app="EN" db-id="9tzztt9fztrewoefrsoxzf5nddss0awxvzs0" timestamp="1592978869"&gt;252&lt;/key&gt;&lt;/foreign-keys&gt;&lt;ref-type name="Book"&gt;6&lt;/ref-type&gt;&lt;contributors&gt;&lt;authors&gt;&lt;author&gt;Zheng, Shuai&lt;/author&gt;&lt;author&gt;Jayasumana, Sadeep&lt;/author&gt;&lt;author&gt;Romera-Paredes, Bernardino&lt;/author&gt;&lt;author&gt;Vineet, Vibhav&lt;/author&gt;&lt;author&gt;Su, Zhizhong&lt;/author&gt;&lt;author&gt;Du, Dalong&lt;/author&gt;&lt;author&gt;Huang, Chang&lt;/author&gt;&lt;author&gt;Torr, Philip&lt;/author&gt;&lt;/authors&gt;&lt;/contributors&gt;&lt;titles&gt;&lt;title&gt;Conditional Random Fields as Recurrent Neural Networks&lt;/title&gt;&lt;/titles&gt;&lt;pages&gt;1529-1537&lt;/pages&gt;&lt;dates&gt;&lt;year&gt;2015&lt;/year&gt;&lt;/dates&gt;&lt;urls&gt;&lt;/urls&gt;&lt;electronic-resource-num&gt;10.1109/ICCV.2015.179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(Zheng et al., 2015)</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19B321A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undefined</w:t>
            </w:r>
          </w:p>
        </w:tc>
        <w:tc>
          <w:tcPr>
            <w:tcW w:w="1006" w:type="dxa"/>
            <w:shd w:val="clear" w:color="auto" w:fill="auto"/>
            <w:noWrap/>
            <w:vAlign w:val="bottom"/>
            <w:hideMark/>
          </w:tcPr>
          <w:p w14:paraId="081FBB2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74.7</w:t>
            </w:r>
          </w:p>
        </w:tc>
        <w:tc>
          <w:tcPr>
            <w:tcW w:w="510" w:type="dxa"/>
            <w:shd w:val="clear" w:color="auto" w:fill="auto"/>
            <w:noWrap/>
            <w:vAlign w:val="bottom"/>
            <w:hideMark/>
          </w:tcPr>
          <w:p w14:paraId="445B575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A61D00" w:rsidRPr="008F601D" w14:paraId="738C2A03" w14:textId="77777777" w:rsidTr="00135CC7">
        <w:trPr>
          <w:trHeight w:val="300"/>
          <w:jc w:val="center"/>
        </w:trPr>
        <w:tc>
          <w:tcPr>
            <w:tcW w:w="0" w:type="auto"/>
            <w:shd w:val="clear" w:color="auto" w:fill="auto"/>
            <w:noWrap/>
            <w:vAlign w:val="bottom"/>
            <w:hideMark/>
          </w:tcPr>
          <w:p w14:paraId="61C1D6E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BoxSup</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&lt;EndNote&gt;&lt;Cite&gt;&lt;Author&gt;Dai&lt;/Author&gt;&lt;Year&gt;2015&lt;/Year&gt;&lt;RecNum&gt;242&lt;/RecNum&gt;&lt;DisplayText&gt;(Dai et al., 2015)&lt;/DisplayText&gt;&lt;record&gt;&lt;rec-number&gt;242&lt;/rec-number&gt;&lt;foreign-keys&gt;&lt;key app="EN" db-id="fspe090xm2sf0nef9aapp9tezvaxx5av9vr9" timestamp="1604388853"&gt;242&lt;/key&gt;&lt;/foreign-keys&gt;&lt;ref-type name="Conference Proceedings"&gt;10&lt;/ref-type&gt;&lt;contributors&gt;&lt;authors&gt;&lt;author&gt;J. Dai&lt;/author&gt;&lt;author&gt;K. He&lt;/author&gt;&lt;author&gt;J. Sun&lt;/author&gt;&lt;/authors&gt;&lt;/contributors&gt;&lt;titles&gt;&lt;title&gt;BoxSup: Exploiting Bounding Boxes to Supervise Convolutional Networks for Semantic Segmentation&lt;/title&gt;&lt;secondary-title&gt;2015 IEEE International Conference on Computer Vision (ICCV)&lt;/secondary-title&gt;&lt;alt-title&gt;2015 IEEE International Conference on Computer Vision (ICCV)&lt;/alt-title&gt;&lt;/titles&gt;&lt;pages&gt;1635-1643&lt;/pages&gt;&lt;keywords&gt;&lt;keyword&gt;image segmentation&lt;/keyword&gt;&lt;keyword&gt;neural nets&lt;/keyword&gt;&lt;keyword&gt;BoxSup&lt;/keyword&gt;&lt;keyword&gt;bounding boxes&lt;/keyword&gt;&lt;keyword&gt;convolutional networks&lt;/keyword&gt;&lt;keyword&gt;semantic segmentation&lt;/keyword&gt;&lt;keyword&gt;human-annotated mask&lt;/keyword&gt;&lt;keyword&gt;pixel-level segmentation mask&lt;/keyword&gt;&lt;keyword&gt;pixel-accurate supervision&lt;/keyword&gt;&lt;keyword&gt;bounding box annotations&lt;/keyword&gt;&lt;keyword&gt;convolutional network training&lt;/keyword&gt;&lt;keyword&gt;PASCAL VOC 2012&lt;/keyword&gt;&lt;keyword&gt;PASCAL-CONTEXT&lt;/keyword&gt;&lt;keyword&gt;Training&lt;/keyword&gt;&lt;keyword&gt;Semantics&lt;/keyword&gt;&lt;keyword&gt;Proposals&lt;/keyword&gt;&lt;keyword&gt;Labeling&lt;/keyword&gt;&lt;keyword&gt;Linear programming&lt;/keyword&gt;&lt;keyword&gt;Erbium&lt;/keyword&gt;&lt;/keywords&gt;&lt;dates&gt;&lt;year&gt;2015&lt;/year&gt;&lt;pub-dates&gt;&lt;date&gt;7-13 Dec. 2015&lt;/date&gt;&lt;/pub-dates&gt;&lt;/dates&gt;&lt;isbn&gt;2380-7504&lt;/isbn&gt;&lt;urls&gt;&lt;/urls&gt;&lt;electronic-resource-num&gt;10.1109/ICCV.2015.191&lt;/electronic-resource-num&gt;&lt;/record&gt;&lt;/Cite&gt;&lt;/EndNote&gt;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(Dai et al., 2015)</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645EF978"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undefined</w:t>
            </w:r>
          </w:p>
        </w:tc>
        <w:tc>
          <w:tcPr>
            <w:tcW w:w="1006" w:type="dxa"/>
            <w:shd w:val="clear" w:color="auto" w:fill="auto"/>
            <w:noWrap/>
            <w:vAlign w:val="bottom"/>
            <w:hideMark/>
          </w:tcPr>
          <w:p w14:paraId="2A95535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75.1</w:t>
            </w:r>
          </w:p>
        </w:tc>
        <w:tc>
          <w:tcPr>
            <w:tcW w:w="510" w:type="dxa"/>
            <w:shd w:val="clear" w:color="auto" w:fill="auto"/>
            <w:noWrap/>
            <w:vAlign w:val="bottom"/>
            <w:hideMark/>
          </w:tcPr>
          <w:p w14:paraId="3DAB669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A61D00" w:rsidRPr="008F601D" w14:paraId="5042FB4E" w14:textId="77777777" w:rsidTr="00135CC7">
        <w:trPr>
          <w:trHeight w:val="300"/>
          <w:jc w:val="center"/>
        </w:trPr>
        <w:tc>
          <w:tcPr>
            <w:tcW w:w="0" w:type="auto"/>
            <w:shd w:val="clear" w:color="auto" w:fill="auto"/>
            <w:noWrap/>
            <w:vAlign w:val="bottom"/>
            <w:hideMark/>
          </w:tcPr>
          <w:p w14:paraId="6334AFE5"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DPN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&lt;EndNote&gt;&lt;Cite&gt;&lt;Author&gt;Liu&lt;/Author&gt;&lt;Year&gt;2015&lt;/Year&gt;&lt;RecNum&gt;253&lt;/RecNum&gt;&lt;DisplayText&gt;(Liu et al., 2015)&lt;/DisplayText&gt;&lt;record&gt;&lt;rec-number&gt;253&lt;/rec-number&gt;&lt;foreign-keys&gt;&lt;key app="EN" db-id="9tzztt9fztrewoefrsoxzf5nddss0awxvzs0" timestamp="1592979523"&gt;253&lt;/key&gt;&lt;/foreign-keys&gt;&lt;ref-type name="Journal Article"&gt;17&lt;/ref-type&gt;&lt;contributors&gt;&lt;authors&gt;&lt;author&gt;Liu, Ziwei&lt;/author&gt;&lt;author&gt;Li, Xiaoxiao&lt;/author&gt;&lt;author&gt;Luo, Ping&lt;/author&gt;&lt;author&gt;Loy, Chen Change&lt;/author&gt;&lt;author&gt;Tang, Xiaoou&lt;/author&gt;&lt;/authors&gt;&lt;/contributors&gt;&lt;titles&gt;&lt;title&gt;Semantic Image Segmentation via Deep Parsing Network&lt;/title&gt;&lt;/titles&gt;&lt;dates&gt;&lt;year&gt;2015&lt;/year&gt;&lt;pub-dates&gt;&lt;date&gt;09/09&lt;/date&gt;&lt;/pub-dates&gt;&lt;/dates&gt;&lt;urls&gt;&lt;/urls&gt;&lt;electronic-resource-num&gt;10.1109/ICCV.2015.162&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(Liu et al., 2015)</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774CD94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undefined</w:t>
            </w:r>
          </w:p>
        </w:tc>
        <w:tc>
          <w:tcPr>
            <w:tcW w:w="1006" w:type="dxa"/>
            <w:shd w:val="clear" w:color="auto" w:fill="auto"/>
            <w:noWrap/>
            <w:vAlign w:val="bottom"/>
            <w:hideMark/>
          </w:tcPr>
          <w:p w14:paraId="5A395B8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77.5</w:t>
            </w:r>
          </w:p>
        </w:tc>
        <w:tc>
          <w:tcPr>
            <w:tcW w:w="510" w:type="dxa"/>
            <w:shd w:val="clear" w:color="auto" w:fill="auto"/>
            <w:noWrap/>
            <w:vAlign w:val="bottom"/>
            <w:hideMark/>
          </w:tcPr>
          <w:p w14:paraId="6578398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2015</w:t>
            </w:r>
          </w:p>
        </w:tc>
      </w:tr>
      <w:tr w:rsidR="00A61D00" w:rsidRPr="008F601D" w14:paraId="58AD462C" w14:textId="77777777" w:rsidTr="00135CC7">
        <w:trPr>
          <w:trHeight w:val="300"/>
          <w:jc w:val="center"/>
        </w:trPr>
        <w:tc>
          <w:tcPr>
            <w:tcW w:w="0" w:type="auto"/>
            <w:shd w:val="clear" w:color="auto" w:fill="auto"/>
            <w:noWrap/>
            <w:vAlign w:val="bottom"/>
            <w:hideMark/>
          </w:tcPr>
          <w:p w14:paraId="34AFB95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DeepLab</w:t>
            </w:r>
            <w:proofErr w:type="spellEnd"/>
            <w:r w:rsidRPr="008F601D">
              <w:rPr>
                <w:rFonts w:ascii="Times New Roman" w:eastAsia="SimSun" w:hAnsi="Times New Roman"/>
                <w:snapToGrid/>
                <w:color w:val="auto"/>
                <w:kern w:val="2"/>
                <w:lang w:eastAsia="zh-CN" w:bidi="ar-SA"/>
              </w:rPr>
              <w:t xml:space="preserve">-CRF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&lt;EndNote&gt;&lt;Cite&gt;&lt;Author&gt;Chen&lt;/Author&gt;&lt;Year&gt;2017&lt;/Year&gt;&lt;RecNum&gt;15&lt;/RecNum&gt;&lt;DisplayText&gt;(Chen et al., 2017a)&lt;/DisplayText&gt;&lt;record&gt;&lt;rec-number&gt;15&lt;/rec-number&gt;&lt;foreign-keys&gt;&lt;key app="EN" db-id="fspe090xm2sf0nef9aapp9tezvaxx5av9vr9" timestamp="1604388852"&gt;15&lt;/key&gt;&lt;/foreign-keys&gt;&lt;ref-type name="Journal Article"&gt;17&lt;/ref-type&gt;&lt;contributors&gt;&lt;authors&gt;&lt;author&gt;Liang-Chieh Chen&lt;/author&gt;&lt;author&gt;George Papandreou&lt;/author&gt;&lt;author&gt;Iasonas Kokkinos&lt;/author&gt;&lt;author&gt;Kevin Murphy&lt;/author&gt;&lt;author&gt;Alan L. Yuille&lt;/author&gt;&lt;/authors&gt;&lt;/contributors&gt;&lt;titles&gt;&lt;title&gt;DeepLab: Semantic Image Segmentation with Deep Convolutional Nets, Atrous Convolution, and Fully Connected CRFs&lt;/title&gt;&lt;secondary-title&gt;arXiv&lt;/secondary-title&gt;&lt;/titles&gt;&lt;periodical&gt;&lt;full-title&gt;ArXiv&lt;/full-title&gt;&lt;/periodical&gt;&lt;volume&gt;2&lt;/volume&gt;&lt;number&gt;1606.00915&lt;/number&gt;&lt;dates&gt;&lt;year&gt;2017&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(Chen et al., 2017a)</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546584C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55A2FDF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79.7</w:t>
            </w:r>
          </w:p>
        </w:tc>
        <w:tc>
          <w:tcPr>
            <w:tcW w:w="510" w:type="dxa"/>
            <w:shd w:val="clear" w:color="auto" w:fill="auto"/>
            <w:noWrap/>
            <w:vAlign w:val="bottom"/>
            <w:hideMark/>
          </w:tcPr>
          <w:p w14:paraId="68F6A1E2"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61451099" w14:textId="77777777" w:rsidTr="00135CC7">
        <w:trPr>
          <w:trHeight w:val="300"/>
          <w:jc w:val="center"/>
        </w:trPr>
        <w:tc>
          <w:tcPr>
            <w:tcW w:w="0" w:type="auto"/>
            <w:shd w:val="clear" w:color="auto" w:fill="auto"/>
            <w:noWrap/>
            <w:vAlign w:val="bottom"/>
            <w:hideMark/>
          </w:tcPr>
          <w:p w14:paraId="0A69F57B"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GCN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&lt;EndNote&gt;&lt;Cite&gt;&lt;Author&gt;Peng&lt;/Author&gt;&lt;Year&gt;2017&lt;/Year&gt;&lt;RecNum&gt;261&lt;/RecNum&gt;&lt;DisplayText&gt;(Peng et al., 2017)&lt;/DisplayText&gt;&lt;record&gt;&lt;rec-number&gt;261&lt;/rec-number&gt;&lt;foreign-keys&gt;&lt;key app="EN" db-id="9tzztt9fztrewoefrsoxzf5nddss0awxvzs0" timestamp="1603714381"&gt;261&lt;/key&gt;&lt;/foreign-keys&gt;&lt;ref-type name="Conference Proceedings"&gt;10&lt;/ref-type&gt;&lt;contributors&gt;&lt;authors&gt;&lt;author&gt;C. Peng&lt;/author&gt;&lt;author&gt;X. Zhang&lt;/author&gt;&lt;author&gt;G. Yu&lt;/author&gt;&lt;author&gt;G. Luo&lt;/author&gt;&lt;author&gt;J. Sun&lt;/author&gt;&lt;/authors&gt;&lt;/contributors&gt;&lt;titles&gt;&lt;title&gt;Large Kernel Matters — Improve Semantic Segmentation by Global Convolutional Network&lt;/title&gt;&lt;secondary-title&gt;2017 IEEE Conference on Computer Vision and Pattern Recognition (CVPR)&lt;/secondary-title&gt;&lt;alt-title&gt;2017 IEEE Conference on Computer Vision and Pattern Recognition (CVPR)&lt;/alt-title&gt;&lt;/titles&gt;&lt;pages&gt;1743-1751&lt;/pages&gt;&lt;keywords&gt;&lt;keyword&gt;feedforward neural nets&lt;/keyword&gt;&lt;keyword&gt;image classification&lt;/keyword&gt;&lt;keyword&gt;image segmentation&lt;/keyword&gt;&lt;keyword&gt;neural net architecture&lt;/keyword&gt;&lt;keyword&gt;object detection&lt;/keyword&gt;&lt;keyword&gt;kernel matters&lt;/keyword&gt;&lt;keyword&gt;semantic segmentation&lt;/keyword&gt;&lt;keyword&gt;global convolutional network&lt;/keyword&gt;&lt;keyword&gt;network architecture design&lt;/keyword&gt;&lt;keyword&gt;computational complexity&lt;/keyword&gt;&lt;keyword&gt;per-pixel prediction&lt;/keyword&gt;&lt;keyword&gt;effective receptive field&lt;/keyword&gt;&lt;keyword&gt;classification&lt;/keyword&gt;&lt;keyword&gt;design principle&lt;/keyword&gt;&lt;keyword&gt;residual-based boundary refinement&lt;/keyword&gt;&lt;keyword&gt;object boundaries&lt;/keyword&gt;&lt;keyword&gt;Semantics&lt;/keyword&gt;&lt;keyword&gt;Kernel&lt;/keyword&gt;&lt;keyword&gt;Feature extraction&lt;/keyword&gt;&lt;keyword&gt;Computational modeling&lt;/keyword&gt;&lt;keyword&gt;Standards&lt;/keyword&gt;&lt;/keywords&gt;&lt;dates&gt;&lt;year&gt;2017&lt;/year&gt;&lt;pub-dates&gt;&lt;date&gt;21-26 July 2017&lt;/date&gt;&lt;/pub-dates&gt;&lt;/dates&gt;&lt;isbn&gt;1063-6919&lt;/isbn&gt;&lt;urls&gt;&lt;/urls&gt;&lt;electronic-resource-num&gt;10.1109/CVPR.2017.189&lt;/electronic-resource-num&gt;&lt;/record&gt;&lt;/Cite&gt;&lt;/EndNote&gt;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(Peng et al., 2017)</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1DFB2DF4"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ResNet-152</w:t>
            </w:r>
          </w:p>
        </w:tc>
        <w:tc>
          <w:tcPr>
            <w:tcW w:w="1006" w:type="dxa"/>
            <w:shd w:val="clear" w:color="auto" w:fill="auto"/>
            <w:noWrap/>
            <w:vAlign w:val="bottom"/>
            <w:hideMark/>
          </w:tcPr>
          <w:p w14:paraId="481E9AF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82.2</w:t>
            </w:r>
          </w:p>
        </w:tc>
        <w:tc>
          <w:tcPr>
            <w:tcW w:w="510" w:type="dxa"/>
            <w:shd w:val="clear" w:color="auto" w:fill="auto"/>
            <w:noWrap/>
            <w:vAlign w:val="bottom"/>
            <w:hideMark/>
          </w:tcPr>
          <w:p w14:paraId="592AFD52"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1328BC1A" w14:textId="77777777" w:rsidTr="00135CC7">
        <w:trPr>
          <w:trHeight w:val="300"/>
          <w:jc w:val="center"/>
        </w:trPr>
        <w:tc>
          <w:tcPr>
            <w:tcW w:w="0" w:type="auto"/>
            <w:shd w:val="clear" w:color="auto" w:fill="auto"/>
            <w:noWrap/>
            <w:vAlign w:val="bottom"/>
            <w:hideMark/>
          </w:tcPr>
          <w:p w14:paraId="319AA74F" w14:textId="008F0744" w:rsidR="00A61D00" w:rsidRPr="008F601D" w:rsidRDefault="00A61D00" w:rsidP="00637329">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RefineNet</w:t>
            </w:r>
            <w:proofErr w:type="spellEnd"/>
            <w:r w:rsidR="00B40EE1" w:rsidRPr="008F601D">
              <w:rPr>
                <w:rFonts w:ascii="Times New Roman" w:eastAsia="SimSun" w:hAnsi="Times New Roman"/>
                <w:snapToGrid/>
                <w:color w:val="auto"/>
                <w:kern w:val="2"/>
                <w:lang w:eastAsia="zh-CN" w:bidi="ar-SA"/>
              </w:rPr>
              <w:fldChar w:fldCharType="begin"/>
            </w:r>
            <w:r w:rsidR="00637329">
              <w:rPr>
                <w:rFonts w:ascii="Times New Roman" w:eastAsia="SimSun" w:hAnsi="Times New Roman"/>
                <w:snapToGrid/>
                <w:color w:val="auto"/>
                <w:kern w:val="2"/>
                <w:lang w:eastAsia="zh-CN" w:bidi="ar-SA"/>
              </w:rPr>
              <w:instrText xml:space="preserve"> ADDIN EN.CITE &lt;EndNote&gt;&lt;Cite&gt;&lt;Author&gt;Lin&lt;/Author&gt;&lt;Year&gt;2017&lt;/Year&gt;&lt;RecNum&gt;262&lt;/RecNum&gt;&lt;DisplayText&gt;(Lin et al., 2017b)&lt;/DisplayText&gt;&lt;record&gt;&lt;rec-number&gt;262&lt;/rec-number&gt;&lt;foreign-keys&gt;&lt;key app="EN" db-id="9tzztt9fztrewoefrsoxzf5nddss0awxvzs0" timestamp="1603714669"&gt;262&lt;/key&gt;&lt;/foreign-keys&gt;&lt;ref-type name="Book"&gt;6&lt;/ref-type&gt;&lt;contributors&gt;&lt;authors&gt;&lt;author&gt;Lin, Guosheng&lt;/author&gt;&lt;author&gt;Milan, Anton&lt;/author&gt;&lt;author&gt;Shen, Chunhua&lt;/author&gt;&lt;author&gt;Reid, Ian&lt;/author&gt;&lt;/authors&gt;&lt;/contributors&gt;&lt;titles&gt;&lt;title&gt;RefineNet: Multi-path Refinement Networks for High-Resolution Semantic Segmentation&lt;/title&gt;&lt;/titles&gt;&lt;pages&gt;5168-5177&lt;/pages&gt;&lt;dates&gt;&lt;year&gt;2017&lt;/year&gt;&lt;/dates&gt;&lt;urls&gt;&lt;/urls&gt;&lt;electronic-resource-num&gt;10.1109/CVPR.2017.549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637329">
              <w:rPr>
                <w:rFonts w:ascii="Times New Roman" w:eastAsia="SimSun" w:hAnsi="Times New Roman"/>
                <w:noProof/>
                <w:snapToGrid/>
                <w:color w:val="auto"/>
                <w:kern w:val="2"/>
                <w:lang w:eastAsia="zh-CN" w:bidi="ar-SA"/>
              </w:rPr>
              <w:t>(Lin et al., 2017b)</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1511407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ResNet-152 </w:t>
            </w:r>
          </w:p>
        </w:tc>
        <w:tc>
          <w:tcPr>
            <w:tcW w:w="1006" w:type="dxa"/>
            <w:shd w:val="clear" w:color="auto" w:fill="auto"/>
            <w:noWrap/>
            <w:vAlign w:val="bottom"/>
            <w:hideMark/>
          </w:tcPr>
          <w:p w14:paraId="51E3DD7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84.2</w:t>
            </w:r>
          </w:p>
        </w:tc>
        <w:tc>
          <w:tcPr>
            <w:tcW w:w="510" w:type="dxa"/>
            <w:shd w:val="clear" w:color="auto" w:fill="auto"/>
            <w:noWrap/>
            <w:vAlign w:val="bottom"/>
            <w:hideMark/>
          </w:tcPr>
          <w:p w14:paraId="2DB4FBB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012BB934" w14:textId="77777777" w:rsidTr="00135CC7">
        <w:trPr>
          <w:trHeight w:val="300"/>
          <w:jc w:val="center"/>
        </w:trPr>
        <w:tc>
          <w:tcPr>
            <w:tcW w:w="0" w:type="auto"/>
            <w:shd w:val="clear" w:color="auto" w:fill="auto"/>
            <w:noWrap/>
            <w:vAlign w:val="bottom"/>
            <w:hideMark/>
          </w:tcPr>
          <w:p w14:paraId="1CC4DC28"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Wide </w:t>
            </w:r>
            <w:proofErr w:type="spellStart"/>
            <w:r w:rsidRPr="008F601D">
              <w:rPr>
                <w:rFonts w:ascii="Times New Roman" w:eastAsia="SimSun" w:hAnsi="Times New Roman"/>
                <w:snapToGrid/>
                <w:color w:val="auto"/>
                <w:kern w:val="2"/>
                <w:lang w:eastAsia="zh-CN" w:bidi="ar-SA"/>
              </w:rPr>
              <w:t>ResNet</w:t>
            </w:r>
            <w:proofErr w:type="spellEnd"/>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&lt;EndNote&gt;&lt;Cite&gt;&lt;Author&gt;Wu&lt;/Author&gt;&lt;Year&gt;2019&lt;/Year&gt;&lt;RecNum&gt;263&lt;/RecNum&gt;&lt;DisplayText&gt;(Wu et al., 2019)&lt;/DisplayText&gt;&lt;record&gt;&lt;rec-number&gt;263&lt;/rec-number&gt;&lt;foreign-keys&gt;&lt;key app="EN" db-id="9tzztt9fztrewoefrsoxzf5nddss0awxvzs0" timestamp="1603714836"&gt;263&lt;/key&gt;&lt;/foreign-keys&gt;&lt;ref-type name="Journal Article"&gt;17&lt;/ref-type&gt;&lt;contributors&gt;&lt;authors&gt;&lt;author&gt;Wu, Zifeng&lt;/author&gt;&lt;author&gt;Shen, Chunhua&lt;/author&gt;&lt;author&gt;van den Hengel, Anton&lt;/author&gt;&lt;/authors&gt;&lt;/contributors&gt;&lt;titles&gt;&lt;title&gt;Wider or Deeper: Revisiting the ResNet Model for Visual Recognition&lt;/title&gt;&lt;secondary-title&gt;Pattern Recognition&lt;/secondary-title&gt;&lt;/titles&gt;&lt;periodical&gt;&lt;full-title&gt;Pattern Recognition&lt;/full-title&gt;&lt;/periodical&gt;&lt;pages&gt;119-133&lt;/pages&gt;&lt;volume&gt;90&lt;/volume&gt;&lt;keywords&gt;&lt;keyword&gt;Image classification&lt;/keyword&gt;&lt;keyword&gt;Semantic segmentation&lt;/keyword&gt;&lt;keyword&gt;Residual network&lt;/keyword&gt;&lt;/keywords&gt;&lt;dates&gt;&lt;year&gt;2019&lt;/year&gt;&lt;pub-dates&gt;&lt;date&gt;2019/06/01/&lt;/date&gt;&lt;/pub-dates&gt;&lt;/dates&gt;&lt;isbn&gt;0031-3203&lt;/isbn&gt;&lt;urls&gt;&lt;related-urls&gt;&lt;url&gt;http://www.sciencedirect.com/science/article/pii/S0031320319300135&lt;/url&gt;&lt;/related-urls&gt;&lt;/urls&gt;&lt;electronic-resource-num&gt;https://doi.org/10.1016/j.patcog.2019.01.006&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(Wu et al., 2019)</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473EB28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WideResNet-38</w:t>
            </w:r>
          </w:p>
        </w:tc>
        <w:tc>
          <w:tcPr>
            <w:tcW w:w="1006" w:type="dxa"/>
            <w:shd w:val="clear" w:color="auto" w:fill="auto"/>
            <w:noWrap/>
            <w:vAlign w:val="bottom"/>
            <w:hideMark/>
          </w:tcPr>
          <w:p w14:paraId="4B5420F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84.9</w:t>
            </w:r>
          </w:p>
        </w:tc>
        <w:tc>
          <w:tcPr>
            <w:tcW w:w="510" w:type="dxa"/>
            <w:shd w:val="clear" w:color="auto" w:fill="auto"/>
            <w:noWrap/>
            <w:vAlign w:val="bottom"/>
            <w:hideMark/>
          </w:tcPr>
          <w:p w14:paraId="75816C7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7773049C" w14:textId="77777777" w:rsidTr="00135CC7">
        <w:trPr>
          <w:trHeight w:val="300"/>
          <w:jc w:val="center"/>
        </w:trPr>
        <w:tc>
          <w:tcPr>
            <w:tcW w:w="0" w:type="auto"/>
            <w:shd w:val="clear" w:color="auto" w:fill="auto"/>
            <w:noWrap/>
            <w:vAlign w:val="bottom"/>
            <w:hideMark/>
          </w:tcPr>
          <w:p w14:paraId="056C9F97"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PSPNet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&lt;EndNote&gt;&lt;Cite&gt;&lt;Author&gt;Zhao&lt;/Author&gt;&lt;Year&gt;2017&lt;/Year&gt;&lt;RecNum&gt;264&lt;/RecNum&gt;&lt;DisplayText&gt;(Zhao et al., 2017)&lt;/DisplayText&gt;&lt;record&gt;&lt;rec-number&gt;264&lt;/rec-number&gt;&lt;foreign-keys&gt;&lt;key app="EN" db-id="9tzztt9fztrewoefrsoxzf5nddss0awxvzs0" timestamp="1603715009"&gt;264&lt;/key&gt;&lt;/foreign-keys&gt;&lt;ref-type name="Conference Proceedings"&gt;10&lt;/ref-type&gt;&lt;contributors&gt;&lt;authors&gt;&lt;author&gt;H. Zhao&lt;/author&gt;&lt;author&gt;J. Shi&lt;/author&gt;&lt;author&gt;X. Qi&lt;/author&gt;&lt;author&gt;X. Wang&lt;/author&gt;&lt;author&gt;J. Jia&lt;/author&gt;&lt;/authors&gt;&lt;/contributors&gt;&lt;titles&gt;&lt;title&gt;Pyramid Scene Parsing Network&lt;/title&gt;&lt;secondary-title&gt;2017 IEEE Conference on Computer Vision and Pattern Recognition (CVPR)&lt;/secondary-title&gt;&lt;alt-title&gt;2017 IEEE Conference on Computer Vision and Pattern Recognition (CVPR)&lt;/alt-title&gt;&lt;/titles&gt;&lt;pages&gt;6230-6239&lt;/pages&gt;&lt;keywords&gt;&lt;keyword&gt;feature extraction&lt;/keyword&gt;&lt;keyword&gt;image classification&lt;/keyword&gt;&lt;keyword&gt;image representation&lt;/keyword&gt;&lt;keyword&gt;image segmentation&lt;/keyword&gt;&lt;keyword&gt;learning (artificial intelligence)&lt;/keyword&gt;&lt;keyword&gt;object detection&lt;/keyword&gt;&lt;keyword&gt;pyramid scene parsing network&lt;/keyword&gt;&lt;keyword&gt;ImageNet scene parsing challenge&lt;/keyword&gt;&lt;keyword&gt;scene parsing task&lt;/keyword&gt;&lt;keyword&gt;global prior representation&lt;/keyword&gt;&lt;keyword&gt;PSPNet&lt;/keyword&gt;&lt;keyword&gt;pyramid pooling module&lt;/keyword&gt;&lt;keyword&gt;global context information&lt;/keyword&gt;&lt;keyword&gt;unrestricted open vocabulary&lt;/keyword&gt;&lt;keyword&gt;Semantics&lt;/keyword&gt;&lt;keyword&gt;Neural networks&lt;/keyword&gt;&lt;keyword&gt;Convolution&lt;/keyword&gt;&lt;keyword&gt;Automobiles&lt;/keyword&gt;&lt;/keywords&gt;&lt;dates&gt;&lt;year&gt;2017&lt;/year&gt;&lt;pub-dates&gt;&lt;date&gt;21-26 July 2017&lt;/date&gt;&lt;/pub-dates&gt;&lt;/dates&gt;&lt;isbn&gt;1063-6919&lt;/isbn&gt;&lt;urls&gt;&lt;/urls&gt;&lt;electronic-resource-num&gt;10.1109/CVPR.2017.660&lt;/electronic-resource-num&gt;&lt;/record&gt;&lt;/Cite&gt;&lt;/EndNote&gt;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(Zhao et al., 2017)</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333310F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491EA00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85.4</w:t>
            </w:r>
          </w:p>
        </w:tc>
        <w:tc>
          <w:tcPr>
            <w:tcW w:w="510" w:type="dxa"/>
            <w:shd w:val="clear" w:color="auto" w:fill="auto"/>
            <w:noWrap/>
            <w:vAlign w:val="bottom"/>
            <w:hideMark/>
          </w:tcPr>
          <w:p w14:paraId="36EE850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7ACB5BBF" w14:textId="77777777" w:rsidTr="00135CC7">
        <w:trPr>
          <w:trHeight w:val="300"/>
          <w:jc w:val="center"/>
        </w:trPr>
        <w:tc>
          <w:tcPr>
            <w:tcW w:w="0" w:type="auto"/>
            <w:shd w:val="clear" w:color="auto" w:fill="auto"/>
            <w:noWrap/>
            <w:vAlign w:val="bottom"/>
            <w:hideMark/>
          </w:tcPr>
          <w:p w14:paraId="1284BA0E"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DeeplabV3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&lt;EndNote&gt;&lt;Cite&gt;&lt;Author&gt;Chen&lt;/Author&gt;&lt;Year&gt;2017&lt;/Year&gt;&lt;RecNum&gt;516&lt;/RecNum&gt;&lt;DisplayText&gt;(Chen et al., 2017b)&lt;/DisplayText&gt;&lt;record&gt;&lt;rec-number&gt;516&lt;/rec-number&gt;&lt;foreign-keys&gt;&lt;key app="EN" db-id="9tzztt9fztrewoefrsoxzf5nddss0awxvzs0" timestamp="1603720353"&gt;516&lt;/key&gt;&lt;/foreign-keys&gt;&lt;ref-type name="Journal Article"&gt;17&lt;/ref-type&gt;&lt;contributors&gt;&lt;authors&gt;&lt;author&gt;Chen, Liang-Chieh&lt;/author&gt;&lt;author&gt;Papandreou, George&lt;/author&gt;&lt;author&gt;Schroff, Florian&lt;/author&gt;&lt;author&gt;Adam, Hartwig&lt;/author&gt;&lt;/authors&gt;&lt;/contributors&gt;&lt;titles&gt;&lt;title&gt;Rethinking Atrous Convolution for Semantic Image Segmentation&lt;/title&gt;&lt;/titles&gt;&lt;dates&gt;&lt;year&gt;2017&lt;/year&gt;&lt;pub-dates&gt;&lt;date&gt;06/17&lt;/date&gt;&lt;/pub-dates&gt;&lt;/dates&gt;&lt;urls&gt;&lt;/urls&gt;&lt;/record&gt;&lt;/Cite&gt;&lt;/EndNote&gt;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(Chen et al., 2017b)</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08E2556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6DF3DBC2"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85.7</w:t>
            </w:r>
          </w:p>
        </w:tc>
        <w:tc>
          <w:tcPr>
            <w:tcW w:w="510" w:type="dxa"/>
            <w:shd w:val="clear" w:color="auto" w:fill="auto"/>
            <w:noWrap/>
            <w:vAlign w:val="bottom"/>
            <w:hideMark/>
          </w:tcPr>
          <w:p w14:paraId="3F42A54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06FB1CF8" w14:textId="77777777" w:rsidTr="00135CC7">
        <w:trPr>
          <w:trHeight w:val="300"/>
          <w:jc w:val="center"/>
        </w:trPr>
        <w:tc>
          <w:tcPr>
            <w:tcW w:w="0" w:type="auto"/>
            <w:shd w:val="clear" w:color="auto" w:fill="auto"/>
            <w:noWrap/>
            <w:vAlign w:val="bottom"/>
            <w:hideMark/>
          </w:tcPr>
          <w:p w14:paraId="668BAF1D"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PSANet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&lt;EndNote&gt;&lt;Cite&gt;&lt;Author&gt;Zhao&lt;/Author&gt;&lt;Year&gt;2018&lt;/Year&gt;&lt;RecNum&gt;722&lt;/RecNum&gt;&lt;DisplayText&gt;(Zhao et al., 2018)&lt;/DisplayText&gt;&lt;record&gt;&lt;rec-number&gt;722&lt;/rec-number&gt;&lt;foreign-keys&gt;&lt;key app="EN" db-id="9tzztt9fztrewoefrsoxzf5nddss0awxvzs0" timestamp="1603720839"&gt;722&lt;/key&gt;&lt;/foreign-keys&gt;&lt;ref-type name="Book Section"&gt;5&lt;/ref-type&gt;&lt;contributors&gt;&lt;authors&gt;&lt;author&gt;Zhao, Hengshuang&lt;/author&gt;&lt;author&gt;Zhang, Yi&lt;/author&gt;&lt;author&gt;Liu, Shu&lt;/author&gt;&lt;author&gt;Shi, Jianping&lt;/author&gt;&lt;author&gt;Loy, Chen Change&lt;/author&gt;&lt;author&gt;Lin, Dahua&lt;/author&gt;&lt;author&gt;Jia, Jiaya&lt;/author&gt;&lt;/authors&gt;&lt;/contributors&gt;&lt;titles&gt;&lt;title&gt;PSANet: Point-wise Spatial Attention Network for Scene Parsing: 15th European Conference, Munich, Germany, September 8–14, 2018, Proceedings, Part IX&lt;/title&gt;&lt;/titles&gt;&lt;pages&gt;270-286&lt;/pages&gt;&lt;dates&gt;&lt;year&gt;2018&lt;/year&gt;&lt;/dates&gt;&lt;isbn&gt;978-3-030-01239-7&lt;/isbn&gt;&lt;urls&gt;&lt;/urls&gt;&lt;electronic-resource-num&gt;10.1007/978-3-030-01240-3_17&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(Zhao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17C9C7C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3301C16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85.7</w:t>
            </w:r>
          </w:p>
        </w:tc>
        <w:tc>
          <w:tcPr>
            <w:tcW w:w="510" w:type="dxa"/>
            <w:shd w:val="clear" w:color="auto" w:fill="auto"/>
            <w:noWrap/>
            <w:vAlign w:val="bottom"/>
            <w:hideMark/>
          </w:tcPr>
          <w:p w14:paraId="6565A1C0" w14:textId="058F6008"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2018</w:t>
            </w:r>
          </w:p>
        </w:tc>
      </w:tr>
      <w:tr w:rsidR="00A61D00" w:rsidRPr="008F601D" w14:paraId="6C759F54" w14:textId="77777777" w:rsidTr="00135CC7">
        <w:trPr>
          <w:trHeight w:val="300"/>
          <w:jc w:val="center"/>
        </w:trPr>
        <w:tc>
          <w:tcPr>
            <w:tcW w:w="0" w:type="auto"/>
            <w:shd w:val="clear" w:color="auto" w:fill="auto"/>
            <w:noWrap/>
            <w:vAlign w:val="bottom"/>
            <w:hideMark/>
          </w:tcPr>
          <w:p w14:paraId="6A92FDE1"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DFN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&lt;EndNote&gt;&lt;Cite&gt;&lt;Author&gt;Yu&lt;/Author&gt;&lt;Year&gt;2018&lt;/Year&gt;&lt;RecNum&gt;723&lt;/RecNum&gt;&lt;DisplayText&gt;(Yu et al., 2018)&lt;/DisplayText&gt;&lt;record&gt;&lt;rec-number&gt;723&lt;/rec-number&gt;&lt;foreign-keys&gt;&lt;key app="EN" db-id="9tzztt9fztrewoefrsoxzf5nddss0awxvzs0" timestamp="1603721397"&gt;723&lt;/key&gt;&lt;/foreign-keys&gt;&lt;ref-type name="Conference Proceedings"&gt;10&lt;/ref-type&gt;&lt;contributors&gt;&lt;authors&gt;&lt;author&gt;C. Yu&lt;/author&gt;&lt;author&gt;J. Wang&lt;/author&gt;&lt;author&gt;C. Peng&lt;/author&gt;&lt;author&gt;C. Gao&lt;/author&gt;&lt;author&gt;G. Yu&lt;/author&gt;&lt;author&gt;N. Sang&lt;/author&gt;&lt;/authors&gt;&lt;/contributors&gt;&lt;titles&gt;&lt;title&gt;Learning a Discriminative Feature Network for Semantic Segmentation&lt;/title&gt;&lt;secondary-title&gt;2018 IEEE/CVF Conference on Computer Vision and Pattern Recognition&lt;/secondary-title&gt;&lt;alt-title&gt;2018 IEEE/CVF Conference on Computer Vision and Pattern Recognition&lt;/alt-title&gt;&lt;/titles&gt;&lt;pages&gt;1857-1866&lt;/pages&gt;&lt;keywords&gt;&lt;keyword&gt;image representation&lt;/keyword&gt;&lt;keyword&gt;image segmentation&lt;/keyword&gt;&lt;keyword&gt;learning (artificial intelligence)&lt;/keyword&gt;&lt;keyword&gt;semantic segmentation&lt;/keyword&gt;&lt;keyword&gt;inter-class indistinction&lt;/keyword&gt;&lt;keyword&gt;Smooth Network&lt;/keyword&gt;&lt;keyword&gt;Border Network&lt;/keyword&gt;&lt;keyword&gt;intra-class inconsistency problem&lt;/keyword&gt;&lt;keyword&gt;bilateral features&lt;/keyword&gt;&lt;keyword&gt;deep semantic boundary supervision&lt;/keyword&gt;&lt;keyword&gt;Discriminative Feature Network learning&lt;/keyword&gt;&lt;keyword&gt;channel attention block&lt;/keyword&gt;&lt;keyword&gt;lobal average pooling&lt;/keyword&gt;&lt;keyword&gt;PASCAL VOC 2012&lt;/keyword&gt;&lt;keyword&gt;Cityscapes dataset&lt;/keyword&gt;&lt;keyword&gt;Semantics&lt;/keyword&gt;&lt;keyword&gt;Task analysis&lt;/keyword&gt;&lt;keyword&gt;Feature extraction&lt;/keyword&gt;&lt;keyword&gt;Convolution&lt;/keyword&gt;&lt;keyword&gt;Computer architecture&lt;/keyword&gt;&lt;keyword&gt;Computer vision&lt;/keyword&gt;&lt;keyword&gt;Benchmark testing&lt;/keyword&gt;&lt;/keywords&gt;&lt;dates&gt;&lt;year&gt;2018&lt;/year&gt;&lt;pub-dates&gt;&lt;date&gt;18-23 June 2018&lt;/date&gt;&lt;/pub-dates&gt;&lt;/dates&gt;&lt;isbn&gt;2575-7075&lt;/isbn&gt;&lt;urls&gt;&lt;/urls&gt;&lt;electronic-resource-num&gt;10.1109/CVPR.2018.00199&lt;/electronic-resource-num&gt;&lt;/record&gt;&lt;/Cite&gt;&lt;/EndNote&gt;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(Yu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24228BE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ResNet-101</w:t>
            </w:r>
          </w:p>
        </w:tc>
        <w:tc>
          <w:tcPr>
            <w:tcW w:w="1006" w:type="dxa"/>
            <w:shd w:val="clear" w:color="auto" w:fill="auto"/>
            <w:noWrap/>
            <w:vAlign w:val="bottom"/>
            <w:hideMark/>
          </w:tcPr>
          <w:p w14:paraId="5C5D5390"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82.7</w:t>
            </w:r>
          </w:p>
        </w:tc>
        <w:tc>
          <w:tcPr>
            <w:tcW w:w="510" w:type="dxa"/>
            <w:shd w:val="clear" w:color="auto" w:fill="auto"/>
            <w:noWrap/>
            <w:vAlign w:val="bottom"/>
            <w:hideMark/>
          </w:tcPr>
          <w:p w14:paraId="035B9BD3" w14:textId="6863BFA3"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2018</w:t>
            </w:r>
          </w:p>
        </w:tc>
      </w:tr>
      <w:tr w:rsidR="00A61D00" w:rsidRPr="008F601D" w14:paraId="394D2119" w14:textId="77777777" w:rsidTr="00135CC7">
        <w:trPr>
          <w:trHeight w:val="300"/>
          <w:jc w:val="center"/>
        </w:trPr>
        <w:tc>
          <w:tcPr>
            <w:tcW w:w="0" w:type="auto"/>
            <w:shd w:val="clear" w:color="auto" w:fill="auto"/>
            <w:noWrap/>
            <w:vAlign w:val="bottom"/>
            <w:hideMark/>
          </w:tcPr>
          <w:p w14:paraId="776E43C3"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Exfuse</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&lt;EndNote&gt;&lt;Cite&gt;&lt;Author&gt;Zhang&lt;/Author&gt;&lt;Year&gt;2018&lt;/Year&gt;&lt;RecNum&gt;724&lt;/RecNum&gt;&lt;DisplayText&gt;(Zhang et al., 2018)&lt;/DisplayText&gt;&lt;record&gt;&lt;rec-number&gt;724&lt;/rec-number&gt;&lt;foreign-keys&gt;&lt;key app="EN" db-id="9tzztt9fztrewoefrsoxzf5nddss0awxvzs0" timestamp="1603721600"&gt;724&lt;/key&gt;&lt;/foreign-keys&gt;&lt;ref-type name="Journal Article"&gt;17&lt;/ref-type&gt;&lt;contributors&gt;&lt;authors&gt;&lt;author&gt;Zhang, Zhenli&lt;/author&gt;&lt;author&gt;Zhang, Xiangyu&lt;/author&gt;&lt;author&gt;Peng, Chao&lt;/author&gt;&lt;author&gt;Cheng, Dazhi&lt;/author&gt;&lt;author&gt;Sun, Jian&lt;/author&gt;&lt;/authors&gt;&lt;/contributors&gt;&lt;titles&gt;&lt;title&gt;ExFuse: Enhancing Feature Fusion for Semantic Segmentation&lt;/title&gt;&lt;/titles&gt;&lt;dates&gt;&lt;year&gt;2018&lt;/year&gt;&lt;pub-dates&gt;&lt;date&gt;04/11&lt;/date&gt;&lt;/pub-dates&gt;&lt;/dates&gt;&lt;urls&gt;&lt;/urls&gt;&lt;/record&gt;&lt;/Cite&gt;&lt;/EndNote&gt;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(Zhang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5C2A7F8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656C643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86.2</w:t>
            </w:r>
          </w:p>
        </w:tc>
        <w:tc>
          <w:tcPr>
            <w:tcW w:w="510" w:type="dxa"/>
            <w:shd w:val="clear" w:color="auto" w:fill="auto"/>
            <w:noWrap/>
            <w:vAlign w:val="bottom"/>
            <w:hideMark/>
          </w:tcPr>
          <w:p w14:paraId="0A4CA470"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126B947D" w14:textId="77777777" w:rsidTr="00135CC7">
        <w:trPr>
          <w:trHeight w:val="300"/>
          <w:jc w:val="center"/>
        </w:trPr>
        <w:tc>
          <w:tcPr>
            <w:tcW w:w="0" w:type="auto"/>
            <w:shd w:val="clear" w:color="auto" w:fill="auto"/>
            <w:noWrap/>
            <w:vAlign w:val="bottom"/>
            <w:hideMark/>
          </w:tcPr>
          <w:p w14:paraId="5EFB8FB3"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SDN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&lt;EndNote&gt;&lt;Cite&gt;&lt;Author&gt;Fu&lt;/Author&gt;&lt;Year&gt;2017&lt;/Year&gt;&lt;RecNum&gt;725&lt;/RecNum&gt;&lt;DisplayText&gt;(Fu et al., 2017b)&lt;/DisplayText&gt;&lt;record&gt;&lt;rec-number&gt;725&lt;/rec-number&gt;&lt;foreign-keys&gt;&lt;key app="EN" db-id="9tzztt9fztrewoefrsoxzf5nddss0awxvzs0" timestamp="1603721811"&gt;725&lt;/key&gt;&lt;/foreign-keys&gt;&lt;ref-type name="Journal Article"&gt;17&lt;/ref-type&gt;&lt;contributors&gt;&lt;authors&gt;&lt;author&gt;Fu, Jun&lt;/author&gt;&lt;author&gt;Liu, Jing&lt;/author&gt;&lt;author&gt;Wang, Yuhang&lt;/author&gt;&lt;author&gt;Lu, Hanqing&lt;/author&gt;&lt;/authors&gt;&lt;/contributors&gt;&lt;titles&gt;&lt;title&gt;Stacked Deconvolutional Network for Semantic Segmentation&lt;/title&gt;&lt;secondary-title&gt;IEEE Transactions on Image Processing&lt;/secondary-title&gt;&lt;/titles&gt;&lt;periodical&gt;&lt;full-title&gt;IEEE Transactions on Image Processing&lt;/full-title&gt;&lt;/periodical&gt;&lt;volume&gt;PP&lt;/volume&gt;&lt;dates&gt;&lt;year&gt;2017&lt;/year&gt;&lt;pub-dates&gt;&lt;date&gt;08/16&lt;/date&gt;&lt;/pub-dates&gt;&lt;/dates&gt;&lt;urls&gt;&lt;/urls&gt;&lt;electronic-resource-num&gt;10.1109/TIP.2019.2895460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925E0C" w:rsidRPr="008F601D">
              <w:rPr>
                <w:rFonts w:ascii="Times New Roman" w:eastAsia="SimSun" w:hAnsi="Times New Roman"/>
                <w:noProof/>
                <w:snapToGrid/>
                <w:color w:val="auto"/>
                <w:kern w:val="2"/>
                <w:lang w:eastAsia="zh-CN" w:bidi="ar-SA"/>
              </w:rPr>
              <w:t>(Fu et al., 2017b)</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73C4BB2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DenseNet-161 </w:t>
            </w:r>
          </w:p>
        </w:tc>
        <w:tc>
          <w:tcPr>
            <w:tcW w:w="1006" w:type="dxa"/>
            <w:shd w:val="clear" w:color="auto" w:fill="auto"/>
            <w:noWrap/>
            <w:vAlign w:val="bottom"/>
            <w:hideMark/>
          </w:tcPr>
          <w:p w14:paraId="5D4C2A3F"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83.5</w:t>
            </w:r>
          </w:p>
        </w:tc>
        <w:tc>
          <w:tcPr>
            <w:tcW w:w="510" w:type="dxa"/>
            <w:shd w:val="clear" w:color="auto" w:fill="auto"/>
            <w:noWrap/>
            <w:vAlign w:val="bottom"/>
            <w:hideMark/>
          </w:tcPr>
          <w:p w14:paraId="4DFD888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3407BDA2" w14:textId="77777777" w:rsidTr="00135CC7">
        <w:trPr>
          <w:trHeight w:val="300"/>
          <w:jc w:val="center"/>
        </w:trPr>
        <w:tc>
          <w:tcPr>
            <w:tcW w:w="0" w:type="auto"/>
            <w:shd w:val="clear" w:color="auto" w:fill="auto"/>
            <w:noWrap/>
            <w:vAlign w:val="bottom"/>
            <w:hideMark/>
          </w:tcPr>
          <w:p w14:paraId="442C3309"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SDN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&lt;EndNote&gt;&lt;Cite&gt;&lt;Author&gt;Fu&lt;/Author&gt;&lt;Year&gt;2017&lt;/Year&gt;&lt;RecNum&gt;725&lt;/RecNum&gt;&lt;DisplayText&gt;(Fu et al., 2017b)&lt;/DisplayText&gt;&lt;record&gt;&lt;rec-number&gt;725&lt;/rec-number&gt;&lt;foreign-keys&gt;&lt;key app="EN" db-id="9tzztt9fztrewoefrsoxzf5nddss0awxvzs0" timestamp="1603721811"&gt;725&lt;/key&gt;&lt;/foreign-keys&gt;&lt;ref-type name="Journal Article"&gt;17&lt;/ref-type&gt;&lt;contributors&gt;&lt;authors&gt;&lt;author&gt;Fu, Jun&lt;/author&gt;&lt;author&gt;Liu, Jing&lt;/author&gt;&lt;author&gt;Wang, Yuhang&lt;/author&gt;&lt;author&gt;Lu, Hanqing&lt;/author&gt;&lt;/authors&gt;&lt;/contributors&gt;&lt;titles&gt;&lt;title&gt;Stacked Deconvolutional Network for Semantic Segmentation&lt;/title&gt;&lt;secondary-title&gt;IEEE Transactions on Image Processing&lt;/secondary-title&gt;&lt;/titles&gt;&lt;periodical&gt;&lt;full-title&gt;IEEE Transactions on Image Processing&lt;/full-title&gt;&lt;/periodical&gt;&lt;volume&gt;PP&lt;/volume&gt;&lt;dates&gt;&lt;year&gt;2017&lt;/year&gt;&lt;pub-dates&gt;&lt;date&gt;08/16&lt;/date&gt;&lt;/pub-dates&gt;&lt;/dates&gt;&lt;urls&gt;&lt;/urls&gt;&lt;electronic-resource-num&gt;10.1109/TIP.2019.2895460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925E0C" w:rsidRPr="008F601D">
              <w:rPr>
                <w:rFonts w:ascii="Times New Roman" w:eastAsia="SimSun" w:hAnsi="Times New Roman"/>
                <w:noProof/>
                <w:snapToGrid/>
                <w:color w:val="auto"/>
                <w:kern w:val="2"/>
                <w:lang w:eastAsia="zh-CN" w:bidi="ar-SA"/>
              </w:rPr>
              <w:t>(Fu et al., 2017b)</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6EAEBFE0" w14:textId="55BBBAE9"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DenseNet-161 </w:t>
            </w:r>
          </w:p>
        </w:tc>
        <w:tc>
          <w:tcPr>
            <w:tcW w:w="1006" w:type="dxa"/>
            <w:shd w:val="clear" w:color="auto" w:fill="auto"/>
            <w:noWrap/>
            <w:vAlign w:val="bottom"/>
            <w:hideMark/>
          </w:tcPr>
          <w:p w14:paraId="4103EBE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86.6</w:t>
            </w:r>
          </w:p>
        </w:tc>
        <w:tc>
          <w:tcPr>
            <w:tcW w:w="510" w:type="dxa"/>
            <w:shd w:val="clear" w:color="auto" w:fill="auto"/>
            <w:noWrap/>
            <w:vAlign w:val="bottom"/>
            <w:hideMark/>
          </w:tcPr>
          <w:p w14:paraId="4E7D328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5DB74EC5" w14:textId="77777777" w:rsidTr="00135CC7">
        <w:trPr>
          <w:trHeight w:val="300"/>
          <w:jc w:val="center"/>
        </w:trPr>
        <w:tc>
          <w:tcPr>
            <w:tcW w:w="0" w:type="auto"/>
            <w:shd w:val="clear" w:color="auto" w:fill="auto"/>
            <w:noWrap/>
            <w:vAlign w:val="bottom"/>
            <w:hideMark/>
          </w:tcPr>
          <w:p w14:paraId="2802B4DD"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DM-Net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&lt;EndNote&gt;&lt;Cite&gt;&lt;Author&gt;He&lt;/Author&gt;&lt;Year&gt;2019&lt;/Year&gt;&lt;RecNum&gt;726&lt;/RecNum&gt;&lt;DisplayText&gt;(He et al., 2019a)&lt;/DisplayText&gt;&lt;record&gt;&lt;rec-number&gt;726&lt;/rec-number&gt;&lt;foreign-keys&gt;&lt;key app="EN" db-id="9tzztt9fztrewoefrsoxzf5nddss0awxvzs0" timestamp="1603722035"&gt;726&lt;/key&gt;&lt;/foreign-keys&gt;&lt;ref-type name="Conference Proceedings"&gt;10&lt;/ref-type&gt;&lt;contributors&gt;&lt;authors&gt;&lt;author&gt;J. He&lt;/author&gt;&lt;author&gt;Z. Deng&lt;/author&gt;&lt;author&gt;Y. Qiao&lt;/author&gt;&lt;/authors&gt;&lt;/contributors&gt;&lt;titles&gt;&lt;title&gt;Dynamic Multi-Scale Filters for Semantic Segmentation&lt;/title&gt;&lt;secondary-title&gt;2019 IEEE/CVF International Conference on Computer Vision (ICCV)&lt;/secondary-title&gt;&lt;alt-title&gt;2019 IEEE/CVF International Conference on Computer Vision (ICCV)&lt;/alt-title&gt;&lt;/titles&gt;&lt;pages&gt;3561-3571&lt;/pages&gt;&lt;keywords&gt;&lt;keyword&gt;convolutional neural nets&lt;/keyword&gt;&lt;keyword&gt;image filtering&lt;/keyword&gt;&lt;keyword&gt;image representation&lt;/keyword&gt;&lt;keyword&gt;image segmentation&lt;/keyword&gt;&lt;keyword&gt;Dynamic multiscale filters&lt;/keyword&gt;&lt;keyword&gt;multiscale representation&lt;/keyword&gt;&lt;keyword&gt;dilated filters&lt;/keyword&gt;&lt;keyword&gt;Dynamic Multiscale Network&lt;/keyword&gt;&lt;keyword&gt;DMNet&lt;/keyword&gt;&lt;keyword&gt;multiscale contents&lt;/keyword&gt;&lt;keyword&gt;pixel-level semantic labels&lt;/keyword&gt;&lt;keyword&gt;multiple Dynamic Convolutional Modules&lt;/keyword&gt;&lt;keyword&gt;context-aware filters&lt;/keyword&gt;&lt;keyword&gt;semantic representation&lt;/keyword&gt;&lt;keyword&gt;semantic segmentation&lt;/keyword&gt;&lt;keyword&gt;DCM&lt;/keyword&gt;&lt;keyword&gt;scene parsing datasets&lt;/keyword&gt;&lt;keyword&gt;PASCAL VOC 2012&lt;/keyword&gt;&lt;keyword&gt;ADE20K&lt;/keyword&gt;&lt;keyword&gt;Pascal-Context&lt;/keyword&gt;&lt;keyword&gt;MS COCO pretrained processing&lt;/keyword&gt;&lt;keyword&gt;Kernel&lt;/keyword&gt;&lt;keyword&gt;Convolution&lt;/keyword&gt;&lt;keyword&gt;Feature extraction&lt;/keyword&gt;&lt;keyword&gt;Semantics&lt;/keyword&gt;&lt;keyword&gt;Training&lt;/keyword&gt;&lt;keyword&gt;Computational efficiency&lt;/keyword&gt;&lt;/keywords&gt;&lt;dates&gt;&lt;year&gt;2019&lt;/year&gt;&lt;pub-dates&gt;&lt;date&gt;27 Oct.-2 Nov. 2019&lt;/date&gt;&lt;/pub-dates&gt;&lt;/dates&gt;&lt;isbn&gt;2380-7504&lt;/isbn&gt;&lt;urls&gt;&lt;/urls&gt;&lt;electronic-resource-num&gt;10.1109/ICCV.2019.00366&lt;/electronic-resource-num&gt;&lt;/record&gt;&lt;/Cite&gt;&lt;/EndNote&gt;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(He et al., 2019a)</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0AE140E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7E84983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84.4</w:t>
            </w:r>
          </w:p>
        </w:tc>
        <w:tc>
          <w:tcPr>
            <w:tcW w:w="510" w:type="dxa"/>
            <w:shd w:val="clear" w:color="auto" w:fill="auto"/>
            <w:noWrap/>
            <w:vAlign w:val="bottom"/>
            <w:hideMark/>
          </w:tcPr>
          <w:p w14:paraId="3FD15BB0"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57B361C0" w14:textId="77777777" w:rsidTr="00135CC7">
        <w:trPr>
          <w:trHeight w:val="300"/>
          <w:jc w:val="center"/>
        </w:trPr>
        <w:tc>
          <w:tcPr>
            <w:tcW w:w="0" w:type="auto"/>
            <w:shd w:val="clear" w:color="auto" w:fill="auto"/>
            <w:noWrap/>
            <w:vAlign w:val="bottom"/>
            <w:hideMark/>
          </w:tcPr>
          <w:p w14:paraId="5C55C19E"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lastRenderedPageBreak/>
              <w:t xml:space="preserve">DM-Net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&lt;EndNote&gt;&lt;Cite&gt;&lt;Author&gt;He&lt;/Author&gt;&lt;Year&gt;2019&lt;/Year&gt;&lt;RecNum&gt;726&lt;/RecNum&gt;&lt;DisplayText&gt;(He et al., 2019a)&lt;/DisplayText&gt;&lt;record&gt;&lt;rec-number&gt;726&lt;/rec-number&gt;&lt;foreign-keys&gt;&lt;key app="EN" db-id="9tzztt9fztrewoefrsoxzf5nddss0awxvzs0" timestamp="1603722035"&gt;726&lt;/key&gt;&lt;/foreign-keys&gt;&lt;ref-type name="Conference Proceedings"&gt;10&lt;/ref-type&gt;&lt;contributors&gt;&lt;authors&gt;&lt;author&gt;J. He&lt;/author&gt;&lt;author&gt;Z. Deng&lt;/author&gt;&lt;author&gt;Y. Qiao&lt;/author&gt;&lt;/authors&gt;&lt;/contributors&gt;&lt;titles&gt;&lt;title&gt;Dynamic Multi-Scale Filters for Semantic Segmentation&lt;/title&gt;&lt;secondary-title&gt;2019 IEEE/CVF International Conference on Computer Vision (ICCV)&lt;/secondary-title&gt;&lt;alt-title&gt;2019 IEEE/CVF International Conference on Computer Vision (ICCV)&lt;/alt-title&gt;&lt;/titles&gt;&lt;pages&gt;3561-3571&lt;/pages&gt;&lt;keywords&gt;&lt;keyword&gt;convolutional neural nets&lt;/keyword&gt;&lt;keyword&gt;image filtering&lt;/keyword&gt;&lt;keyword&gt;image representation&lt;/keyword&gt;&lt;keyword&gt;image segmentation&lt;/keyword&gt;&lt;keyword&gt;Dynamic multiscale filters&lt;/keyword&gt;&lt;keyword&gt;multiscale representation&lt;/keyword&gt;&lt;keyword&gt;dilated filters&lt;/keyword&gt;&lt;keyword&gt;Dynamic Multiscale Network&lt;/keyword&gt;&lt;keyword&gt;DMNet&lt;/keyword&gt;&lt;keyword&gt;multiscale contents&lt;/keyword&gt;&lt;keyword&gt;pixel-level semantic labels&lt;/keyword&gt;&lt;keyword&gt;multiple Dynamic Convolutional Modules&lt;/keyword&gt;&lt;keyword&gt;context-aware filters&lt;/keyword&gt;&lt;keyword&gt;semantic representation&lt;/keyword&gt;&lt;keyword&gt;semantic segmentation&lt;/keyword&gt;&lt;keyword&gt;DCM&lt;/keyword&gt;&lt;keyword&gt;scene parsing datasets&lt;/keyword&gt;&lt;keyword&gt;PASCAL VOC 2012&lt;/keyword&gt;&lt;keyword&gt;ADE20K&lt;/keyword&gt;&lt;keyword&gt;Pascal-Context&lt;/keyword&gt;&lt;keyword&gt;MS COCO pretrained processing&lt;/keyword&gt;&lt;keyword&gt;Kernel&lt;/keyword&gt;&lt;keyword&gt;Convolution&lt;/keyword&gt;&lt;keyword&gt;Feature extraction&lt;/keyword&gt;&lt;keyword&gt;Semantics&lt;/keyword&gt;&lt;keyword&gt;Training&lt;/keyword&gt;&lt;keyword&gt;Computational efficiency&lt;/keyword&gt;&lt;/keywords&gt;&lt;dates&gt;&lt;year&gt;2019&lt;/year&gt;&lt;pub-dates&gt;&lt;date&gt;27 Oct.-2 Nov. 2019&lt;/date&gt;&lt;/pub-dates&gt;&lt;/dates&gt;&lt;isbn&gt;2380-7504&lt;/isbn&gt;&lt;urls&gt;&lt;/urls&gt;&lt;electronic-resource-num&gt;10.1109/ICCV.2019.00366&lt;/electronic-resource-num&gt;&lt;/record&gt;&lt;/Cite&gt;&lt;/EndNote&gt;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(He et al., 2019a)</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60F1B35F"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337B2FB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87.06</w:t>
            </w:r>
          </w:p>
        </w:tc>
        <w:tc>
          <w:tcPr>
            <w:tcW w:w="510" w:type="dxa"/>
            <w:shd w:val="clear" w:color="auto" w:fill="auto"/>
            <w:noWrap/>
            <w:vAlign w:val="bottom"/>
            <w:hideMark/>
          </w:tcPr>
          <w:p w14:paraId="17E217AF" w14:textId="77777777"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w:t>
            </w:r>
            <w:r w:rsidRPr="00011EEF">
              <w:rPr>
                <w:rFonts w:ascii="Times New Roman" w:eastAsia="SimSun" w:hAnsi="Times New Roman"/>
                <w:snapToGrid/>
                <w:color w:val="auto"/>
                <w:kern w:val="2"/>
                <w:lang w:eastAsia="zh-CN" w:bidi="ar-SA"/>
              </w:rPr>
              <w:t>9</w:t>
            </w:r>
          </w:p>
        </w:tc>
      </w:tr>
      <w:tr w:rsidR="00A61D00" w:rsidRPr="008F601D" w14:paraId="7E18D9F2" w14:textId="77777777" w:rsidTr="00135CC7">
        <w:trPr>
          <w:trHeight w:val="300"/>
          <w:jc w:val="center"/>
        </w:trPr>
        <w:tc>
          <w:tcPr>
            <w:tcW w:w="0" w:type="auto"/>
            <w:shd w:val="clear" w:color="auto" w:fill="auto"/>
            <w:noWrap/>
            <w:vAlign w:val="bottom"/>
            <w:hideMark/>
          </w:tcPr>
          <w:p w14:paraId="17B9E00A"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APC-Net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&lt;EndNote&gt;&lt;Cite&gt;&lt;Author&gt;He&lt;/Author&gt;&lt;Year&gt;2019&lt;/Year&gt;&lt;RecNum&gt;727&lt;/RecNum&gt;&lt;DisplayText&gt;(He et al., 2019b)&lt;/DisplayText&gt;&lt;record&gt;&lt;rec-number&gt;727&lt;/rec-number&gt;&lt;foreign-keys&gt;&lt;key app="EN" db-id="9tzztt9fztrewoefrsoxzf5nddss0awxvzs0" timestamp="1603722217"&gt;727&lt;/key&gt;&lt;/foreign-keys&gt;&lt;ref-type name="Conference Proceedings"&gt;10&lt;/ref-type&gt;&lt;contributors&gt;&lt;authors&gt;&lt;author&gt;J. He&lt;/author&gt;&lt;author&gt;Z. Deng&lt;/author&gt;&lt;author&gt;L. Zhou&lt;/author&gt;&lt;author&gt;Y. Wang&lt;/author&gt;&lt;author&gt;Y. Qiao&lt;/author&gt;&lt;/authors&gt;&lt;/contributors&gt;&lt;titles&gt;&lt;title&gt;Adaptive Pyramid Context Network for Semantic Segmentation&lt;/title&gt;&lt;secondary-title&gt;2019 IEEE/CVF Conference on Computer Vision and Pattern Recognition (CVPR)&lt;/secondary-title&gt;&lt;alt-title&gt;2019 IEEE/CVF Conference on Computer Vision and Pattern Recognition (CVPR)&lt;/alt-title&gt;&lt;/titles&gt;&lt;pages&gt;7511-7520&lt;/pages&gt;&lt;keywords&gt;&lt;keyword&gt;feature extraction&lt;/keyword&gt;&lt;keyword&gt;image representation&lt;/keyword&gt;&lt;keyword&gt;image segmentation&lt;/keyword&gt;&lt;keyword&gt;vectors&lt;/keyword&gt;&lt;keyword&gt;deep semantic segmentation networks&lt;/keyword&gt;&lt;keyword&gt;context features&lt;/keyword&gt;&lt;keyword&gt;APCNet&lt;/keyword&gt;&lt;keyword&gt;context vector&lt;/keyword&gt;&lt;keyword&gt;adaptive pyramid context network&lt;/keyword&gt;&lt;keyword&gt;global-guided local affinity&lt;/keyword&gt;&lt;keyword&gt;Pascal-context&lt;/keyword&gt;&lt;keyword&gt;MS COCO&lt;/keyword&gt;&lt;keyword&gt;scene parsing datasets&lt;/keyword&gt;&lt;keyword&gt;Segmentation&lt;/keyword&gt;&lt;keyword&gt;Grouping and Shape&lt;/keyword&gt;&lt;keyword&gt;Deep Learning&lt;/keyword&gt;&lt;keyword&gt;Vision Applications and Systems&lt;/keyword&gt;&lt;/keywords&gt;&lt;dates&gt;&lt;year&gt;2019&lt;/year&gt;&lt;pub-dates&gt;&lt;date&gt;15-20 June 2019&lt;/date&gt;&lt;/pub-dates&gt;&lt;/dates&gt;&lt;isbn&gt;2575-7075&lt;/isbn&gt;&lt;urls&gt;&lt;/urls&gt;&lt;electronic-resource-num&gt;10.1109/CVPR.2019.00770&lt;/electronic-resource-num&gt;&lt;/record&gt;&lt;/Cite&gt;&lt;/EndNote&gt;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(He et al., 2019b)</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50D49894"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06EE4168"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84.2</w:t>
            </w:r>
          </w:p>
        </w:tc>
        <w:tc>
          <w:tcPr>
            <w:tcW w:w="510" w:type="dxa"/>
            <w:shd w:val="clear" w:color="auto" w:fill="auto"/>
            <w:noWrap/>
            <w:vAlign w:val="bottom"/>
            <w:hideMark/>
          </w:tcPr>
          <w:p w14:paraId="7D4FEBE0"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250197D9" w14:textId="77777777" w:rsidTr="00135CC7">
        <w:trPr>
          <w:trHeight w:val="300"/>
          <w:jc w:val="center"/>
        </w:trPr>
        <w:tc>
          <w:tcPr>
            <w:tcW w:w="0" w:type="auto"/>
            <w:shd w:val="clear" w:color="auto" w:fill="auto"/>
            <w:noWrap/>
            <w:vAlign w:val="bottom"/>
            <w:hideMark/>
          </w:tcPr>
          <w:p w14:paraId="1A6E1692"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APC-Net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&lt;EndNote&gt;&lt;Cite&gt;&lt;Author&gt;He&lt;/Author&gt;&lt;Year&gt;2019&lt;/Year&gt;&lt;RecNum&gt;727&lt;/RecNum&gt;&lt;DisplayText&gt;(He et al., 2019b)&lt;/DisplayText&gt;&lt;record&gt;&lt;rec-number&gt;727&lt;/rec-number&gt;&lt;foreign-keys&gt;&lt;key app="EN" db-id="9tzztt9fztrewoefrsoxzf5nddss0awxvzs0" timestamp="1603722217"&gt;727&lt;/key&gt;&lt;/foreign-keys&gt;&lt;ref-type name="Conference Proceedings"&gt;10&lt;/ref-type&gt;&lt;contributors&gt;&lt;authors&gt;&lt;author&gt;J. He&lt;/author&gt;&lt;author&gt;Z. Deng&lt;/author&gt;&lt;author&gt;L. Zhou&lt;/author&gt;&lt;author&gt;Y. Wang&lt;/author&gt;&lt;author&gt;Y. Qiao&lt;/author&gt;&lt;/authors&gt;&lt;/contributors&gt;&lt;titles&gt;&lt;title&gt;Adaptive Pyramid Context Network for Semantic Segmentation&lt;/title&gt;&lt;secondary-title&gt;2019 IEEE/CVF Conference on Computer Vision and Pattern Recognition (CVPR)&lt;/secondary-title&gt;&lt;alt-title&gt;2019 IEEE/CVF Conference on Computer Vision and Pattern Recognition (CVPR)&lt;/alt-title&gt;&lt;/titles&gt;&lt;pages&gt;7511-7520&lt;/pages&gt;&lt;keywords&gt;&lt;keyword&gt;feature extraction&lt;/keyword&gt;&lt;keyword&gt;image representation&lt;/keyword&gt;&lt;keyword&gt;image segmentation&lt;/keyword&gt;&lt;keyword&gt;vectors&lt;/keyword&gt;&lt;keyword&gt;deep semantic segmentation networks&lt;/keyword&gt;&lt;keyword&gt;context features&lt;/keyword&gt;&lt;keyword&gt;APCNet&lt;/keyword&gt;&lt;keyword&gt;context vector&lt;/keyword&gt;&lt;keyword&gt;adaptive pyramid context network&lt;/keyword&gt;&lt;keyword&gt;global-guided local affinity&lt;/keyword&gt;&lt;keyword&gt;Pascal-context&lt;/keyword&gt;&lt;keyword&gt;MS COCO&lt;/keyword&gt;&lt;keyword&gt;scene parsing datasets&lt;/keyword&gt;&lt;keyword&gt;Segmentation&lt;/keyword&gt;&lt;keyword&gt;Grouping and Shape&lt;/keyword&gt;&lt;keyword&gt;Deep Learning&lt;/keyword&gt;&lt;keyword&gt;Vision Applications and Systems&lt;/keyword&gt;&lt;/keywords&gt;&lt;dates&gt;&lt;year&gt;2019&lt;/year&gt;&lt;pub-dates&gt;&lt;date&gt;15-20 June 2019&lt;/date&gt;&lt;/pub-dates&gt;&lt;/dates&gt;&lt;isbn&gt;2575-7075&lt;/isbn&gt;&lt;urls&gt;&lt;/urls&gt;&lt;electronic-resource-num&gt;10.1109/CVPR.2019.00770&lt;/electronic-resource-num&gt;&lt;/record&gt;&lt;/Cite&gt;&lt;/EndNote&gt;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(He et al., 2019b)</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0C64AA0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ResNet-101 </w:t>
            </w:r>
          </w:p>
        </w:tc>
        <w:tc>
          <w:tcPr>
            <w:tcW w:w="1006" w:type="dxa"/>
            <w:shd w:val="clear" w:color="auto" w:fill="auto"/>
            <w:noWrap/>
            <w:vAlign w:val="bottom"/>
            <w:hideMark/>
          </w:tcPr>
          <w:p w14:paraId="0CDC3B0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87.1</w:t>
            </w:r>
          </w:p>
        </w:tc>
        <w:tc>
          <w:tcPr>
            <w:tcW w:w="510" w:type="dxa"/>
            <w:shd w:val="clear" w:color="auto" w:fill="auto"/>
            <w:noWrap/>
            <w:vAlign w:val="bottom"/>
            <w:hideMark/>
          </w:tcPr>
          <w:p w14:paraId="77D0EC2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7001D4B2" w14:textId="77777777" w:rsidTr="00135CC7">
        <w:trPr>
          <w:trHeight w:val="300"/>
          <w:jc w:val="center"/>
        </w:trPr>
        <w:tc>
          <w:tcPr>
            <w:tcW w:w="0" w:type="auto"/>
            <w:shd w:val="clear" w:color="auto" w:fill="auto"/>
            <w:noWrap/>
            <w:vAlign w:val="bottom"/>
            <w:hideMark/>
          </w:tcPr>
          <w:p w14:paraId="492B327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DeeplabV3+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&lt;EndNote&gt;&lt;Cite&gt;&lt;Author&gt;Chen&lt;/Author&gt;&lt;Year&gt;2018&lt;/Year&gt;&lt;RecNum&gt;187&lt;/RecNum&gt;&lt;DisplayText&gt;(Chen et al., 2018)&lt;/DisplayText&gt;&lt;record&gt;&lt;rec-number&gt;187&lt;/rec-number&gt;&lt;foreign-keys&gt;&lt;key app="EN" db-id="fspe090xm2sf0nef9aapp9tezvaxx5av9vr9" timestamp="1604388853"&gt;187&lt;/key&gt;&lt;/foreign-keys&gt;&lt;ref-type name="Conference Paper"&gt;47&lt;/ref-type&gt;&lt;contributors&gt;&lt;authors&gt;&lt;author&gt;Liang-Chieh Chen&lt;/author&gt;&lt;author&gt;Yukun Zhu&lt;/author&gt;&lt;author&gt;George Papandreou&lt;/author&gt;&lt;author&gt;Florian Schroff&lt;/author&gt;&lt;author&gt;Hartwig Adam&lt;/author&gt;&lt;/authors&gt;&lt;/contributors&gt;&lt;titles&gt;&lt;title&gt;Encoder-Decoder with Atrous Separable Convolution for Semantic Image Segmentation&lt;/title&gt;&lt;secondary-title&gt;CVPR&lt;/secondary-title&gt;&lt;/titles&gt;&lt;periodical&gt;&lt;full-title&gt;CVPR&lt;/full-title&gt;&lt;/periodical&gt;&lt;dates&gt;&lt;year&gt;2018&lt;/year&gt;&lt;/dates&gt;&lt;publisher&gt;Springer&lt;/publisher&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(Chen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193C599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Xception-71</w:t>
            </w:r>
          </w:p>
        </w:tc>
        <w:tc>
          <w:tcPr>
            <w:tcW w:w="1006" w:type="dxa"/>
            <w:shd w:val="clear" w:color="auto" w:fill="auto"/>
            <w:noWrap/>
            <w:vAlign w:val="bottom"/>
            <w:hideMark/>
          </w:tcPr>
          <w:p w14:paraId="3B451B6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87.8</w:t>
            </w:r>
          </w:p>
        </w:tc>
        <w:tc>
          <w:tcPr>
            <w:tcW w:w="510" w:type="dxa"/>
            <w:shd w:val="clear" w:color="auto" w:fill="auto"/>
            <w:noWrap/>
            <w:vAlign w:val="bottom"/>
            <w:hideMark/>
          </w:tcPr>
          <w:p w14:paraId="6539A87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2E079081" w14:textId="77777777" w:rsidTr="00135CC7">
        <w:trPr>
          <w:trHeight w:val="300"/>
          <w:jc w:val="center"/>
        </w:trPr>
        <w:tc>
          <w:tcPr>
            <w:tcW w:w="0" w:type="auto"/>
            <w:shd w:val="clear" w:color="auto" w:fill="auto"/>
            <w:noWrap/>
            <w:vAlign w:val="bottom"/>
            <w:hideMark/>
          </w:tcPr>
          <w:p w14:paraId="11499239"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Exfuse</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&lt;EndNote&gt;&lt;Cite&gt;&lt;Author&gt;Zhang&lt;/Author&gt;&lt;Year&gt;2018&lt;/Year&gt;&lt;RecNum&gt;724&lt;/RecNum&gt;&lt;DisplayText&gt;(Zhang et al., 2018)&lt;/DisplayText&gt;&lt;record&gt;&lt;rec-number&gt;724&lt;/rec-number&gt;&lt;foreign-keys&gt;&lt;key app="EN" db-id="9tzztt9fztrewoefrsoxzf5nddss0awxvzs0" timestamp="1603721600"&gt;724&lt;/key&gt;&lt;/foreign-keys&gt;&lt;ref-type name="Journal Article"&gt;17&lt;/ref-type&gt;&lt;contributors&gt;&lt;authors&gt;&lt;author&gt;Zhang, Zhenli&lt;/author&gt;&lt;author&gt;Zhang, Xiangyu&lt;/author&gt;&lt;author&gt;Peng, Chao&lt;/author&gt;&lt;author&gt;Cheng, Dazhi&lt;/author&gt;&lt;author&gt;Sun, Jian&lt;/author&gt;&lt;/authors&gt;&lt;/contributors&gt;&lt;titles&gt;&lt;title&gt;ExFuse: Enhancing Feature Fusion for Semantic Segmentation&lt;/title&gt;&lt;/titles&gt;&lt;dates&gt;&lt;year&gt;2018&lt;/year&gt;&lt;pub-dates&gt;&lt;date&gt;04/11&lt;/date&gt;&lt;/pub-dates&gt;&lt;/dates&gt;&lt;urls&gt;&lt;/urls&gt;&lt;/record&gt;&lt;/Cite&gt;&lt;/EndNote&gt;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(Zhang et al., 2018)</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4E7B5B5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ResNeXt</w:t>
            </w:r>
            <w:proofErr w:type="spellEnd"/>
            <w:r w:rsidRPr="008F601D">
              <w:rPr>
                <w:rFonts w:ascii="Times New Roman" w:eastAsia="SimSun" w:hAnsi="Times New Roman"/>
                <w:snapToGrid/>
                <w:color w:val="auto"/>
                <w:kern w:val="2"/>
                <w:lang w:eastAsia="zh-CN" w:bidi="ar-SA"/>
              </w:rPr>
              <w:t xml:space="preserve"> 131</w:t>
            </w:r>
          </w:p>
        </w:tc>
        <w:tc>
          <w:tcPr>
            <w:tcW w:w="1006" w:type="dxa"/>
            <w:shd w:val="clear" w:color="auto" w:fill="auto"/>
            <w:noWrap/>
            <w:vAlign w:val="bottom"/>
            <w:hideMark/>
          </w:tcPr>
          <w:p w14:paraId="6D6CE3A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87.9</w:t>
            </w:r>
          </w:p>
        </w:tc>
        <w:tc>
          <w:tcPr>
            <w:tcW w:w="510" w:type="dxa"/>
            <w:shd w:val="clear" w:color="auto" w:fill="auto"/>
            <w:noWrap/>
            <w:vAlign w:val="bottom"/>
            <w:hideMark/>
          </w:tcPr>
          <w:p w14:paraId="0565D0C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2B644B07" w14:textId="77777777" w:rsidTr="00135CC7">
        <w:trPr>
          <w:trHeight w:val="300"/>
          <w:jc w:val="center"/>
        </w:trPr>
        <w:tc>
          <w:tcPr>
            <w:tcW w:w="0" w:type="auto"/>
            <w:shd w:val="clear" w:color="auto" w:fill="auto"/>
            <w:noWrap/>
            <w:vAlign w:val="bottom"/>
            <w:hideMark/>
          </w:tcPr>
          <w:p w14:paraId="733F6466"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MSCI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&lt;EndNote&gt;&lt;Cite&gt;&lt;Author&gt;Lin&lt;/Author&gt;&lt;Year&gt;2018&lt;/Year&gt;&lt;RecNum&gt;728&lt;/RecNum&gt;&lt;DisplayText&gt;(Lin et al., 2018a)&lt;/DisplayText&gt;&lt;record&gt;&lt;rec-number&gt;728&lt;/rec-number&gt;&lt;foreign-keys&gt;&lt;key app="EN" db-id="9tzztt9fztrewoefrsoxzf5nddss0awxvzs0" timestamp="1603722476"&gt;728&lt;/key&gt;&lt;/foreign-keys&gt;&lt;ref-type name="Conference Proceedings"&gt;10&lt;/ref-type&gt;&lt;contributors&gt;&lt;authors&gt;&lt;author&gt;Lin, Di&lt;/author&gt;&lt;author&gt;Ji, Yuanfeng&lt;/author&gt;&lt;author&gt;Lischinski, Dani&lt;/author&gt;&lt;author&gt;Cohen-Or, D.&lt;/author&gt;&lt;author&gt;Huang, Hui&lt;/author&gt;&lt;/authors&gt;&lt;/contributors&gt;&lt;titles&gt;&lt;title&gt;Multi-scale Context Intertwining for Semantic Segmentation&lt;/title&gt;&lt;secondary-title&gt;ECCV&lt;/secondary-title&gt;&lt;/titles&gt;&lt;periodical&gt;&lt;full-title&gt;ECCV&lt;/full-title&gt;&lt;/periodical&gt;&lt;dates&gt;&lt;year&gt;2018&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(Lin et al., 2018a)</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61FB9E74"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152 </w:t>
            </w:r>
          </w:p>
        </w:tc>
        <w:tc>
          <w:tcPr>
            <w:tcW w:w="1006" w:type="dxa"/>
            <w:shd w:val="clear" w:color="auto" w:fill="auto"/>
            <w:noWrap/>
            <w:vAlign w:val="bottom"/>
            <w:hideMark/>
          </w:tcPr>
          <w:p w14:paraId="0CFABCA8"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88</w:t>
            </w:r>
          </w:p>
        </w:tc>
        <w:tc>
          <w:tcPr>
            <w:tcW w:w="510" w:type="dxa"/>
            <w:shd w:val="clear" w:color="auto" w:fill="auto"/>
            <w:noWrap/>
            <w:vAlign w:val="bottom"/>
            <w:hideMark/>
          </w:tcPr>
          <w:p w14:paraId="0A243DD2"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54C864B2" w14:textId="77777777" w:rsidTr="00135CC7">
        <w:trPr>
          <w:trHeight w:val="300"/>
          <w:jc w:val="center"/>
        </w:trPr>
        <w:tc>
          <w:tcPr>
            <w:tcW w:w="0" w:type="auto"/>
            <w:shd w:val="clear" w:color="auto" w:fill="auto"/>
            <w:noWrap/>
            <w:vAlign w:val="bottom"/>
            <w:hideMark/>
          </w:tcPr>
          <w:p w14:paraId="419F05B0" w14:textId="77777777" w:rsidR="00A61D00" w:rsidRPr="008F601D" w:rsidRDefault="00A61D00" w:rsidP="00763EC1">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EMANet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763EC1" w:rsidRPr="008F601D">
              <w:rPr>
                <w:rFonts w:ascii="Times New Roman" w:eastAsia="SimSun" w:hAnsi="Times New Roman"/>
                <w:snapToGrid/>
                <w:color w:val="auto"/>
                <w:kern w:val="2"/>
                <w:lang w:eastAsia="zh-CN" w:bidi="ar-SA"/>
              </w:rPr>
              <w:instrText xml:space="preserve"> ADDIN EN.CITE &lt;EndNote&gt;&lt;Cite&gt;&lt;Author&gt;Yi&lt;/Author&gt;&lt;Year&gt;2019&lt;/Year&gt;&lt;RecNum&gt;715&lt;/RecNum&gt;&lt;DisplayText&gt;(Yi et al., 2019)&lt;/DisplayText&gt;&lt;record&gt;&lt;rec-number&gt;715&lt;/rec-number&gt;&lt;foreign-keys&gt;&lt;key app="EN" db-id="9tzztt9fztrewoefrsoxzf5nddss0awxvzs0" timestamp="1603720384"&gt;715&lt;/key&gt;&lt;/foreign-keys&gt;&lt;ref-type name="Journal Article"&gt;17&lt;/ref-type&gt;&lt;contributors&gt;&lt;authors&gt;&lt;author&gt;Yaning Yi&lt;/author&gt;&lt;author&gt;Zhijie Zhang&lt;/author&gt;&lt;author&gt;Wanchang Zhang&lt;/author&gt;&lt;author&gt;Chuanrong Zhang&lt;/author&gt;&lt;author&gt;Weidong Li &lt;/author&gt;&lt;author&gt;Tian Zhao&lt;/author&gt;&lt;/authors&gt;&lt;/contributors&gt;&lt;titles&gt;&lt;title&gt;Semantic Segmentation of Urban Buildings from VHR Remote Sensing Imagery Using a Deep Convolutional Neural Network&lt;/title&gt;&lt;secondary-title&gt;MDPI remote sensing &lt;/secondary-title&gt;&lt;/titles&gt;&lt;periodical&gt;&lt;full-title&gt;MDPI remote sensing&lt;/full-title&gt;&lt;/periodical&gt;&lt;volume&gt;11&lt;/volume&gt;&lt;dates&gt;&lt;year&gt;2019&lt;/year&gt;&lt;/dates&gt;&lt;urls&gt;&lt;/urls&gt;&lt;/record&gt;&lt;/Cite&gt;&lt;/EndNote&gt;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00B16786" w:rsidRPr="008F601D">
              <w:rPr>
                <w:rFonts w:ascii="Times New Roman" w:eastAsia="SimSun" w:hAnsi="Times New Roman"/>
                <w:noProof/>
                <w:snapToGrid/>
                <w:color w:val="auto"/>
                <w:kern w:val="2"/>
                <w:lang w:eastAsia="zh-CN" w:bidi="ar-SA"/>
              </w:rPr>
              <w:t>(Yi et al., 2019)</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0CAA08F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152 </w:t>
            </w:r>
          </w:p>
        </w:tc>
        <w:tc>
          <w:tcPr>
            <w:tcW w:w="1006" w:type="dxa"/>
            <w:shd w:val="clear" w:color="auto" w:fill="auto"/>
            <w:noWrap/>
            <w:vAlign w:val="bottom"/>
            <w:hideMark/>
          </w:tcPr>
          <w:p w14:paraId="7227491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88.2</w:t>
            </w:r>
          </w:p>
        </w:tc>
        <w:tc>
          <w:tcPr>
            <w:tcW w:w="510" w:type="dxa"/>
            <w:shd w:val="clear" w:color="auto" w:fill="auto"/>
            <w:noWrap/>
            <w:vAlign w:val="bottom"/>
            <w:hideMark/>
          </w:tcPr>
          <w:p w14:paraId="682B00B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35F8EB14" w14:textId="77777777" w:rsidTr="00135CC7">
        <w:trPr>
          <w:trHeight w:val="300"/>
          <w:jc w:val="center"/>
        </w:trPr>
        <w:tc>
          <w:tcPr>
            <w:tcW w:w="0" w:type="auto"/>
            <w:shd w:val="clear" w:color="auto" w:fill="auto"/>
            <w:noWrap/>
            <w:vAlign w:val="bottom"/>
            <w:hideMark/>
          </w:tcPr>
          <w:p w14:paraId="26CBDB2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DeeplabV3+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&lt;EndNote&gt;&lt;Cite&gt;&lt;Author&gt;Chen&lt;/Author&gt;&lt;Year&gt;2018&lt;/Year&gt;&lt;RecNum&gt;187&lt;/RecNum&gt;&lt;DisplayText&gt;(Chen et al., 2018)&lt;/DisplayText&gt;&lt;record&gt;&lt;rec-number&gt;187&lt;/rec-number&gt;&lt;foreign-keys&gt;&lt;key app="EN" db-id="fspe090xm2sf0nef9aapp9tezvaxx5av9vr9" timestamp="1604388853"&gt;187&lt;/key&gt;&lt;/foreign-keys&gt;&lt;ref-type name="Conference Paper"&gt;47&lt;/ref-type&gt;&lt;contributors&gt;&lt;authors&gt;&lt;author&gt;Liang-Chieh Chen&lt;/author&gt;&lt;author&gt;Yukun Zhu&lt;/author&gt;&lt;author&gt;George Papandreou&lt;/author&gt;&lt;author&gt;Florian Schroff&lt;/author&gt;&lt;author&gt;Hartwig Adam&lt;/author&gt;&lt;/authors&gt;&lt;/contributors&gt;&lt;titles&gt;&lt;title&gt;Encoder-Decoder with Atrous Separable Convolution for Semantic Image Segmentation&lt;/title&gt;&lt;secondary-title&gt;CVPR&lt;/secondary-title&gt;&lt;/titles&gt;&lt;periodical&gt;&lt;full-title&gt;CVPR&lt;/full-title&gt;&lt;/periodical&gt;&lt;dates&gt;&lt;year&gt;2018&lt;/year&gt;&lt;/dates&gt;&lt;publisher&gt;Springer&lt;/publisher&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(Chen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75A4375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Xception</w:t>
            </w:r>
            <w:proofErr w:type="spellEnd"/>
            <w:r w:rsidRPr="008F601D">
              <w:rPr>
                <w:rFonts w:ascii="Times New Roman" w:eastAsia="SimSun" w:hAnsi="Times New Roman"/>
                <w:snapToGrid/>
                <w:color w:val="auto"/>
                <w:kern w:val="2"/>
                <w:lang w:eastAsia="zh-CN" w:bidi="ar-SA"/>
              </w:rPr>
              <w:t xml:space="preserve"> 71</w:t>
            </w:r>
          </w:p>
        </w:tc>
        <w:tc>
          <w:tcPr>
            <w:tcW w:w="1006" w:type="dxa"/>
            <w:shd w:val="clear" w:color="auto" w:fill="auto"/>
            <w:noWrap/>
            <w:vAlign w:val="bottom"/>
            <w:hideMark/>
          </w:tcPr>
          <w:p w14:paraId="37ED122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89</w:t>
            </w:r>
          </w:p>
        </w:tc>
        <w:tc>
          <w:tcPr>
            <w:tcW w:w="510" w:type="dxa"/>
            <w:shd w:val="clear" w:color="auto" w:fill="auto"/>
            <w:noWrap/>
            <w:vAlign w:val="bottom"/>
            <w:hideMark/>
          </w:tcPr>
          <w:p w14:paraId="1CDF1A1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bl>
    <w:p w14:paraId="295F285F" w14:textId="77777777" w:rsidR="002F31EC" w:rsidRPr="008F601D" w:rsidRDefault="002F31EC" w:rsidP="00E32FD4">
      <w:pPr>
        <w:pStyle w:val="MDPI21heading1"/>
        <w:spacing w:before="0" w:after="0"/>
        <w:jc w:val="center"/>
        <w:rPr>
          <w:rFonts w:ascii="Times New Roman" w:eastAsia="SimSun" w:hAnsi="Times New Roman"/>
          <w:snapToGrid/>
          <w:color w:val="auto"/>
          <w:kern w:val="2"/>
          <w:sz w:val="24"/>
          <w:szCs w:val="24"/>
          <w:lang w:eastAsia="zh-CN" w:bidi="ar-SA"/>
        </w:rPr>
      </w:pPr>
    </w:p>
    <w:p w14:paraId="429C90A4" w14:textId="77777777" w:rsidR="00A61D00" w:rsidRPr="008F601D" w:rsidRDefault="00A61D00" w:rsidP="008B7A91">
      <w:pPr>
        <w:pStyle w:val="MDPI21heading1"/>
        <w:spacing w:before="0" w:after="0"/>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Table 6</w:t>
      </w:r>
      <w:r w:rsidR="002F31EC"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Semantic segmentation models on the Cityscapes </w:t>
      </w:r>
      <w:commentRangeStart w:id="535"/>
      <w:r w:rsidRPr="008F601D">
        <w:rPr>
          <w:rFonts w:ascii="Times New Roman" w:eastAsia="SimSun" w:hAnsi="Times New Roman"/>
          <w:b w:val="0"/>
          <w:snapToGrid/>
          <w:color w:val="auto"/>
          <w:kern w:val="2"/>
          <w:sz w:val="24"/>
          <w:szCs w:val="24"/>
          <w:lang w:eastAsia="zh-CN" w:bidi="ar-SA"/>
        </w:rPr>
        <w:t>dataset</w:t>
      </w:r>
      <w:commentRangeEnd w:id="535"/>
      <w:r w:rsidR="00084724">
        <w:rPr>
          <w:rStyle w:val="CommentReference"/>
          <w:rFonts w:ascii="Cambria" w:eastAsia="Cambria" w:hAnsi="Cambria"/>
          <w:b w:val="0"/>
          <w:snapToGrid/>
          <w:kern w:val="2"/>
          <w:lang w:eastAsia="zh-CN" w:bidi="ar-SA"/>
        </w:rPr>
        <w:commentReference w:id="535"/>
      </w:r>
      <w:r w:rsidRPr="008F601D">
        <w:rPr>
          <w:rFonts w:ascii="Times New Roman" w:eastAsia="SimSun" w:hAnsi="Times New Roman"/>
          <w:b w:val="0"/>
          <w:snapToGrid/>
          <w:color w:val="auto"/>
          <w:kern w:val="2"/>
          <w:sz w:val="24"/>
          <w:szCs w:val="24"/>
          <w:lang w:eastAsia="zh-CN" w:bidi="ar-SA"/>
        </w:rPr>
        <w:t>.</w:t>
      </w:r>
    </w:p>
    <w:tbl>
      <w:tblPr>
        <w:tblW w:w="0" w:type="auto"/>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3188"/>
        <w:gridCol w:w="1480"/>
        <w:gridCol w:w="1399"/>
        <w:gridCol w:w="616"/>
      </w:tblGrid>
      <w:tr w:rsidR="004C1E38" w:rsidRPr="008F601D" w14:paraId="6EB442C4" w14:textId="77777777" w:rsidTr="000868F5">
        <w:trPr>
          <w:trHeight w:val="303"/>
          <w:jc w:val="center"/>
        </w:trPr>
        <w:tc>
          <w:tcPr>
            <w:tcW w:w="3188" w:type="dxa"/>
            <w:shd w:val="clear" w:color="auto" w:fill="auto"/>
            <w:noWrap/>
            <w:vAlign w:val="bottom"/>
            <w:hideMark/>
          </w:tcPr>
          <w:p w14:paraId="0B65AC0A" w14:textId="77777777" w:rsidR="004C1E38" w:rsidRPr="008F601D" w:rsidRDefault="004C1E38" w:rsidP="00E32FD4">
            <w:pPr>
              <w:adjustRightInd w:val="0"/>
              <w:snapToGrid w:val="0"/>
              <w:jc w:val="left"/>
              <w:rPr>
                <w:rFonts w:ascii="Times New Roman" w:hAnsi="Times New Roman"/>
                <w:sz w:val="20"/>
                <w:szCs w:val="20"/>
              </w:rPr>
            </w:pPr>
            <w:r w:rsidRPr="008F601D">
              <w:rPr>
                <w:rFonts w:ascii="Times New Roman" w:hAnsi="Times New Roman"/>
                <w:sz w:val="20"/>
                <w:szCs w:val="20"/>
              </w:rPr>
              <w:t xml:space="preserve">Model </w:t>
            </w:r>
          </w:p>
        </w:tc>
        <w:tc>
          <w:tcPr>
            <w:tcW w:w="1480" w:type="dxa"/>
            <w:shd w:val="clear" w:color="auto" w:fill="auto"/>
            <w:noWrap/>
            <w:vAlign w:val="bottom"/>
            <w:hideMark/>
          </w:tcPr>
          <w:p w14:paraId="5685A18C" w14:textId="77777777" w:rsidR="004C1E38" w:rsidRPr="008F601D" w:rsidRDefault="004C1E38" w:rsidP="00E32FD4">
            <w:pPr>
              <w:adjustRightInd w:val="0"/>
              <w:snapToGrid w:val="0"/>
              <w:jc w:val="left"/>
              <w:rPr>
                <w:rFonts w:ascii="Times New Roman" w:hAnsi="Times New Roman"/>
                <w:sz w:val="20"/>
                <w:szCs w:val="20"/>
              </w:rPr>
            </w:pPr>
            <w:r w:rsidRPr="008F601D">
              <w:rPr>
                <w:rFonts w:ascii="Times New Roman" w:hAnsi="Times New Roman"/>
                <w:sz w:val="20"/>
                <w:szCs w:val="20"/>
              </w:rPr>
              <w:t xml:space="preserve">Baseline </w:t>
            </w:r>
          </w:p>
        </w:tc>
        <w:tc>
          <w:tcPr>
            <w:tcW w:w="1399" w:type="dxa"/>
            <w:shd w:val="clear" w:color="auto" w:fill="auto"/>
            <w:noWrap/>
            <w:vAlign w:val="bottom"/>
            <w:hideMark/>
          </w:tcPr>
          <w:p w14:paraId="5F934E40"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Metric (</w:t>
            </w:r>
            <w:proofErr w:type="spellStart"/>
            <w:r w:rsidRPr="008F601D">
              <w:rPr>
                <w:rFonts w:ascii="Times New Roman" w:hAnsi="Times New Roman"/>
                <w:sz w:val="20"/>
                <w:szCs w:val="20"/>
              </w:rPr>
              <w:t>mIoU</w:t>
            </w:r>
            <w:proofErr w:type="spellEnd"/>
            <w:r w:rsidRPr="008F601D">
              <w:rPr>
                <w:rFonts w:ascii="Times New Roman" w:hAnsi="Times New Roman"/>
                <w:sz w:val="20"/>
                <w:szCs w:val="20"/>
              </w:rPr>
              <w:t>)</w:t>
            </w:r>
          </w:p>
        </w:tc>
        <w:tc>
          <w:tcPr>
            <w:tcW w:w="616" w:type="dxa"/>
          </w:tcPr>
          <w:p w14:paraId="312DD7A6" w14:textId="77777777" w:rsidR="004C1E38" w:rsidRPr="008F601D" w:rsidRDefault="004C1E38" w:rsidP="00E32FD4">
            <w:pPr>
              <w:adjustRightInd w:val="0"/>
              <w:snapToGrid w:val="0"/>
              <w:jc w:val="center"/>
              <w:rPr>
                <w:rFonts w:ascii="Times New Roman" w:hAnsi="Times New Roman"/>
                <w:sz w:val="20"/>
                <w:szCs w:val="20"/>
              </w:rPr>
            </w:pPr>
          </w:p>
          <w:p w14:paraId="46B6D272"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Year</w:t>
            </w:r>
          </w:p>
        </w:tc>
      </w:tr>
      <w:tr w:rsidR="004C1E38" w:rsidRPr="008F601D" w14:paraId="0D763F02" w14:textId="77777777" w:rsidTr="000868F5">
        <w:trPr>
          <w:trHeight w:val="377"/>
          <w:jc w:val="center"/>
        </w:trPr>
        <w:tc>
          <w:tcPr>
            <w:tcW w:w="3188" w:type="dxa"/>
            <w:shd w:val="clear" w:color="auto" w:fill="auto"/>
            <w:noWrap/>
            <w:vAlign w:val="bottom"/>
            <w:hideMark/>
          </w:tcPr>
          <w:p w14:paraId="147253DD" w14:textId="77777777" w:rsidR="004C1E38" w:rsidRPr="008F601D" w:rsidRDefault="004C1E38" w:rsidP="00E32FD4">
            <w:pPr>
              <w:adjustRightInd w:val="0"/>
              <w:snapToGrid w:val="0"/>
              <w:jc w:val="left"/>
              <w:rPr>
                <w:rFonts w:ascii="Times New Roman" w:hAnsi="Times New Roman"/>
                <w:sz w:val="20"/>
                <w:szCs w:val="20"/>
              </w:rPr>
            </w:pPr>
            <w:r w:rsidRPr="008F601D">
              <w:rPr>
                <w:rFonts w:ascii="Times New Roman" w:hAnsi="Times New Roman"/>
                <w:sz w:val="20"/>
                <w:szCs w:val="20"/>
              </w:rPr>
              <w:t xml:space="preserve">DeeplabV2 CRF </w:t>
            </w:r>
            <w:r w:rsidR="00B40EE1" w:rsidRPr="008F601D">
              <w:rPr>
                <w:rFonts w:ascii="Times New Roman" w:hAnsi="Times New Roman"/>
                <w:sz w:val="20"/>
                <w:szCs w:val="20"/>
              </w:rPr>
              <w:fldChar w:fldCharType="begin"/>
            </w:r>
            <w:r w:rsidRPr="008F601D">
              <w:rPr>
                <w:rFonts w:ascii="Times New Roman" w:hAnsi="Times New Roman"/>
                <w:sz w:val="20"/>
                <w:szCs w:val="20"/>
              </w:rPr>
              <w:instrText xml:space="preserve"> ADDIN EN.CITE &lt;EndNote&gt;&lt;Cite&gt;&lt;Author&gt;Chen&lt;/Author&gt;&lt;Year&gt;2017&lt;/Year&gt;&lt;RecNum&gt;15&lt;/RecNum&gt;&lt;DisplayText&gt;(Chen et al., 2017a)&lt;/DisplayText&gt;&lt;record&gt;&lt;rec-number&gt;15&lt;/rec-number&gt;&lt;foreign-keys&gt;&lt;key app="EN" db-id="fspe090xm2sf0nef9aapp9tezvaxx5av9vr9" timestamp="1604388852"&gt;15&lt;/key&gt;&lt;/foreign-keys&gt;&lt;ref-type name="Journal Article"&gt;17&lt;/ref-type&gt;&lt;contributors&gt;&lt;authors&gt;&lt;author&gt;Liang-Chieh Chen&lt;/author&gt;&lt;author&gt;George Papandreou&lt;/author&gt;&lt;author&gt;Iasonas Kokkinos&lt;/author&gt;&lt;author&gt;Kevin Murphy&lt;/author&gt;&lt;author&gt;Alan L. Yuille&lt;/author&gt;&lt;/authors&gt;&lt;/contributors&gt;&lt;titles&gt;&lt;title&gt;DeepLab: Semantic Image Segmentation with Deep Convolutional Nets, Atrous Convolution, and Fully Connected CRFs&lt;/title&gt;&lt;secondary-title&gt;arXiv&lt;/secondary-title&gt;&lt;/titles&gt;&lt;periodical&gt;&lt;full-title&gt;ArXiv&lt;/full-title&gt;&lt;/periodical&gt;&lt;volume&gt;2&lt;/volume&gt;&lt;number&gt;1606.00915&lt;/number&gt;&lt;dates&gt;&lt;year&gt;2017&lt;/year&gt;&lt;/dates&gt;&lt;urls&gt;&lt;/urls&gt;&lt;/record&gt;&lt;/Cite&gt;&lt;/EndNote&gt;</w:instrText>
            </w:r>
            <w:r w:rsidR="00B40EE1" w:rsidRPr="008F601D">
              <w:rPr>
                <w:rFonts w:ascii="Times New Roman" w:hAnsi="Times New Roman"/>
                <w:sz w:val="20"/>
                <w:szCs w:val="20"/>
              </w:rPr>
              <w:fldChar w:fldCharType="separate"/>
            </w:r>
            <w:r w:rsidRPr="008F601D">
              <w:rPr>
                <w:rFonts w:ascii="Times New Roman" w:hAnsi="Times New Roman"/>
                <w:sz w:val="20"/>
                <w:szCs w:val="20"/>
              </w:rPr>
              <w:t>(Chen et al., 2017a)</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bottom"/>
            <w:hideMark/>
          </w:tcPr>
          <w:p w14:paraId="0108061A"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ResNet</w:t>
            </w:r>
            <w:proofErr w:type="spellEnd"/>
            <w:r w:rsidRPr="008F601D">
              <w:rPr>
                <w:rFonts w:ascii="Times New Roman" w:hAnsi="Times New Roman"/>
                <w:sz w:val="20"/>
                <w:szCs w:val="20"/>
              </w:rPr>
              <w:t xml:space="preserve"> 101</w:t>
            </w:r>
          </w:p>
        </w:tc>
        <w:tc>
          <w:tcPr>
            <w:tcW w:w="1399" w:type="dxa"/>
            <w:shd w:val="clear" w:color="auto" w:fill="auto"/>
            <w:noWrap/>
            <w:vAlign w:val="bottom"/>
            <w:hideMark/>
          </w:tcPr>
          <w:p w14:paraId="2BDECB7E"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70.4</w:t>
            </w:r>
          </w:p>
        </w:tc>
        <w:tc>
          <w:tcPr>
            <w:tcW w:w="616" w:type="dxa"/>
          </w:tcPr>
          <w:p w14:paraId="1D317585" w14:textId="77777777" w:rsidR="004C1E38" w:rsidRPr="00011EEF" w:rsidRDefault="004C1E38" w:rsidP="00E32FD4">
            <w:pPr>
              <w:adjustRightInd w:val="0"/>
              <w:snapToGrid w:val="0"/>
              <w:jc w:val="center"/>
              <w:rPr>
                <w:rFonts w:ascii="Times New Roman" w:hAnsi="Times New Roman"/>
                <w:sz w:val="20"/>
                <w:szCs w:val="20"/>
              </w:rPr>
            </w:pPr>
            <w:r w:rsidRPr="00011EEF">
              <w:rPr>
                <w:rFonts w:ascii="Times New Roman" w:hAnsi="Times New Roman"/>
                <w:sz w:val="20"/>
                <w:szCs w:val="20"/>
              </w:rPr>
              <w:t>2017</w:t>
            </w:r>
          </w:p>
        </w:tc>
      </w:tr>
      <w:tr w:rsidR="004C1E38" w:rsidRPr="008F601D" w14:paraId="40A81526" w14:textId="77777777" w:rsidTr="000868F5">
        <w:trPr>
          <w:trHeight w:val="350"/>
          <w:jc w:val="center"/>
        </w:trPr>
        <w:tc>
          <w:tcPr>
            <w:tcW w:w="3188" w:type="dxa"/>
            <w:shd w:val="clear" w:color="auto" w:fill="auto"/>
            <w:noWrap/>
            <w:vAlign w:val="bottom"/>
            <w:hideMark/>
          </w:tcPr>
          <w:p w14:paraId="0C5BD6BB" w14:textId="17DE304A" w:rsidR="004C1E38" w:rsidRPr="008F601D" w:rsidRDefault="004C1E38" w:rsidP="00637329">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RefineNet</w:t>
            </w:r>
            <w:proofErr w:type="spellEnd"/>
            <w:r w:rsidRPr="008F601D">
              <w:rPr>
                <w:rFonts w:ascii="Times New Roman" w:hAnsi="Times New Roman"/>
                <w:sz w:val="20"/>
                <w:szCs w:val="20"/>
              </w:rPr>
              <w:t xml:space="preserve"> </w:t>
            </w:r>
            <w:r w:rsidR="00B40EE1" w:rsidRPr="008F601D">
              <w:rPr>
                <w:rFonts w:ascii="Times New Roman" w:hAnsi="Times New Roman"/>
                <w:sz w:val="20"/>
                <w:szCs w:val="20"/>
              </w:rPr>
              <w:fldChar w:fldCharType="begin"/>
            </w:r>
            <w:r w:rsidR="00637329">
              <w:rPr>
                <w:rFonts w:ascii="Times New Roman" w:hAnsi="Times New Roman"/>
                <w:sz w:val="20"/>
                <w:szCs w:val="20"/>
              </w:rPr>
              <w:instrText xml:space="preserve"> ADDIN EN.CITE &lt;EndNote&gt;&lt;Cite&gt;&lt;Author&gt;Lin&lt;/Author&gt;&lt;Year&gt;2017&lt;/Year&gt;&lt;RecNum&gt;262&lt;/RecNum&gt;&lt;DisplayText&gt;(Lin et al., 2017b)&lt;/DisplayText&gt;&lt;record&gt;&lt;rec-number&gt;262&lt;/rec-number&gt;&lt;foreign-keys&gt;&lt;key app="EN" db-id="9tzztt9fztrewoefrsoxzf5nddss0awxvzs0" timestamp="1603714669"&gt;262&lt;/key&gt;&lt;/foreign-keys&gt;&lt;ref-type name="Book"&gt;6&lt;/ref-type&gt;&lt;contributors&gt;&lt;authors&gt;&lt;author&gt;Lin, Guosheng&lt;/author&gt;&lt;author&gt;Milan, Anton&lt;/author&gt;&lt;author&gt;Shen, Chunhua&lt;/author&gt;&lt;author&gt;Reid, Ian&lt;/author&gt;&lt;/authors&gt;&lt;/contributors&gt;&lt;titles&gt;&lt;title&gt;RefineNet: Multi-path Refinement Networks for High-Resolution Semantic Segmentation&lt;/title&gt;&lt;/titles&gt;&lt;pages&gt;5168-5177&lt;/pages&gt;&lt;dates&gt;&lt;year&gt;2017&lt;/year&gt;&lt;/dates&gt;&lt;urls&gt;&lt;/urls&gt;&lt;electronic-resource-num&gt;10.1109/CVPR.2017.549&lt;/electronic-resource-num&gt;&lt;/record&gt;&lt;/Cite&gt;&lt;/EndNote&gt;</w:instrText>
            </w:r>
            <w:r w:rsidR="00B40EE1" w:rsidRPr="008F601D">
              <w:rPr>
                <w:rFonts w:ascii="Times New Roman" w:hAnsi="Times New Roman"/>
                <w:sz w:val="20"/>
                <w:szCs w:val="20"/>
              </w:rPr>
              <w:fldChar w:fldCharType="separate"/>
            </w:r>
            <w:r w:rsidR="00637329">
              <w:rPr>
                <w:rFonts w:ascii="Times New Roman" w:hAnsi="Times New Roman"/>
                <w:noProof/>
                <w:sz w:val="20"/>
                <w:szCs w:val="20"/>
              </w:rPr>
              <w:t>(Lin et al., 2017b)</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bottom"/>
            <w:hideMark/>
          </w:tcPr>
          <w:p w14:paraId="3A497919"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ResNet</w:t>
            </w:r>
            <w:proofErr w:type="spellEnd"/>
            <w:r w:rsidRPr="008F601D">
              <w:rPr>
                <w:rFonts w:ascii="Times New Roman" w:hAnsi="Times New Roman"/>
                <w:sz w:val="20"/>
                <w:szCs w:val="20"/>
              </w:rPr>
              <w:t xml:space="preserve"> 101 </w:t>
            </w:r>
          </w:p>
        </w:tc>
        <w:tc>
          <w:tcPr>
            <w:tcW w:w="1399" w:type="dxa"/>
            <w:shd w:val="clear" w:color="auto" w:fill="auto"/>
            <w:noWrap/>
            <w:vAlign w:val="bottom"/>
            <w:hideMark/>
          </w:tcPr>
          <w:p w14:paraId="2FB775E8"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73.6</w:t>
            </w:r>
          </w:p>
        </w:tc>
        <w:tc>
          <w:tcPr>
            <w:tcW w:w="616" w:type="dxa"/>
          </w:tcPr>
          <w:p w14:paraId="2C3321E5"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2017</w:t>
            </w:r>
          </w:p>
        </w:tc>
      </w:tr>
      <w:tr w:rsidR="004C1E38" w:rsidRPr="008F601D" w14:paraId="2F3507FD" w14:textId="77777777" w:rsidTr="000868F5">
        <w:trPr>
          <w:trHeight w:val="341"/>
          <w:jc w:val="center"/>
        </w:trPr>
        <w:tc>
          <w:tcPr>
            <w:tcW w:w="3188" w:type="dxa"/>
            <w:shd w:val="clear" w:color="auto" w:fill="auto"/>
            <w:noWrap/>
            <w:vAlign w:val="bottom"/>
            <w:hideMark/>
          </w:tcPr>
          <w:p w14:paraId="0B402D2C" w14:textId="77777777" w:rsidR="004C1E38" w:rsidRPr="008F601D" w:rsidRDefault="004C1E38" w:rsidP="00B16786">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FoveaNet</w:t>
            </w:r>
            <w:proofErr w:type="spellEnd"/>
            <w:r w:rsidRPr="008F601D">
              <w:rPr>
                <w:rFonts w:ascii="Times New Roman" w:hAnsi="Times New Roman"/>
                <w:sz w:val="20"/>
                <w:szCs w:val="20"/>
              </w:rPr>
              <w:t xml:space="preserve"> </w:t>
            </w:r>
            <w:r w:rsidR="00B40EE1" w:rsidRPr="008F601D">
              <w:rPr>
                <w:rFonts w:ascii="Times New Roman" w:hAnsi="Times New Roman"/>
                <w:sz w:val="20"/>
                <w:szCs w:val="20"/>
              </w:rPr>
              <w:fldChar w:fldCharType="begin"/>
            </w:r>
            <w:r w:rsidR="00B16786" w:rsidRPr="008F601D">
              <w:rPr>
                <w:rFonts w:ascii="Times New Roman" w:hAnsi="Times New Roman"/>
                <w:sz w:val="20"/>
                <w:szCs w:val="20"/>
              </w:rPr>
              <w:instrText xml:space="preserve"> ADDIN EN.CITE &lt;EndNote&gt;&lt;Cite&gt;&lt;Author&gt;Li&lt;/Author&gt;&lt;Year&gt;2017&lt;/Year&gt;&lt;RecNum&gt;730&lt;/RecNum&gt;&lt;DisplayText&gt;(Li et al., 2017)&lt;/DisplayText&gt;&lt;record&gt;&lt;rec-number&gt;730&lt;/rec-number&gt;&lt;foreign-keys&gt;&lt;key app="EN" db-id="9tzztt9fztrewoefrsoxzf5nddss0awxvzs0" timestamp="1603724615"&gt;730&lt;/key&gt;&lt;/foreign-keys&gt;&lt;ref-type name="Journal Article"&gt;17&lt;/ref-type&gt;&lt;contributors&gt;&lt;authors&gt;&lt;author&gt;Li, Xin&lt;/author&gt;&lt;author&gt;Jie, Zequn&lt;/author&gt;&lt;author&gt;Wang, Wei&lt;/author&gt;&lt;author&gt;Liu, Changsong&lt;/author&gt;&lt;author&gt;Yang, Jimei&lt;/author&gt;&lt;author&gt;Shen, Xiaohui&lt;/author&gt;&lt;author&gt;Lin, Zhe&lt;/author&gt;&lt;author&gt;Chen, Qiang&lt;/author&gt;&lt;author&gt;Yan, Shuicheng&lt;/author&gt;&lt;author&gt;Feng, Jiashi&lt;/author&gt;&lt;/authors&gt;&lt;/contributors&gt;&lt;titles&gt;&lt;title&gt;FoveaNet: Perspective-aware Urban Scene Parsing&lt;/title&gt;&lt;/titles&gt;&lt;dates&gt;&lt;year&gt;2017&lt;/year&gt;&lt;pub-dates&gt;&lt;date&gt;08/08&lt;/date&gt;&lt;/pub-dates&gt;&lt;/dates&gt;&lt;urls&gt;&lt;/urls&gt;&lt;/record&gt;&lt;/Cite&gt;&lt;/EndNote&gt;</w:instrText>
            </w:r>
            <w:r w:rsidR="00B40EE1" w:rsidRPr="008F601D">
              <w:rPr>
                <w:rFonts w:ascii="Times New Roman" w:hAnsi="Times New Roman"/>
                <w:sz w:val="20"/>
                <w:szCs w:val="20"/>
              </w:rPr>
              <w:fldChar w:fldCharType="separate"/>
            </w:r>
            <w:r w:rsidRPr="008F601D">
              <w:rPr>
                <w:rFonts w:ascii="Times New Roman" w:hAnsi="Times New Roman"/>
                <w:noProof/>
                <w:sz w:val="20"/>
                <w:szCs w:val="20"/>
              </w:rPr>
              <w:t>(Li et al., 2017)</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bottom"/>
            <w:hideMark/>
          </w:tcPr>
          <w:p w14:paraId="3811A6B5"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ResNet</w:t>
            </w:r>
            <w:proofErr w:type="spellEnd"/>
            <w:r w:rsidRPr="008F601D">
              <w:rPr>
                <w:rFonts w:ascii="Times New Roman" w:hAnsi="Times New Roman"/>
                <w:sz w:val="20"/>
                <w:szCs w:val="20"/>
              </w:rPr>
              <w:t xml:space="preserve"> 101 </w:t>
            </w:r>
          </w:p>
        </w:tc>
        <w:tc>
          <w:tcPr>
            <w:tcW w:w="1399" w:type="dxa"/>
            <w:shd w:val="clear" w:color="auto" w:fill="auto"/>
            <w:noWrap/>
            <w:vAlign w:val="bottom"/>
            <w:hideMark/>
          </w:tcPr>
          <w:p w14:paraId="183550A9"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74.1</w:t>
            </w:r>
          </w:p>
        </w:tc>
        <w:tc>
          <w:tcPr>
            <w:tcW w:w="616" w:type="dxa"/>
          </w:tcPr>
          <w:p w14:paraId="5064343E"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2017</w:t>
            </w:r>
          </w:p>
        </w:tc>
      </w:tr>
      <w:tr w:rsidR="004C1E38" w:rsidRPr="008F601D" w14:paraId="65D29070" w14:textId="77777777" w:rsidTr="000868F5">
        <w:trPr>
          <w:trHeight w:val="350"/>
          <w:jc w:val="center"/>
        </w:trPr>
        <w:tc>
          <w:tcPr>
            <w:tcW w:w="3188" w:type="dxa"/>
            <w:shd w:val="clear" w:color="auto" w:fill="auto"/>
            <w:noWrap/>
            <w:vAlign w:val="bottom"/>
            <w:hideMark/>
          </w:tcPr>
          <w:p w14:paraId="20804A1B" w14:textId="77777777" w:rsidR="004C1E38" w:rsidRPr="008F601D" w:rsidRDefault="004C1E38" w:rsidP="00B16786">
            <w:pPr>
              <w:adjustRightInd w:val="0"/>
              <w:snapToGrid w:val="0"/>
              <w:jc w:val="left"/>
              <w:rPr>
                <w:rFonts w:ascii="Times New Roman" w:hAnsi="Times New Roman"/>
                <w:sz w:val="20"/>
                <w:szCs w:val="20"/>
              </w:rPr>
            </w:pPr>
            <w:r w:rsidRPr="008F601D">
              <w:rPr>
                <w:rFonts w:ascii="Times New Roman" w:hAnsi="Times New Roman"/>
                <w:sz w:val="20"/>
                <w:szCs w:val="20"/>
              </w:rPr>
              <w:t xml:space="preserve">Ladder </w:t>
            </w:r>
            <w:r w:rsidR="00B40EE1" w:rsidRPr="008F601D">
              <w:rPr>
                <w:rFonts w:ascii="Times New Roman" w:hAnsi="Times New Roman"/>
                <w:sz w:val="20"/>
                <w:szCs w:val="20"/>
              </w:rPr>
              <w:fldChar w:fldCharType="begin">
                <w:fldData xml:space="preserve">PEVuZE5vdGU+PENpdGU+PEF1dGhvcj5LcmFwYWM8L0F1dGhvcj48WWVhcj4yMDE3PC9ZZWFyPjxS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</w:fldData>
              </w:fldChar>
            </w:r>
            <w:r w:rsidR="00B16786" w:rsidRPr="008F601D">
              <w:rPr>
                <w:rFonts w:ascii="Times New Roman" w:hAnsi="Times New Roman"/>
                <w:sz w:val="20"/>
                <w:szCs w:val="20"/>
              </w:rPr>
              <w:instrText xml:space="preserve"> ADDIN EN.CITE </w:instrText>
            </w:r>
            <w:r w:rsidR="00B40EE1" w:rsidRPr="00135CC7">
              <w:rPr>
                <w:rFonts w:ascii="Times New Roman" w:hAnsi="Times New Roman"/>
                <w:sz w:val="20"/>
                <w:szCs w:val="20"/>
              </w:rPr>
              <w:fldChar w:fldCharType="begin">
                <w:fldData xml:space="preserve">PEVuZE5vdGU+PENpdGU+PEF1dGhvcj5LcmFwYWM8L0F1dGhvcj48WWVhcj4yMDE3PC9ZZWFyPjxS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</w:fldData>
              </w:fldChar>
            </w:r>
            <w:r w:rsidR="00B16786" w:rsidRPr="008F601D">
              <w:rPr>
                <w:rFonts w:ascii="Times New Roman" w:hAnsi="Times New Roman"/>
                <w:sz w:val="20"/>
                <w:szCs w:val="20"/>
              </w:rPr>
              <w:instrText xml:space="preserve"> ADDIN EN.CITE.DATA </w:instrText>
            </w:r>
            <w:r w:rsidR="00B40EE1" w:rsidRPr="00135CC7">
              <w:rPr>
                <w:rFonts w:ascii="Times New Roman" w:hAnsi="Times New Roman"/>
                <w:sz w:val="20"/>
                <w:szCs w:val="20"/>
              </w:rPr>
            </w:r>
            <w:r w:rsidR="00B40EE1" w:rsidRPr="00135CC7">
              <w:rPr>
                <w:rFonts w:ascii="Times New Roman" w:hAnsi="Times New Roman"/>
                <w:sz w:val="20"/>
                <w:szCs w:val="20"/>
              </w:rPr>
              <w:fldChar w:fldCharType="end"/>
            </w:r>
            <w:r w:rsidR="00B40EE1" w:rsidRPr="008F601D">
              <w:rPr>
                <w:rFonts w:ascii="Times New Roman" w:hAnsi="Times New Roman"/>
                <w:sz w:val="20"/>
                <w:szCs w:val="20"/>
              </w:rPr>
            </w:r>
            <w:r w:rsidR="00B40EE1" w:rsidRPr="008F601D">
              <w:rPr>
                <w:rFonts w:ascii="Times New Roman" w:hAnsi="Times New Roman"/>
                <w:sz w:val="20"/>
                <w:szCs w:val="20"/>
              </w:rPr>
              <w:fldChar w:fldCharType="separate"/>
            </w:r>
            <w:r w:rsidRPr="008F601D">
              <w:rPr>
                <w:rFonts w:ascii="Times New Roman" w:hAnsi="Times New Roman"/>
                <w:noProof/>
                <w:sz w:val="20"/>
                <w:szCs w:val="20"/>
              </w:rPr>
              <w:t>(Krapac and Šegvic, 2017)</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bottom"/>
            <w:hideMark/>
          </w:tcPr>
          <w:p w14:paraId="74A7B570"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DenseNet</w:t>
            </w:r>
            <w:proofErr w:type="spellEnd"/>
            <w:r w:rsidRPr="008F601D">
              <w:rPr>
                <w:rFonts w:ascii="Times New Roman" w:hAnsi="Times New Roman"/>
                <w:sz w:val="20"/>
                <w:szCs w:val="20"/>
              </w:rPr>
              <w:t xml:space="preserve"> 169 </w:t>
            </w:r>
          </w:p>
        </w:tc>
        <w:tc>
          <w:tcPr>
            <w:tcW w:w="1399" w:type="dxa"/>
            <w:shd w:val="clear" w:color="auto" w:fill="auto"/>
            <w:noWrap/>
            <w:vAlign w:val="bottom"/>
            <w:hideMark/>
          </w:tcPr>
          <w:p w14:paraId="60E87C67"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73.7</w:t>
            </w:r>
          </w:p>
        </w:tc>
        <w:tc>
          <w:tcPr>
            <w:tcW w:w="616" w:type="dxa"/>
          </w:tcPr>
          <w:p w14:paraId="51F958DA"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2017</w:t>
            </w:r>
          </w:p>
        </w:tc>
      </w:tr>
      <w:tr w:rsidR="004C1E38" w:rsidRPr="008F601D" w14:paraId="39A0031B" w14:textId="77777777" w:rsidTr="000868F5">
        <w:trPr>
          <w:trHeight w:val="359"/>
          <w:jc w:val="center"/>
        </w:trPr>
        <w:tc>
          <w:tcPr>
            <w:tcW w:w="3188" w:type="dxa"/>
            <w:shd w:val="clear" w:color="auto" w:fill="auto"/>
            <w:noWrap/>
            <w:vAlign w:val="bottom"/>
            <w:hideMark/>
          </w:tcPr>
          <w:p w14:paraId="59FC1272" w14:textId="77777777" w:rsidR="004C1E38" w:rsidRPr="008F601D" w:rsidRDefault="004C1E38" w:rsidP="00B16786">
            <w:pPr>
              <w:adjustRightInd w:val="0"/>
              <w:snapToGrid w:val="0"/>
              <w:jc w:val="left"/>
              <w:rPr>
                <w:rFonts w:ascii="Times New Roman" w:hAnsi="Times New Roman"/>
                <w:sz w:val="20"/>
                <w:szCs w:val="20"/>
              </w:rPr>
            </w:pPr>
            <w:r w:rsidRPr="008F601D">
              <w:rPr>
                <w:rFonts w:ascii="Times New Roman" w:hAnsi="Times New Roman"/>
                <w:sz w:val="20"/>
                <w:szCs w:val="20"/>
              </w:rPr>
              <w:t xml:space="preserve">GCN </w:t>
            </w:r>
            <w:r w:rsidR="00B40EE1" w:rsidRPr="008F601D">
              <w:rPr>
                <w:rFonts w:ascii="Times New Roman" w:hAnsi="Times New Roman"/>
                <w:sz w:val="20"/>
                <w:szCs w:val="20"/>
              </w:rPr>
              <w:fldChar w:fldCharType="begin"/>
            </w:r>
            <w:r w:rsidR="00B16786" w:rsidRPr="008F601D">
              <w:rPr>
                <w:rFonts w:ascii="Times New Roman" w:hAnsi="Times New Roman"/>
                <w:sz w:val="20"/>
                <w:szCs w:val="20"/>
              </w:rPr>
              <w:instrText xml:space="preserve"> ADDIN EN.CITE &lt;EndNote&gt;&lt;Cite&gt;&lt;Author&gt;Peng&lt;/Author&gt;&lt;Year&gt;2017&lt;/Year&gt;&lt;RecNum&gt;261&lt;/RecNum&gt;&lt;DisplayText&gt;(Peng et al., 2017)&lt;/DisplayText&gt;&lt;record&gt;&lt;rec-number&gt;261&lt;/rec-number&gt;&lt;foreign-keys&gt;&lt;key app="EN" db-id="9tzztt9fztrewoefrsoxzf5nddss0awxvzs0" timestamp="1603714381"&gt;261&lt;/key&gt;&lt;/foreign-keys&gt;&lt;ref-type name="Conference Proceedings"&gt;10&lt;/ref-type&gt;&lt;contributors&gt;&lt;authors&gt;&lt;author&gt;C. Peng&lt;/author&gt;&lt;author&gt;X. Zhang&lt;/author&gt;&lt;author&gt;G. Yu&lt;/author&gt;&lt;author&gt;G. Luo&lt;/author&gt;&lt;author&gt;J. Sun&lt;/author&gt;&lt;/authors&gt;&lt;/contributors&gt;&lt;titles&gt;&lt;title&gt;Large Kernel Matters — Improve Semantic Segmentation by Global Convolutional Network&lt;/title&gt;&lt;secondary-title&gt;2017 IEEE Conference on Computer Vision and Pattern Recognition (CVPR)&lt;/secondary-title&gt;&lt;alt-title&gt;2017 IEEE Conference on Computer Vision and Pattern Recognition (CVPR)&lt;/alt-title&gt;&lt;/titles&gt;&lt;pages&gt;1743-1751&lt;/pages&gt;&lt;keywords&gt;&lt;keyword&gt;feedforward neural nets&lt;/keyword&gt;&lt;keyword&gt;image classification&lt;/keyword&gt;&lt;keyword&gt;image segmentation&lt;/keyword&gt;&lt;keyword&gt;neural net architecture&lt;/keyword&gt;&lt;keyword&gt;object detection&lt;/keyword&gt;&lt;keyword&gt;kernel matters&lt;/keyword&gt;&lt;keyword&gt;semantic segmentation&lt;/keyword&gt;&lt;keyword&gt;global convolutional network&lt;/keyword&gt;&lt;keyword&gt;network architecture design&lt;/keyword&gt;&lt;keyword&gt;computational complexity&lt;/keyword&gt;&lt;keyword&gt;per-pixel prediction&lt;/keyword&gt;&lt;keyword&gt;effective receptive field&lt;/keyword&gt;&lt;keyword&gt;classification&lt;/keyword&gt;&lt;keyword&gt;design principle&lt;/keyword&gt;&lt;keyword&gt;residual-based boundary refinement&lt;/keyword&gt;&lt;keyword&gt;object boundaries&lt;/keyword&gt;&lt;keyword&gt;Semantics&lt;/keyword&gt;&lt;keyword&gt;Kernel&lt;/keyword&gt;&lt;keyword&gt;Feature extraction&lt;/keyword&gt;&lt;keyword&gt;Computational modeling&lt;/keyword&gt;&lt;keyword&gt;Standards&lt;/keyword&gt;&lt;/keywords&gt;&lt;dates&gt;&lt;year&gt;2017&lt;/year&gt;&lt;pub-dates&gt;&lt;date&gt;21-26 July 2017&lt;/date&gt;&lt;/pub-dates&gt;&lt;/dates&gt;&lt;isbn&gt;1063-6919&lt;/isbn&gt;&lt;urls&gt;&lt;/urls&gt;&lt;electronic-resource-num&gt;10.1109/CVPR.2017.189&lt;/electronic-resource-num&gt;&lt;/record&gt;&lt;/Cite&gt;&lt;/EndNote&gt;</w:instrText>
            </w:r>
            <w:r w:rsidR="00B40EE1" w:rsidRPr="008F601D">
              <w:rPr>
                <w:rFonts w:ascii="Times New Roman" w:hAnsi="Times New Roman"/>
                <w:sz w:val="20"/>
                <w:szCs w:val="20"/>
              </w:rPr>
              <w:fldChar w:fldCharType="separate"/>
            </w:r>
            <w:r w:rsidRPr="008F601D">
              <w:rPr>
                <w:rFonts w:ascii="Times New Roman" w:hAnsi="Times New Roman"/>
                <w:noProof/>
                <w:sz w:val="20"/>
                <w:szCs w:val="20"/>
              </w:rPr>
              <w:t>(Peng et al., 2017)</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bottom"/>
            <w:hideMark/>
          </w:tcPr>
          <w:p w14:paraId="365C7F9F"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ResNet</w:t>
            </w:r>
            <w:proofErr w:type="spellEnd"/>
            <w:r w:rsidRPr="008F601D">
              <w:rPr>
                <w:rFonts w:ascii="Times New Roman" w:hAnsi="Times New Roman"/>
                <w:sz w:val="20"/>
                <w:szCs w:val="20"/>
              </w:rPr>
              <w:t xml:space="preserve"> 101 </w:t>
            </w:r>
          </w:p>
        </w:tc>
        <w:tc>
          <w:tcPr>
            <w:tcW w:w="1399" w:type="dxa"/>
            <w:shd w:val="clear" w:color="auto" w:fill="auto"/>
            <w:noWrap/>
            <w:vAlign w:val="bottom"/>
            <w:hideMark/>
          </w:tcPr>
          <w:p w14:paraId="1598D94C"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76.9</w:t>
            </w:r>
          </w:p>
        </w:tc>
        <w:tc>
          <w:tcPr>
            <w:tcW w:w="616" w:type="dxa"/>
          </w:tcPr>
          <w:p w14:paraId="23D4E69E"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2017</w:t>
            </w:r>
          </w:p>
        </w:tc>
      </w:tr>
      <w:tr w:rsidR="004C1E38" w:rsidRPr="008F601D" w14:paraId="41F32B1E" w14:textId="77777777" w:rsidTr="000868F5">
        <w:trPr>
          <w:trHeight w:val="350"/>
          <w:jc w:val="center"/>
        </w:trPr>
        <w:tc>
          <w:tcPr>
            <w:tcW w:w="3188" w:type="dxa"/>
            <w:shd w:val="clear" w:color="auto" w:fill="auto"/>
            <w:noWrap/>
            <w:vAlign w:val="center"/>
            <w:hideMark/>
          </w:tcPr>
          <w:p w14:paraId="4AA3F621" w14:textId="77777777" w:rsidR="004C1E38" w:rsidRPr="008F601D" w:rsidRDefault="004C1E38" w:rsidP="00B16786">
            <w:pPr>
              <w:adjustRightInd w:val="0"/>
              <w:snapToGrid w:val="0"/>
              <w:jc w:val="left"/>
              <w:rPr>
                <w:rFonts w:ascii="Times New Roman" w:hAnsi="Times New Roman"/>
                <w:sz w:val="20"/>
                <w:szCs w:val="20"/>
              </w:rPr>
            </w:pPr>
            <w:r w:rsidRPr="008F601D">
              <w:rPr>
                <w:rFonts w:ascii="Times New Roman" w:hAnsi="Times New Roman"/>
                <w:sz w:val="20"/>
                <w:szCs w:val="20"/>
              </w:rPr>
              <w:t xml:space="preserve">DUC-HDC </w:t>
            </w:r>
            <w:r w:rsidR="00B40EE1" w:rsidRPr="008F601D">
              <w:rPr>
                <w:rFonts w:ascii="Times New Roman" w:hAnsi="Times New Roman"/>
                <w:sz w:val="20"/>
                <w:szCs w:val="20"/>
              </w:rPr>
              <w:fldChar w:fldCharType="begin">
                <w:fldData xml:space="preserve">PEVuZE5vdGU+PENpdGU+PEF1dGhvcj5XYW5nPC9BdXRob3I+PFllYXI+MjAxODwvWWVhcj48UmVj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</w:fldData>
              </w:fldChar>
            </w:r>
            <w:r w:rsidR="00B16786" w:rsidRPr="008F601D">
              <w:rPr>
                <w:rFonts w:ascii="Times New Roman" w:hAnsi="Times New Roman"/>
                <w:sz w:val="20"/>
                <w:szCs w:val="20"/>
              </w:rPr>
              <w:instrText xml:space="preserve"> ADDIN EN.CITE </w:instrText>
            </w:r>
            <w:r w:rsidR="00B40EE1" w:rsidRPr="00135CC7">
              <w:rPr>
                <w:rFonts w:ascii="Times New Roman" w:hAnsi="Times New Roman"/>
                <w:sz w:val="20"/>
                <w:szCs w:val="20"/>
              </w:rPr>
              <w:fldChar w:fldCharType="begin">
                <w:fldData xml:space="preserve">PEVuZE5vdGU+PENpdGU+PEF1dGhvcj5XYW5nPC9BdXRob3I+PFllYXI+MjAxODwvWWVhcj48UmVj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</w:fldData>
              </w:fldChar>
            </w:r>
            <w:r w:rsidR="00B16786" w:rsidRPr="008F601D">
              <w:rPr>
                <w:rFonts w:ascii="Times New Roman" w:hAnsi="Times New Roman"/>
                <w:sz w:val="20"/>
                <w:szCs w:val="20"/>
              </w:rPr>
              <w:instrText xml:space="preserve"> ADDIN EN.CITE.DATA </w:instrText>
            </w:r>
            <w:r w:rsidR="00B40EE1" w:rsidRPr="00135CC7">
              <w:rPr>
                <w:rFonts w:ascii="Times New Roman" w:hAnsi="Times New Roman"/>
                <w:sz w:val="20"/>
                <w:szCs w:val="20"/>
              </w:rPr>
            </w:r>
            <w:r w:rsidR="00B40EE1" w:rsidRPr="00135CC7">
              <w:rPr>
                <w:rFonts w:ascii="Times New Roman" w:hAnsi="Times New Roman"/>
                <w:sz w:val="20"/>
                <w:szCs w:val="20"/>
              </w:rPr>
              <w:fldChar w:fldCharType="end"/>
            </w:r>
            <w:r w:rsidR="00B40EE1" w:rsidRPr="008F601D">
              <w:rPr>
                <w:rFonts w:ascii="Times New Roman" w:hAnsi="Times New Roman"/>
                <w:sz w:val="20"/>
                <w:szCs w:val="20"/>
              </w:rPr>
            </w:r>
            <w:r w:rsidR="00B40EE1" w:rsidRPr="008F601D">
              <w:rPr>
                <w:rFonts w:ascii="Times New Roman" w:hAnsi="Times New Roman"/>
                <w:sz w:val="20"/>
                <w:szCs w:val="20"/>
              </w:rPr>
              <w:fldChar w:fldCharType="separate"/>
            </w:r>
            <w:r w:rsidRPr="008F601D">
              <w:rPr>
                <w:rFonts w:ascii="Times New Roman" w:hAnsi="Times New Roman"/>
                <w:noProof/>
                <w:sz w:val="20"/>
                <w:szCs w:val="20"/>
              </w:rPr>
              <w:t>(Wang et al., 2018)</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center"/>
            <w:hideMark/>
          </w:tcPr>
          <w:p w14:paraId="0F26293B" w14:textId="77777777" w:rsidR="004C1E38" w:rsidRPr="008F601D" w:rsidRDefault="004C1E38" w:rsidP="00E32FD4">
            <w:pPr>
              <w:adjustRightInd w:val="0"/>
              <w:snapToGrid w:val="0"/>
              <w:jc w:val="center"/>
              <w:rPr>
                <w:rFonts w:ascii="Times New Roman" w:hAnsi="Times New Roman"/>
                <w:sz w:val="20"/>
                <w:szCs w:val="20"/>
              </w:rPr>
            </w:pPr>
            <w:proofErr w:type="spellStart"/>
            <w:r w:rsidRPr="008F601D">
              <w:rPr>
                <w:rFonts w:ascii="Times New Roman" w:hAnsi="Times New Roman"/>
                <w:sz w:val="20"/>
                <w:szCs w:val="20"/>
              </w:rPr>
              <w:t>ResNet</w:t>
            </w:r>
            <w:proofErr w:type="spellEnd"/>
            <w:r w:rsidRPr="008F601D">
              <w:rPr>
                <w:rFonts w:ascii="Times New Roman" w:hAnsi="Times New Roman"/>
                <w:sz w:val="20"/>
                <w:szCs w:val="20"/>
              </w:rPr>
              <w:t xml:space="preserve"> 101</w:t>
            </w:r>
          </w:p>
        </w:tc>
        <w:tc>
          <w:tcPr>
            <w:tcW w:w="1399" w:type="dxa"/>
            <w:shd w:val="clear" w:color="auto" w:fill="auto"/>
            <w:noWrap/>
            <w:vAlign w:val="center"/>
            <w:hideMark/>
          </w:tcPr>
          <w:p w14:paraId="46087CB9"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77.6</w:t>
            </w:r>
          </w:p>
        </w:tc>
        <w:tc>
          <w:tcPr>
            <w:tcW w:w="616" w:type="dxa"/>
            <w:vAlign w:val="center"/>
          </w:tcPr>
          <w:p w14:paraId="4EA59933"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2017</w:t>
            </w:r>
          </w:p>
        </w:tc>
      </w:tr>
      <w:tr w:rsidR="004C1E38" w:rsidRPr="008F601D" w14:paraId="1C22C45F" w14:textId="77777777" w:rsidTr="000868F5">
        <w:trPr>
          <w:trHeight w:val="251"/>
          <w:jc w:val="center"/>
        </w:trPr>
        <w:tc>
          <w:tcPr>
            <w:tcW w:w="3188" w:type="dxa"/>
            <w:shd w:val="clear" w:color="auto" w:fill="auto"/>
            <w:noWrap/>
            <w:vAlign w:val="bottom"/>
            <w:hideMark/>
          </w:tcPr>
          <w:p w14:paraId="28CA05D3" w14:textId="77777777" w:rsidR="004C1E38" w:rsidRPr="008F601D" w:rsidRDefault="004C1E38" w:rsidP="00B16786">
            <w:pPr>
              <w:adjustRightInd w:val="0"/>
              <w:snapToGrid w:val="0"/>
              <w:jc w:val="left"/>
              <w:rPr>
                <w:rFonts w:ascii="Times New Roman" w:hAnsi="Times New Roman"/>
                <w:sz w:val="20"/>
                <w:szCs w:val="20"/>
              </w:rPr>
            </w:pPr>
            <w:r w:rsidRPr="008F601D">
              <w:rPr>
                <w:rFonts w:ascii="Times New Roman" w:hAnsi="Times New Roman"/>
                <w:sz w:val="20"/>
                <w:szCs w:val="20"/>
              </w:rPr>
              <w:t xml:space="preserve">Wide </w:t>
            </w:r>
            <w:proofErr w:type="spellStart"/>
            <w:r w:rsidRPr="008F601D">
              <w:rPr>
                <w:rFonts w:ascii="Times New Roman" w:hAnsi="Times New Roman"/>
                <w:sz w:val="20"/>
                <w:szCs w:val="20"/>
              </w:rPr>
              <w:t>ResNet</w:t>
            </w:r>
            <w:proofErr w:type="spellEnd"/>
            <w:r w:rsidRPr="008F601D">
              <w:rPr>
                <w:rFonts w:ascii="Times New Roman" w:hAnsi="Times New Roman"/>
                <w:sz w:val="20"/>
                <w:szCs w:val="20"/>
              </w:rPr>
              <w:t xml:space="preserve"> </w:t>
            </w:r>
            <w:r w:rsidR="00B40EE1" w:rsidRPr="008F601D">
              <w:rPr>
                <w:rFonts w:ascii="Times New Roman" w:hAnsi="Times New Roman"/>
                <w:sz w:val="20"/>
                <w:szCs w:val="20"/>
              </w:rPr>
              <w:fldChar w:fldCharType="begin"/>
            </w:r>
            <w:r w:rsidR="00B16786" w:rsidRPr="008F601D">
              <w:rPr>
                <w:rFonts w:ascii="Times New Roman" w:hAnsi="Times New Roman"/>
                <w:sz w:val="20"/>
                <w:szCs w:val="20"/>
              </w:rPr>
              <w:instrText xml:space="preserve"> ADDIN EN.CITE &lt;EndNote&gt;&lt;Cite&gt;&lt;Author&gt;Wu&lt;/Author&gt;&lt;Year&gt;2019&lt;/Year&gt;&lt;RecNum&gt;263&lt;/RecNum&gt;&lt;DisplayText&gt;(Wu et al., 2019)&lt;/DisplayText&gt;&lt;record&gt;&lt;rec-number&gt;263&lt;/rec-number&gt;&lt;foreign-keys&gt;&lt;key app="EN" db-id="9tzztt9fztrewoefrsoxzf5nddss0awxvzs0" timestamp="1603714836"&gt;263&lt;/key&gt;&lt;/foreign-keys&gt;&lt;ref-type name="Journal Article"&gt;17&lt;/ref-type&gt;&lt;contributors&gt;&lt;authors&gt;&lt;author&gt;Wu, Zifeng&lt;/author&gt;&lt;author&gt;Shen, Chunhua&lt;/author&gt;&lt;author&gt;van den Hengel, Anton&lt;/author&gt;&lt;/authors&gt;&lt;/contributors&gt;&lt;titles&gt;&lt;title&gt;Wider or Deeper: Revisiting the ResNet Model for Visual Recognition&lt;/title&gt;&lt;secondary-title&gt;Pattern Recognition&lt;/secondary-title&gt;&lt;/titles&gt;&lt;periodical&gt;&lt;full-title&gt;Pattern Recognition&lt;/full-title&gt;&lt;/periodical&gt;&lt;pages&gt;119-133&lt;/pages&gt;&lt;volume&gt;90&lt;/volume&gt;&lt;keywords&gt;&lt;keyword&gt;Image classification&lt;/keyword&gt;&lt;keyword&gt;Semantic segmentation&lt;/keyword&gt;&lt;keyword&gt;Residual network&lt;/keyword&gt;&lt;/keywords&gt;&lt;dates&gt;&lt;year&gt;2019&lt;/year&gt;&lt;pub-dates&gt;&lt;date&gt;2019/06/01/&lt;/date&gt;&lt;/pub-dates&gt;&lt;/dates&gt;&lt;isbn&gt;0031-3203&lt;/isbn&gt;&lt;urls&gt;&lt;related-urls&gt;&lt;url&gt;http://www.sciencedirect.com/science/article/pii/S0031320319300135&lt;/url&gt;&lt;/related-urls&gt;&lt;/urls&gt;&lt;electronic-resource-num&gt;https://doi.org/10.1016/j.patcog.2019.01.006&lt;/electronic-resource-num&gt;&lt;/record&gt;&lt;/Cite&gt;&lt;/EndNote&gt;</w:instrText>
            </w:r>
            <w:r w:rsidR="00B40EE1" w:rsidRPr="008F601D">
              <w:rPr>
                <w:rFonts w:ascii="Times New Roman" w:hAnsi="Times New Roman"/>
                <w:sz w:val="20"/>
                <w:szCs w:val="20"/>
              </w:rPr>
              <w:fldChar w:fldCharType="separate"/>
            </w:r>
            <w:r w:rsidRPr="008F601D">
              <w:rPr>
                <w:rFonts w:ascii="Times New Roman" w:hAnsi="Times New Roman"/>
                <w:noProof/>
                <w:sz w:val="20"/>
                <w:szCs w:val="20"/>
              </w:rPr>
              <w:t>(Wu et al., 2019)</w:t>
            </w:r>
            <w:r w:rsidR="00B40EE1" w:rsidRPr="008F601D">
              <w:rPr>
                <w:rFonts w:ascii="Times New Roman" w:hAnsi="Times New Roman"/>
                <w:sz w:val="20"/>
                <w:szCs w:val="20"/>
              </w:rPr>
              <w:fldChar w:fldCharType="end"/>
            </w:r>
            <w:r w:rsidRPr="008F601D">
              <w:rPr>
                <w:rFonts w:ascii="Times New Roman" w:hAnsi="Times New Roman"/>
                <w:sz w:val="20"/>
                <w:szCs w:val="20"/>
              </w:rPr>
              <w:t xml:space="preserve">  </w:t>
            </w:r>
          </w:p>
        </w:tc>
        <w:tc>
          <w:tcPr>
            <w:tcW w:w="1480" w:type="dxa"/>
            <w:shd w:val="clear" w:color="auto" w:fill="auto"/>
            <w:noWrap/>
            <w:vAlign w:val="bottom"/>
            <w:hideMark/>
          </w:tcPr>
          <w:p w14:paraId="694E4704"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WideResNet</w:t>
            </w:r>
            <w:proofErr w:type="spellEnd"/>
            <w:r w:rsidRPr="008F601D">
              <w:rPr>
                <w:rFonts w:ascii="Times New Roman" w:hAnsi="Times New Roman"/>
                <w:sz w:val="20"/>
                <w:szCs w:val="20"/>
              </w:rPr>
              <w:t xml:space="preserve"> 38</w:t>
            </w:r>
          </w:p>
        </w:tc>
        <w:tc>
          <w:tcPr>
            <w:tcW w:w="1399" w:type="dxa"/>
            <w:shd w:val="clear" w:color="auto" w:fill="auto"/>
            <w:noWrap/>
            <w:vAlign w:val="bottom"/>
            <w:hideMark/>
          </w:tcPr>
          <w:p w14:paraId="7B075CB6"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78.4</w:t>
            </w:r>
          </w:p>
        </w:tc>
        <w:tc>
          <w:tcPr>
            <w:tcW w:w="616" w:type="dxa"/>
          </w:tcPr>
          <w:p w14:paraId="647CA069"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2019</w:t>
            </w:r>
          </w:p>
        </w:tc>
      </w:tr>
      <w:tr w:rsidR="004C1E38" w:rsidRPr="008F601D" w14:paraId="4F66F719" w14:textId="77777777" w:rsidTr="000868F5">
        <w:trPr>
          <w:trHeight w:val="260"/>
          <w:jc w:val="center"/>
        </w:trPr>
        <w:tc>
          <w:tcPr>
            <w:tcW w:w="3188" w:type="dxa"/>
            <w:shd w:val="clear" w:color="auto" w:fill="auto"/>
            <w:noWrap/>
            <w:vAlign w:val="bottom"/>
          </w:tcPr>
          <w:p w14:paraId="7CD43D62" w14:textId="77777777" w:rsidR="004C1E38" w:rsidRPr="008F601D" w:rsidRDefault="004C1E38" w:rsidP="008431C4">
            <w:pPr>
              <w:adjustRightInd w:val="0"/>
              <w:snapToGrid w:val="0"/>
              <w:jc w:val="left"/>
              <w:rPr>
                <w:rFonts w:ascii="Times New Roman" w:hAnsi="Times New Roman"/>
                <w:sz w:val="20"/>
                <w:szCs w:val="20"/>
              </w:rPr>
            </w:pPr>
            <w:r w:rsidRPr="008F601D">
              <w:rPr>
                <w:rFonts w:ascii="Times New Roman" w:hAnsi="Times New Roman"/>
                <w:sz w:val="20"/>
                <w:szCs w:val="20"/>
              </w:rPr>
              <w:t xml:space="preserve">Dense ASPP </w:t>
            </w:r>
            <w:r w:rsidR="00B40EE1" w:rsidRPr="008F601D">
              <w:rPr>
                <w:rFonts w:ascii="Times New Roman" w:hAnsi="Times New Roman"/>
                <w:sz w:val="20"/>
                <w:szCs w:val="20"/>
              </w:rPr>
              <w:fldChar w:fldCharType="begin"/>
            </w:r>
            <w:r w:rsidR="008431C4" w:rsidRPr="008F601D">
              <w:rPr>
                <w:rFonts w:ascii="Times New Roman" w:hAnsi="Times New Roman"/>
                <w:sz w:val="20"/>
                <w:szCs w:val="20"/>
              </w:rPr>
              <w:instrText xml:space="preserve"> ADDIN EN.CITE &lt;EndNote&gt;&lt;Cite&gt;&lt;Author&gt;Yang&lt;/Author&gt;&lt;Year&gt;2018&lt;/Year&gt;&lt;RecNum&gt;732&lt;/RecNum&gt;&lt;DisplayText&gt;(Yang et al., 2018)&lt;/DisplayText&gt;&lt;record&gt;&lt;rec-number&gt;732&lt;/rec-number&gt;&lt;foreign-keys&gt;&lt;key app="EN" db-id="9tzztt9fztrewoefrsoxzf5nddss0awxvzs0" timestamp="1603725725"&gt;732&lt;/key&gt;&lt;/foreign-keys&gt;&lt;ref-type name="Book"&gt;6&lt;/ref-type&gt;&lt;contributors&gt;&lt;authors&gt;&lt;author&gt;Yang, Maoke&lt;/author&gt;&lt;author&gt;Kun, Yu&lt;/author&gt;&lt;author&gt;Zhang, Chi&lt;/author&gt;&lt;author&gt;Li, Zhiwei&lt;/author&gt;&lt;author&gt;Yang, Kuiyuan&lt;/author&gt;&lt;/authors&gt;&lt;/contributors&gt;&lt;titles&gt;&lt;title&gt;DenseASPP for Semantic Segmentation in Street Scenes&lt;/title&gt;&lt;/titles&gt;&lt;dates&gt;&lt;year&gt;2018&lt;/year&gt;&lt;/dates&gt;&lt;urls&gt;&lt;/urls&gt;&lt;electronic-resource-num&gt;10.1109/CVPR.2018.00388&lt;/electronic-resource-num&gt;&lt;/record&gt;&lt;/Cite&gt;&lt;/EndNote&gt;</w:instrText>
            </w:r>
            <w:r w:rsidR="00B40EE1" w:rsidRPr="008F601D">
              <w:rPr>
                <w:rFonts w:ascii="Times New Roman" w:hAnsi="Times New Roman"/>
                <w:sz w:val="20"/>
                <w:szCs w:val="20"/>
              </w:rPr>
              <w:fldChar w:fldCharType="separate"/>
            </w:r>
            <w:r w:rsidR="008431C4" w:rsidRPr="008F601D">
              <w:rPr>
                <w:rFonts w:ascii="Times New Roman" w:hAnsi="Times New Roman"/>
                <w:noProof/>
                <w:sz w:val="20"/>
                <w:szCs w:val="20"/>
              </w:rPr>
              <w:t>(Yang et al., 2018)</w:t>
            </w:r>
            <w:r w:rsidR="00B40EE1" w:rsidRPr="008F601D">
              <w:rPr>
                <w:rFonts w:ascii="Times New Roman" w:hAnsi="Times New Roman"/>
                <w:sz w:val="20"/>
                <w:szCs w:val="20"/>
              </w:rPr>
              <w:fldChar w:fldCharType="end"/>
            </w:r>
          </w:p>
        </w:tc>
        <w:tc>
          <w:tcPr>
            <w:tcW w:w="1480" w:type="dxa"/>
            <w:shd w:val="clear" w:color="auto" w:fill="auto"/>
            <w:noWrap/>
            <w:vAlign w:val="bottom"/>
          </w:tcPr>
          <w:p w14:paraId="7543E6BD"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Densenet</w:t>
            </w:r>
            <w:proofErr w:type="spellEnd"/>
            <w:r w:rsidRPr="008F601D">
              <w:rPr>
                <w:rFonts w:ascii="Times New Roman" w:hAnsi="Times New Roman"/>
                <w:sz w:val="20"/>
                <w:szCs w:val="20"/>
              </w:rPr>
              <w:t xml:space="preserve"> 161</w:t>
            </w:r>
          </w:p>
        </w:tc>
        <w:tc>
          <w:tcPr>
            <w:tcW w:w="1399" w:type="dxa"/>
            <w:shd w:val="clear" w:color="auto" w:fill="auto"/>
            <w:noWrap/>
            <w:vAlign w:val="bottom"/>
          </w:tcPr>
          <w:p w14:paraId="48F7D087"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80.6</w:t>
            </w:r>
          </w:p>
        </w:tc>
        <w:tc>
          <w:tcPr>
            <w:tcW w:w="616" w:type="dxa"/>
          </w:tcPr>
          <w:p w14:paraId="6607AC39"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2017</w:t>
            </w:r>
          </w:p>
        </w:tc>
      </w:tr>
      <w:tr w:rsidR="004C1E38" w:rsidRPr="008F601D" w14:paraId="37E55174" w14:textId="77777777" w:rsidTr="000868F5">
        <w:trPr>
          <w:trHeight w:val="260"/>
          <w:jc w:val="center"/>
        </w:trPr>
        <w:tc>
          <w:tcPr>
            <w:tcW w:w="3188" w:type="dxa"/>
            <w:shd w:val="clear" w:color="auto" w:fill="auto"/>
            <w:noWrap/>
            <w:vAlign w:val="bottom"/>
          </w:tcPr>
          <w:p w14:paraId="3C22659B" w14:textId="77777777" w:rsidR="004C1E38" w:rsidRPr="008F601D" w:rsidRDefault="004C1E38" w:rsidP="00B16786">
            <w:pPr>
              <w:adjustRightInd w:val="0"/>
              <w:snapToGrid w:val="0"/>
              <w:jc w:val="left"/>
              <w:rPr>
                <w:rFonts w:ascii="Times New Roman" w:hAnsi="Times New Roman"/>
                <w:sz w:val="20"/>
                <w:szCs w:val="20"/>
              </w:rPr>
            </w:pPr>
            <w:r w:rsidRPr="008F601D">
              <w:rPr>
                <w:rFonts w:ascii="Times New Roman" w:hAnsi="Times New Roman"/>
                <w:sz w:val="20"/>
                <w:szCs w:val="20"/>
              </w:rPr>
              <w:t xml:space="preserve">DeepLabV3 </w:t>
            </w:r>
            <w:r w:rsidR="00B40EE1" w:rsidRPr="008F601D">
              <w:rPr>
                <w:rFonts w:ascii="Times New Roman" w:hAnsi="Times New Roman"/>
                <w:sz w:val="20"/>
                <w:szCs w:val="20"/>
              </w:rPr>
              <w:fldChar w:fldCharType="begin"/>
            </w:r>
            <w:r w:rsidR="00B16786" w:rsidRPr="008F601D">
              <w:rPr>
                <w:rFonts w:ascii="Times New Roman" w:hAnsi="Times New Roman"/>
                <w:sz w:val="20"/>
                <w:szCs w:val="20"/>
              </w:rPr>
              <w:instrText xml:space="preserve"> ADDIN EN.CITE &lt;EndNote&gt;&lt;Cite&gt;&lt;Author&gt;Chen&lt;/Author&gt;&lt;Year&gt;2017&lt;/Year&gt;&lt;RecNum&gt;516&lt;/RecNum&gt;&lt;DisplayText&gt;(Chen et al., 2017b)&lt;/DisplayText&gt;&lt;record&gt;&lt;rec-number&gt;516&lt;/rec-number&gt;&lt;foreign-keys&gt;&lt;key app="EN" db-id="9tzztt9fztrewoefrsoxzf5nddss0awxvzs0" timestamp="1603720353"&gt;516&lt;/key&gt;&lt;/foreign-keys&gt;&lt;ref-type name="Journal Article"&gt;17&lt;/ref-type&gt;&lt;contributors&gt;&lt;authors&gt;&lt;author&gt;Chen, Liang-Chieh&lt;/author&gt;&lt;author&gt;Papandreou, George&lt;/author&gt;&lt;author&gt;Schroff, Florian&lt;/author&gt;&lt;author&gt;Adam, Hartwig&lt;/author&gt;&lt;/authors&gt;&lt;/contributors&gt;&lt;titles&gt;&lt;title&gt;Rethinking Atrous Convolution for Semantic Image Segmentation&lt;/title&gt;&lt;/titles&gt;&lt;dates&gt;&lt;year&gt;2017&lt;/year&gt;&lt;pub-dates&gt;&lt;date&gt;06/17&lt;/date&gt;&lt;/pub-dates&gt;&lt;/dates&gt;&lt;urls&gt;&lt;/urls&gt;&lt;/record&gt;&lt;/Cite&gt;&lt;/EndNote&gt;</w:instrText>
            </w:r>
            <w:r w:rsidR="00B40EE1" w:rsidRPr="008F601D">
              <w:rPr>
                <w:rFonts w:ascii="Times New Roman" w:hAnsi="Times New Roman"/>
                <w:sz w:val="20"/>
                <w:szCs w:val="20"/>
              </w:rPr>
              <w:fldChar w:fldCharType="separate"/>
            </w:r>
            <w:r w:rsidRPr="008F601D">
              <w:rPr>
                <w:rFonts w:ascii="Times New Roman" w:hAnsi="Times New Roman"/>
                <w:noProof/>
                <w:sz w:val="20"/>
                <w:szCs w:val="20"/>
              </w:rPr>
              <w:t>(Chen et al., 2017b)</w:t>
            </w:r>
            <w:r w:rsidR="00B40EE1" w:rsidRPr="008F601D">
              <w:rPr>
                <w:rFonts w:ascii="Times New Roman" w:hAnsi="Times New Roman"/>
                <w:sz w:val="20"/>
                <w:szCs w:val="20"/>
              </w:rPr>
              <w:fldChar w:fldCharType="end"/>
            </w:r>
          </w:p>
        </w:tc>
        <w:tc>
          <w:tcPr>
            <w:tcW w:w="1480" w:type="dxa"/>
            <w:shd w:val="clear" w:color="auto" w:fill="auto"/>
            <w:noWrap/>
            <w:vAlign w:val="bottom"/>
          </w:tcPr>
          <w:p w14:paraId="0EA0B7E3" w14:textId="77777777" w:rsidR="004C1E38" w:rsidRPr="008F601D" w:rsidRDefault="004C1E38" w:rsidP="00E32FD4">
            <w:pPr>
              <w:adjustRightInd w:val="0"/>
              <w:snapToGrid w:val="0"/>
              <w:jc w:val="left"/>
              <w:rPr>
                <w:rFonts w:ascii="Times New Roman" w:hAnsi="Times New Roman"/>
                <w:sz w:val="20"/>
                <w:szCs w:val="20"/>
              </w:rPr>
            </w:pPr>
            <w:r w:rsidRPr="008F601D">
              <w:rPr>
                <w:rFonts w:ascii="Times New Roman" w:hAnsi="Times New Roman"/>
                <w:sz w:val="20"/>
                <w:szCs w:val="20"/>
              </w:rPr>
              <w:t>ResNet-101</w:t>
            </w:r>
          </w:p>
        </w:tc>
        <w:tc>
          <w:tcPr>
            <w:tcW w:w="1399" w:type="dxa"/>
            <w:shd w:val="clear" w:color="auto" w:fill="auto"/>
            <w:noWrap/>
            <w:vAlign w:val="bottom"/>
          </w:tcPr>
          <w:p w14:paraId="46BB4B5E"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81.3</w:t>
            </w:r>
          </w:p>
        </w:tc>
        <w:tc>
          <w:tcPr>
            <w:tcW w:w="616" w:type="dxa"/>
          </w:tcPr>
          <w:p w14:paraId="1A472F11"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2018</w:t>
            </w:r>
          </w:p>
        </w:tc>
      </w:tr>
      <w:tr w:rsidR="004C1E38" w:rsidRPr="008F601D" w14:paraId="01C05900" w14:textId="77777777" w:rsidTr="000868F5">
        <w:trPr>
          <w:trHeight w:val="260"/>
          <w:jc w:val="center"/>
        </w:trPr>
        <w:tc>
          <w:tcPr>
            <w:tcW w:w="3188" w:type="dxa"/>
            <w:shd w:val="clear" w:color="auto" w:fill="auto"/>
            <w:noWrap/>
            <w:vAlign w:val="bottom"/>
          </w:tcPr>
          <w:p w14:paraId="7372A468" w14:textId="77777777" w:rsidR="004C1E38" w:rsidRPr="008F601D" w:rsidRDefault="004C1E38" w:rsidP="00E32FD4">
            <w:pPr>
              <w:adjustRightInd w:val="0"/>
              <w:snapToGrid w:val="0"/>
              <w:jc w:val="left"/>
              <w:rPr>
                <w:rFonts w:ascii="Times New Roman" w:hAnsi="Times New Roman"/>
                <w:sz w:val="20"/>
                <w:szCs w:val="20"/>
              </w:rPr>
            </w:pPr>
            <w:r w:rsidRPr="008F601D">
              <w:rPr>
                <w:rFonts w:ascii="Times New Roman" w:hAnsi="Times New Roman"/>
                <w:sz w:val="20"/>
                <w:szCs w:val="20"/>
              </w:rPr>
              <w:t xml:space="preserve">DeepLabV3+ </w:t>
            </w:r>
            <w:r w:rsidR="00B40EE1" w:rsidRPr="008F601D">
              <w:rPr>
                <w:rFonts w:ascii="Times New Roman" w:hAnsi="Times New Roman"/>
                <w:sz w:val="20"/>
                <w:szCs w:val="20"/>
              </w:rPr>
              <w:fldChar w:fldCharType="begin"/>
            </w:r>
            <w:r w:rsidRPr="008F601D">
              <w:rPr>
                <w:rFonts w:ascii="Times New Roman" w:hAnsi="Times New Roman"/>
                <w:sz w:val="20"/>
                <w:szCs w:val="20"/>
              </w:rPr>
              <w:instrText xml:space="preserve"> ADDIN EN.CITE &lt;EndNote&gt;&lt;Cite&gt;&lt;Author&gt;Chen&lt;/Author&gt;&lt;Year&gt;2018&lt;/Year&gt;&lt;RecNum&gt;187&lt;/RecNum&gt;&lt;DisplayText&gt;(Chen et al., 2018)&lt;/DisplayText&gt;&lt;record&gt;&lt;rec-number&gt;187&lt;/rec-number&gt;&lt;foreign-keys&gt;&lt;key app="EN" db-id="fspe090xm2sf0nef9aapp9tezvaxx5av9vr9" timestamp="1604388853"&gt;187&lt;/key&gt;&lt;/foreign-keys&gt;&lt;ref-type name="Conference Paper"&gt;47&lt;/ref-type&gt;&lt;contributors&gt;&lt;authors&gt;&lt;author&gt;Liang-Chieh Chen&lt;/author&gt;&lt;author&gt;Yukun Zhu&lt;/author&gt;&lt;author&gt;George Papandreou&lt;/author&gt;&lt;author&gt;Florian Schroff&lt;/author&gt;&lt;author&gt;Hartwig Adam&lt;/author&gt;&lt;/authors&gt;&lt;/contributors&gt;&lt;titles&gt;&lt;title&gt;Encoder-Decoder with Atrous Separable Convolution for Semantic Image Segmentation&lt;/title&gt;&lt;secondary-title&gt;CVPR&lt;/secondary-title&gt;&lt;/titles&gt;&lt;periodical&gt;&lt;full-title&gt;CVPR&lt;/full-title&gt;&lt;/periodical&gt;&lt;dates&gt;&lt;year&gt;2018&lt;/year&gt;&lt;/dates&gt;&lt;publisher&gt;Springer&lt;/publisher&gt;&lt;urls&gt;&lt;/urls&gt;&lt;/record&gt;&lt;/Cite&gt;&lt;/EndNote&gt;</w:instrText>
            </w:r>
            <w:r w:rsidR="00B40EE1" w:rsidRPr="008F601D">
              <w:rPr>
                <w:rFonts w:ascii="Times New Roman" w:hAnsi="Times New Roman"/>
                <w:sz w:val="20"/>
                <w:szCs w:val="20"/>
              </w:rPr>
              <w:fldChar w:fldCharType="separate"/>
            </w:r>
            <w:r w:rsidRPr="008F601D">
              <w:rPr>
                <w:rFonts w:ascii="Times New Roman" w:hAnsi="Times New Roman"/>
                <w:sz w:val="20"/>
                <w:szCs w:val="20"/>
              </w:rPr>
              <w:t>(Chen et al., 2018)</w:t>
            </w:r>
            <w:r w:rsidR="00B40EE1" w:rsidRPr="008F601D">
              <w:rPr>
                <w:rFonts w:ascii="Times New Roman" w:hAnsi="Times New Roman"/>
                <w:sz w:val="20"/>
                <w:szCs w:val="20"/>
              </w:rPr>
              <w:fldChar w:fldCharType="end"/>
            </w:r>
          </w:p>
        </w:tc>
        <w:tc>
          <w:tcPr>
            <w:tcW w:w="1480" w:type="dxa"/>
            <w:shd w:val="clear" w:color="auto" w:fill="auto"/>
            <w:noWrap/>
            <w:vAlign w:val="bottom"/>
          </w:tcPr>
          <w:p w14:paraId="101A1EBF" w14:textId="77777777" w:rsidR="004C1E38" w:rsidRPr="008F601D" w:rsidRDefault="004C1E38" w:rsidP="00E32FD4">
            <w:pPr>
              <w:adjustRightInd w:val="0"/>
              <w:snapToGrid w:val="0"/>
              <w:jc w:val="left"/>
              <w:rPr>
                <w:rFonts w:ascii="Times New Roman" w:hAnsi="Times New Roman"/>
                <w:sz w:val="20"/>
                <w:szCs w:val="20"/>
              </w:rPr>
            </w:pPr>
            <w:r w:rsidRPr="008F601D">
              <w:rPr>
                <w:rFonts w:ascii="Times New Roman" w:hAnsi="Times New Roman"/>
                <w:sz w:val="20"/>
                <w:szCs w:val="20"/>
              </w:rPr>
              <w:t>Xception-71</w:t>
            </w:r>
          </w:p>
        </w:tc>
        <w:tc>
          <w:tcPr>
            <w:tcW w:w="1399" w:type="dxa"/>
            <w:shd w:val="clear" w:color="auto" w:fill="auto"/>
            <w:noWrap/>
            <w:vAlign w:val="bottom"/>
          </w:tcPr>
          <w:p w14:paraId="551A4DB1"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82.1</w:t>
            </w:r>
          </w:p>
        </w:tc>
        <w:tc>
          <w:tcPr>
            <w:tcW w:w="616" w:type="dxa"/>
          </w:tcPr>
          <w:p w14:paraId="6D236401"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2018</w:t>
            </w:r>
          </w:p>
        </w:tc>
      </w:tr>
      <w:tr w:rsidR="004C1E38" w:rsidRPr="008F601D" w14:paraId="083AA6F7" w14:textId="77777777" w:rsidTr="000868F5">
        <w:trPr>
          <w:trHeight w:val="260"/>
          <w:jc w:val="center"/>
        </w:trPr>
        <w:tc>
          <w:tcPr>
            <w:tcW w:w="3188" w:type="dxa"/>
            <w:shd w:val="clear" w:color="auto" w:fill="auto"/>
            <w:noWrap/>
            <w:vAlign w:val="bottom"/>
          </w:tcPr>
          <w:p w14:paraId="4B23185C" w14:textId="77777777" w:rsidR="004C1E38" w:rsidRPr="008F601D" w:rsidRDefault="004C1E38" w:rsidP="00B16786">
            <w:pPr>
              <w:adjustRightInd w:val="0"/>
              <w:snapToGrid w:val="0"/>
              <w:jc w:val="left"/>
              <w:rPr>
                <w:rFonts w:ascii="Times New Roman" w:hAnsi="Times New Roman"/>
                <w:sz w:val="20"/>
                <w:szCs w:val="20"/>
              </w:rPr>
            </w:pPr>
            <w:r w:rsidRPr="008F601D">
              <w:rPr>
                <w:rFonts w:ascii="Times New Roman" w:hAnsi="Times New Roman"/>
                <w:sz w:val="20"/>
                <w:szCs w:val="20"/>
              </w:rPr>
              <w:t xml:space="preserve">GS-CNN </w:t>
            </w:r>
            <w:r w:rsidR="00B40EE1" w:rsidRPr="008F601D">
              <w:rPr>
                <w:rFonts w:ascii="Times New Roman" w:hAnsi="Times New Roman"/>
                <w:sz w:val="20"/>
                <w:szCs w:val="20"/>
              </w:rPr>
              <w:fldChar w:fldCharType="begin"/>
            </w:r>
            <w:r w:rsidR="00B16786" w:rsidRPr="008F601D">
              <w:rPr>
                <w:rFonts w:ascii="Times New Roman" w:hAnsi="Times New Roman"/>
                <w:sz w:val="20"/>
                <w:szCs w:val="20"/>
              </w:rPr>
              <w:instrText xml:space="preserve"> ADDIN EN.CITE &lt;EndNote&gt;&lt;Cite&gt;&lt;Author&gt;Takikawa&lt;/Author&gt;&lt;Year&gt;2019&lt;/Year&gt;&lt;RecNum&gt;733&lt;/RecNum&gt;&lt;DisplayText&gt;(Takikawa et al., 2019)&lt;/DisplayText&gt;&lt;record&gt;&lt;rec-number&gt;733&lt;/rec-number&gt;&lt;foreign-keys&gt;&lt;key app="EN" db-id="9tzztt9fztrewoefrsoxzf5nddss0awxvzs0" timestamp="1603725881"&gt;733&lt;/key&gt;&lt;/foreign-keys&gt;&lt;ref-type name="Book"&gt;6&lt;/ref-type&gt;&lt;contributors&gt;&lt;authors&gt;&lt;author&gt;Takikawa, Towaki&lt;/author&gt;&lt;author&gt;Acuna, David&lt;/author&gt;&lt;author&gt;Jampani, Varun&lt;/author&gt;&lt;author&gt;Fidler, Sanja&lt;/author&gt;&lt;/authors&gt;&lt;/contributors&gt;&lt;titles&gt;&lt;title&gt;Gated-SCNN: Gated Shape CNNs for Semantic Segmentation&lt;/title&gt;&lt;/titles&gt;&lt;pages&gt;5228-5237&lt;/pages&gt;&lt;dates&gt;&lt;year&gt;2019&lt;/year&gt;&lt;/dates&gt;&lt;urls&gt;&lt;/urls&gt;&lt;electronic-resource-num&gt;10.1109/ICCV.2019.00533&lt;/electronic-resource-num&gt;&lt;/record&gt;&lt;/Cite&gt;&lt;/EndNote&gt;</w:instrText>
            </w:r>
            <w:r w:rsidR="00B40EE1" w:rsidRPr="008F601D">
              <w:rPr>
                <w:rFonts w:ascii="Times New Roman" w:hAnsi="Times New Roman"/>
                <w:sz w:val="20"/>
                <w:szCs w:val="20"/>
              </w:rPr>
              <w:fldChar w:fldCharType="separate"/>
            </w:r>
            <w:r w:rsidRPr="008F601D">
              <w:rPr>
                <w:rFonts w:ascii="Times New Roman" w:hAnsi="Times New Roman"/>
                <w:noProof/>
                <w:sz w:val="20"/>
                <w:szCs w:val="20"/>
              </w:rPr>
              <w:t>(Takikawa et al., 2019)</w:t>
            </w:r>
            <w:r w:rsidR="00B40EE1" w:rsidRPr="008F601D">
              <w:rPr>
                <w:rFonts w:ascii="Times New Roman" w:hAnsi="Times New Roman"/>
                <w:sz w:val="20"/>
                <w:szCs w:val="20"/>
              </w:rPr>
              <w:fldChar w:fldCharType="end"/>
            </w:r>
          </w:p>
        </w:tc>
        <w:tc>
          <w:tcPr>
            <w:tcW w:w="1480" w:type="dxa"/>
            <w:shd w:val="clear" w:color="auto" w:fill="auto"/>
            <w:noWrap/>
            <w:vAlign w:val="bottom"/>
          </w:tcPr>
          <w:p w14:paraId="1C6A6694" w14:textId="77777777" w:rsidR="004C1E38" w:rsidRPr="008F601D" w:rsidRDefault="004C1E38" w:rsidP="00E32FD4">
            <w:pPr>
              <w:adjustRightInd w:val="0"/>
              <w:snapToGrid w:val="0"/>
              <w:jc w:val="left"/>
              <w:rPr>
                <w:rFonts w:ascii="Times New Roman" w:hAnsi="Times New Roman"/>
                <w:sz w:val="20"/>
                <w:szCs w:val="20"/>
              </w:rPr>
            </w:pPr>
            <w:proofErr w:type="spellStart"/>
            <w:r w:rsidRPr="008F601D">
              <w:rPr>
                <w:rFonts w:ascii="Times New Roman" w:hAnsi="Times New Roman"/>
                <w:sz w:val="20"/>
                <w:szCs w:val="20"/>
              </w:rPr>
              <w:t>WideResNet</w:t>
            </w:r>
            <w:proofErr w:type="spellEnd"/>
            <w:r w:rsidRPr="008F601D">
              <w:rPr>
                <w:rFonts w:ascii="Times New Roman" w:hAnsi="Times New Roman"/>
                <w:sz w:val="20"/>
                <w:szCs w:val="20"/>
              </w:rPr>
              <w:t xml:space="preserve"> </w:t>
            </w:r>
          </w:p>
        </w:tc>
        <w:tc>
          <w:tcPr>
            <w:tcW w:w="1399" w:type="dxa"/>
            <w:shd w:val="clear" w:color="auto" w:fill="auto"/>
            <w:noWrap/>
            <w:vAlign w:val="bottom"/>
          </w:tcPr>
          <w:p w14:paraId="38EE0E7D"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82.8</w:t>
            </w:r>
          </w:p>
        </w:tc>
        <w:tc>
          <w:tcPr>
            <w:tcW w:w="616" w:type="dxa"/>
          </w:tcPr>
          <w:p w14:paraId="1FAE9945" w14:textId="77777777" w:rsidR="004C1E38" w:rsidRPr="008F601D" w:rsidRDefault="004C1E38" w:rsidP="00E32FD4">
            <w:pPr>
              <w:adjustRightInd w:val="0"/>
              <w:snapToGrid w:val="0"/>
              <w:jc w:val="center"/>
              <w:rPr>
                <w:rFonts w:ascii="Times New Roman" w:hAnsi="Times New Roman"/>
                <w:sz w:val="20"/>
                <w:szCs w:val="20"/>
              </w:rPr>
            </w:pPr>
            <w:r w:rsidRPr="008F601D">
              <w:rPr>
                <w:rFonts w:ascii="Times New Roman" w:hAnsi="Times New Roman"/>
                <w:sz w:val="20"/>
                <w:szCs w:val="20"/>
              </w:rPr>
              <w:t>2019</w:t>
            </w:r>
          </w:p>
        </w:tc>
      </w:tr>
    </w:tbl>
    <w:p w14:paraId="4D23FC5D" w14:textId="77777777" w:rsidR="002F31EC" w:rsidRPr="008F601D" w:rsidRDefault="002F31EC"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p>
    <w:p w14:paraId="7895632F"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135CC7">
        <w:rPr>
          <w:rFonts w:ascii="Times New Roman" w:eastAsia="SimSun" w:hAnsi="Times New Roman"/>
          <w:b w:val="0"/>
          <w:i/>
          <w:snapToGrid/>
          <w:color w:val="auto"/>
          <w:kern w:val="2"/>
          <w:sz w:val="24"/>
          <w:szCs w:val="24"/>
          <w:lang w:eastAsia="zh-CN" w:bidi="ar-SA"/>
        </w:rPr>
        <w:t>Table</w:t>
      </w:r>
      <w:r w:rsidRPr="008F601D">
        <w:rPr>
          <w:rFonts w:ascii="Times New Roman" w:eastAsia="SimSun" w:hAnsi="Times New Roman"/>
          <w:b w:val="0"/>
          <w:snapToGrid/>
          <w:color w:val="auto"/>
          <w:kern w:val="2"/>
          <w:sz w:val="24"/>
          <w:szCs w:val="24"/>
          <w:lang w:eastAsia="zh-CN" w:bidi="ar-SA"/>
        </w:rPr>
        <w:t xml:space="preserve"> 5 focuses on the results of various models on the PASCAL VOC test set. The introduction of FCN contributed to a remarkable improvement in the accuracy of the models and remains the most popular DL-based image segmentation base concept. The latest DeepLabV3+ feature about 27.3% points margin relative gain over the initial FCN model on the PASCAL VOC dataset. Table 6 focuses on the Cityscape test dataset while Table 7 focuses on the MS COCO </w:t>
      </w:r>
      <w:r w:rsidRPr="00084724">
        <w:rPr>
          <w:rFonts w:ascii="Times New Roman" w:eastAsia="SimSun" w:hAnsi="Times New Roman"/>
          <w:b w:val="0"/>
          <w:snapToGrid/>
          <w:color w:val="FF0000"/>
          <w:kern w:val="2"/>
          <w:sz w:val="24"/>
          <w:szCs w:val="24"/>
          <w:lang w:eastAsia="zh-CN" w:bidi="ar-SA"/>
          <w:rPrChange w:id="536" w:author="Windows User" w:date="2020-12-29T11:15:00Z">
            <w:rPr>
              <w:rFonts w:ascii="Times New Roman" w:eastAsia="SimSun" w:hAnsi="Times New Roman"/>
              <w:b w:val="0"/>
              <w:snapToGrid/>
              <w:color w:val="auto"/>
              <w:kern w:val="2"/>
              <w:sz w:val="24"/>
              <w:szCs w:val="24"/>
              <w:lang w:eastAsia="zh-CN" w:bidi="ar-SA"/>
            </w:rPr>
          </w:rPrChange>
        </w:rPr>
        <w:t>stuff</w:t>
      </w:r>
      <w:r w:rsidRPr="008F601D">
        <w:rPr>
          <w:rFonts w:ascii="Times New Roman" w:eastAsia="SimSun" w:hAnsi="Times New Roman"/>
          <w:b w:val="0"/>
          <w:snapToGrid/>
          <w:color w:val="auto"/>
          <w:kern w:val="2"/>
          <w:sz w:val="24"/>
          <w:szCs w:val="24"/>
          <w:lang w:eastAsia="zh-CN" w:bidi="ar-SA"/>
        </w:rPr>
        <w:t xml:space="preserve"> test set. Some models have been pre-trained on the ImageNet dataset while most of the models are fully trained on a full network (FN). </w:t>
      </w:r>
    </w:p>
    <w:p w14:paraId="160AF564" w14:textId="77777777"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This dataset is more challenging than PASCAL VOC, and Cityscapes, as the highest </w:t>
      </w:r>
      <w:proofErr w:type="spellStart"/>
      <w:r w:rsidRPr="008F601D">
        <w:rPr>
          <w:rFonts w:ascii="Times New Roman" w:eastAsia="SimSun" w:hAnsi="Times New Roman"/>
          <w:b w:val="0"/>
          <w:snapToGrid/>
          <w:color w:val="auto"/>
          <w:kern w:val="2"/>
          <w:sz w:val="24"/>
          <w:szCs w:val="24"/>
          <w:lang w:eastAsia="zh-CN" w:bidi="ar-SA"/>
        </w:rPr>
        <w:t>mIoU</w:t>
      </w:r>
      <w:proofErr w:type="spellEnd"/>
      <w:r w:rsidRPr="008F601D">
        <w:rPr>
          <w:rFonts w:ascii="Times New Roman" w:eastAsia="SimSun" w:hAnsi="Times New Roman"/>
          <w:b w:val="0"/>
          <w:snapToGrid/>
          <w:color w:val="auto"/>
          <w:kern w:val="2"/>
          <w:sz w:val="24"/>
          <w:szCs w:val="24"/>
          <w:lang w:eastAsia="zh-CN" w:bidi="ar-SA"/>
        </w:rPr>
        <w:t xml:space="preserve"> is approximately 40%. Table 8 focuses on the ADE20k validation set. This dataset is also more challenging than the PASCAL VOC and Cityscapes datasets. </w:t>
      </w:r>
    </w:p>
    <w:p w14:paraId="3D74C5C9" w14:textId="77777777" w:rsidR="002F31EC" w:rsidRPr="008F601D" w:rsidRDefault="002F31EC"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p>
    <w:p w14:paraId="43D47C4C" w14:textId="77777777" w:rsidR="00A61D00" w:rsidRPr="008F601D" w:rsidRDefault="00A61D00" w:rsidP="008B7A91">
      <w:pPr>
        <w:pStyle w:val="MDPI21heading1"/>
        <w:spacing w:before="0" w:after="0"/>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Table 7</w:t>
      </w:r>
      <w:r w:rsidR="002F31EC" w:rsidRPr="008F601D">
        <w:rPr>
          <w:rFonts w:ascii="Times New Roman" w:eastAsia="SimSun" w:hAnsi="Times New Roman"/>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Segmentation model’s results based on the MS COCO stuff dataset.</w:t>
      </w:r>
    </w:p>
    <w:tbl>
      <w:tblPr>
        <w:tblW w:w="0" w:type="auto"/>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2538"/>
        <w:gridCol w:w="1971"/>
        <w:gridCol w:w="850"/>
        <w:gridCol w:w="616"/>
      </w:tblGrid>
      <w:tr w:rsidR="00A61D00" w:rsidRPr="008F601D" w14:paraId="18D51D60" w14:textId="77777777" w:rsidTr="00CB12DA">
        <w:trPr>
          <w:trHeight w:val="300"/>
          <w:jc w:val="center"/>
        </w:trPr>
        <w:tc>
          <w:tcPr>
            <w:tcW w:w="0" w:type="auto"/>
            <w:shd w:val="clear" w:color="auto" w:fill="auto"/>
            <w:noWrap/>
            <w:vAlign w:val="bottom"/>
            <w:hideMark/>
          </w:tcPr>
          <w:p w14:paraId="49B14600"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Model </w:t>
            </w:r>
          </w:p>
        </w:tc>
        <w:tc>
          <w:tcPr>
            <w:tcW w:w="0" w:type="auto"/>
            <w:shd w:val="clear" w:color="auto" w:fill="auto"/>
            <w:noWrap/>
            <w:vAlign w:val="bottom"/>
            <w:hideMark/>
          </w:tcPr>
          <w:p w14:paraId="30D7586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Baseline </w:t>
            </w:r>
          </w:p>
          <w:p w14:paraId="50671832"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Network</w:t>
            </w:r>
          </w:p>
        </w:tc>
        <w:tc>
          <w:tcPr>
            <w:tcW w:w="0" w:type="auto"/>
            <w:shd w:val="clear" w:color="auto" w:fill="auto"/>
            <w:noWrap/>
            <w:vAlign w:val="bottom"/>
            <w:hideMark/>
          </w:tcPr>
          <w:p w14:paraId="1E18198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 Metric </w:t>
            </w:r>
          </w:p>
          <w:p w14:paraId="1D97D79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mIoU</w:t>
            </w:r>
            <w:proofErr w:type="spellEnd"/>
            <w:r w:rsidRPr="008F601D">
              <w:rPr>
                <w:rFonts w:ascii="Times New Roman" w:eastAsia="SimSun" w:hAnsi="Times New Roman"/>
                <w:snapToGrid/>
                <w:color w:val="auto"/>
                <w:kern w:val="2"/>
                <w:lang w:eastAsia="zh-CN" w:bidi="ar-SA"/>
              </w:rPr>
              <w:t>)</w:t>
            </w:r>
          </w:p>
        </w:tc>
        <w:tc>
          <w:tcPr>
            <w:tcW w:w="0" w:type="auto"/>
            <w:shd w:val="clear" w:color="auto" w:fill="auto"/>
            <w:noWrap/>
            <w:vAlign w:val="bottom"/>
            <w:hideMark/>
          </w:tcPr>
          <w:p w14:paraId="653762C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Year</w:t>
            </w:r>
          </w:p>
        </w:tc>
      </w:tr>
      <w:tr w:rsidR="00A61D00" w:rsidRPr="008F601D" w14:paraId="6E1CAD60" w14:textId="77777777" w:rsidTr="00CB12DA">
        <w:trPr>
          <w:trHeight w:val="300"/>
          <w:jc w:val="center"/>
        </w:trPr>
        <w:tc>
          <w:tcPr>
            <w:tcW w:w="0" w:type="auto"/>
            <w:shd w:val="clear" w:color="auto" w:fill="auto"/>
            <w:noWrap/>
            <w:vAlign w:val="bottom"/>
            <w:hideMark/>
          </w:tcPr>
          <w:p w14:paraId="42D49E60" w14:textId="26B6219B" w:rsidR="00A61D00" w:rsidRPr="008F601D" w:rsidRDefault="00A61D00" w:rsidP="00637329">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RefineNet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637329">
              <w:rPr>
                <w:rFonts w:ascii="Times New Roman" w:eastAsia="SimSun" w:hAnsi="Times New Roman"/>
                <w:snapToGrid/>
                <w:color w:val="auto"/>
                <w:kern w:val="2"/>
                <w:lang w:eastAsia="zh-CN" w:bidi="ar-SA"/>
              </w:rPr>
              <w:instrText xml:space="preserve"> ADDIN EN.CITE &lt;EndNote&gt;&lt;Cite&gt;&lt;Author&gt;Lin&lt;/Author&gt;&lt;Year&gt;2017&lt;/Year&gt;&lt;RecNum&gt;262&lt;/RecNum&gt;&lt;DisplayText&gt;(Lin et al., 2017b)&lt;/DisplayText&gt;&lt;record&gt;&lt;rec-number&gt;262&lt;/rec-number&gt;&lt;foreign-keys&gt;&lt;key app="EN" db-id="9tzztt9fztrewoefrsoxzf5nddss0awxvzs0" timestamp="1603714669"&gt;262&lt;/key&gt;&lt;/foreign-keys&gt;&lt;ref-type name="Book"&gt;6&lt;/ref-type&gt;&lt;contributors&gt;&lt;authors&gt;&lt;author&gt;Lin, Guosheng&lt;/author&gt;&lt;author&gt;Milan, Anton&lt;/author&gt;&lt;author&gt;Shen, Chunhua&lt;/author&gt;&lt;author&gt;Reid, Ian&lt;/author&gt;&lt;/authors&gt;&lt;/contributors&gt;&lt;titles&gt;&lt;title&gt;RefineNet: Multi-path Refinement Networks for High-Resolution Semantic Segmentation&lt;/title&gt;&lt;/titles&gt;&lt;pages&gt;5168-5177&lt;/pages&gt;&lt;dates&gt;&lt;year&gt;2017&lt;/year&gt;&lt;/dates&gt;&lt;urls&gt;&lt;/urls&gt;&lt;electronic-resource-num&gt;10.1109/CVPR.2017.549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637329">
              <w:rPr>
                <w:rFonts w:ascii="Times New Roman" w:eastAsia="SimSun" w:hAnsi="Times New Roman"/>
                <w:noProof/>
                <w:snapToGrid/>
                <w:color w:val="auto"/>
                <w:kern w:val="2"/>
                <w:lang w:eastAsia="zh-CN" w:bidi="ar-SA"/>
              </w:rPr>
              <w:t>(Lin et al., 2017b)</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71CCB30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w:t>
            </w:r>
          </w:p>
        </w:tc>
        <w:tc>
          <w:tcPr>
            <w:tcW w:w="0" w:type="auto"/>
            <w:shd w:val="clear" w:color="auto" w:fill="auto"/>
            <w:noWrap/>
            <w:vAlign w:val="bottom"/>
            <w:hideMark/>
          </w:tcPr>
          <w:p w14:paraId="54FDBBF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33.6</w:t>
            </w:r>
          </w:p>
        </w:tc>
        <w:tc>
          <w:tcPr>
            <w:tcW w:w="0" w:type="auto"/>
            <w:shd w:val="clear" w:color="auto" w:fill="auto"/>
            <w:noWrap/>
            <w:vAlign w:val="bottom"/>
            <w:hideMark/>
          </w:tcPr>
          <w:p w14:paraId="252095B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260E81A5" w14:textId="77777777" w:rsidTr="00CB12DA">
        <w:trPr>
          <w:trHeight w:val="300"/>
          <w:jc w:val="center"/>
        </w:trPr>
        <w:tc>
          <w:tcPr>
            <w:tcW w:w="0" w:type="auto"/>
            <w:shd w:val="clear" w:color="auto" w:fill="auto"/>
            <w:noWrap/>
            <w:vAlign w:val="bottom"/>
            <w:hideMark/>
          </w:tcPr>
          <w:p w14:paraId="5D342D8A"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CCN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&lt;EndNote&gt;&lt;Cite&gt;&lt;Author&gt;Ding&lt;/Author&gt;&lt;Year&gt;2018&lt;/Year&gt;&lt;RecNum&gt;734&lt;/RecNum&gt;&lt;DisplayText&gt;(Ding et al., 2018)&lt;/DisplayText&gt;&lt;record&gt;&lt;rec-number&gt;734&lt;/rec-number&gt;&lt;foreign-keys&gt;&lt;key app="EN" db-id="9tzztt9fztrewoefrsoxzf5nddss0awxvzs0" timestamp="1603726055"&gt;734&lt;/key&gt;&lt;/foreign-keys&gt;&lt;ref-type name="Conference Proceedings"&gt;10&lt;/ref-type&gt;&lt;contributors&gt;&lt;authors&gt;&lt;author&gt;H. Ding&lt;/author&gt;&lt;author&gt;X. Jiang&lt;/author&gt;&lt;author&gt;B. Shuai&lt;/author&gt;&lt;author&gt;A. Q. Liu&lt;/author&gt;&lt;author&gt;G. Wang&lt;/author&gt;&lt;/authors&gt;&lt;/contributors&gt;&lt;titles&gt;&lt;title&gt;Context Contrasted Feature and Gated Multi-scale Aggregation for Scene Segmentation&lt;/title&gt;&lt;secondary-title&gt;2018 IEEE/CVF Conference on Computer Vision and Pattern Recognition&lt;/secondary-title&gt;&lt;alt-title&gt;2018 IEEE/CVF Conference on Computer Vision and Pattern Recognition&lt;/alt-title&gt;&lt;/titles&gt;&lt;pages&gt;2393-2402&lt;/pages&gt;&lt;keywords&gt;&lt;keyword&gt;feature extraction&lt;/keyword&gt;&lt;keyword&gt;image classification&lt;/keyword&gt;&lt;keyword&gt;image segmentation&lt;/keyword&gt;&lt;keyword&gt;learning (artificial intelligence)&lt;/keyword&gt;&lt;keyword&gt;gated multiscale aggregation&lt;/keyword&gt;&lt;keyword&gt;discriminative context&lt;/keyword&gt;&lt;keyword&gt;aggregate multiscale features&lt;/keyword&gt;&lt;keyword&gt;local feature&lt;/keyword&gt;&lt;keyword&gt;informative context&lt;/keyword&gt;&lt;keyword&gt;local information&lt;/keyword&gt;&lt;keyword&gt;Pascal Context dataset&lt;/keyword&gt;&lt;keyword&gt;SUN-RGBD dataset&lt;/keyword&gt;&lt;keyword&gt;COCO Stuff dataset&lt;/keyword&gt;&lt;keyword&gt;scene segmentation datasets&lt;/keyword&gt;&lt;keyword&gt;context contrasted feature&lt;/keyword&gt;&lt;keyword&gt;gated sum scheme&lt;/keyword&gt;&lt;keyword&gt;information flow control&lt;/keyword&gt;&lt;keyword&gt;Logic gates&lt;/keyword&gt;&lt;keyword&gt;Context modeling&lt;/keyword&gt;&lt;keyword&gt;Aggregates&lt;/keyword&gt;&lt;keyword&gt;Context-aware services&lt;/keyword&gt;&lt;keyword&gt;Labeling&lt;/keyword&gt;&lt;keyword&gt;Task analysis&lt;/keyword&gt;&lt;/keywords&gt;&lt;dates&gt;&lt;year&gt;2018&lt;/year&gt;&lt;pub-dates&gt;&lt;date&gt;18-23 June 2018&lt;/date&gt;&lt;/pub-dates&gt;&lt;/dates&gt;&lt;isbn&gt;2575-7075&lt;/isbn&gt;&lt;urls&gt;&lt;/urls&gt;&lt;electronic-resource-num&gt;10.1109/CVPR.2018.00254&lt;/electronic-resource-num&gt;&lt;/record&gt;&lt;/Cite&gt;&lt;/EndNote&gt;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(Ding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35C3F61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Ladder </w:t>
            </w:r>
            <w:proofErr w:type="spellStart"/>
            <w:r w:rsidRPr="008F601D">
              <w:rPr>
                <w:rFonts w:ascii="Times New Roman" w:eastAsia="SimSun" w:hAnsi="Times New Roman"/>
                <w:snapToGrid/>
                <w:color w:val="auto"/>
                <w:kern w:val="2"/>
                <w:lang w:eastAsia="zh-CN" w:bidi="ar-SA"/>
              </w:rPr>
              <w:t>DenseNet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hideMark/>
          </w:tcPr>
          <w:p w14:paraId="39C51DA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35.7</w:t>
            </w:r>
          </w:p>
        </w:tc>
        <w:tc>
          <w:tcPr>
            <w:tcW w:w="0" w:type="auto"/>
            <w:shd w:val="clear" w:color="auto" w:fill="auto"/>
            <w:noWrap/>
            <w:vAlign w:val="bottom"/>
            <w:hideMark/>
          </w:tcPr>
          <w:p w14:paraId="5A0FAA8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37F37C29" w14:textId="77777777" w:rsidTr="00CB12DA">
        <w:trPr>
          <w:trHeight w:val="300"/>
          <w:jc w:val="center"/>
        </w:trPr>
        <w:tc>
          <w:tcPr>
            <w:tcW w:w="0" w:type="auto"/>
            <w:shd w:val="clear" w:color="auto" w:fill="auto"/>
            <w:noWrap/>
            <w:vAlign w:val="bottom"/>
            <w:hideMark/>
          </w:tcPr>
          <w:p w14:paraId="1590670B"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DSSPN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&lt;EndNote&gt;&lt;Cite&gt;&lt;Author&gt;Liang&lt;/Author&gt;&lt;Year&gt;2018&lt;/Year&gt;&lt;RecNum&gt;735&lt;/RecNum&gt;&lt;DisplayText&gt;(Liang et al., 2018)&lt;/DisplayText&gt;&lt;record&gt;&lt;rec-number&gt;735&lt;/rec-number&gt;&lt;foreign-keys&gt;&lt;key app="EN" db-id="9tzztt9fztrewoefrsoxzf5nddss0awxvzs0" timestamp="1603726386"&gt;735&lt;/key&gt;&lt;/foreign-keys&gt;&lt;ref-type name="Journal Article"&gt;17&lt;/ref-type&gt;&lt;contributors&gt;&lt;authors&gt;&lt;author&gt;Liang, Xiaodan&lt;/author&gt;&lt;author&gt;Zhou, Hongfei&lt;/author&gt;&lt;author&gt;Xing, Eric&lt;/author&gt;&lt;/authors&gt;&lt;/contributors&gt;&lt;titles&gt;&lt;title&gt;Dynamic-structured Semantic Propagation Network&lt;/title&gt;&lt;/titles&gt;&lt;dates&gt;&lt;year&gt;2018&lt;/year&gt;&lt;pub-dates&gt;&lt;date&gt;03/15&lt;/date&gt;&lt;/pub-dates&gt;&lt;/dates&gt;&lt;urls&gt;&lt;/urls&gt;&lt;/record&gt;&lt;/Cite&gt;&lt;/EndNote&gt;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(Liang et al., 2018)</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5FCDCB24"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hideMark/>
          </w:tcPr>
          <w:p w14:paraId="74F6FC1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37.3</w:t>
            </w:r>
          </w:p>
        </w:tc>
        <w:tc>
          <w:tcPr>
            <w:tcW w:w="0" w:type="auto"/>
            <w:shd w:val="clear" w:color="auto" w:fill="auto"/>
            <w:noWrap/>
            <w:vAlign w:val="bottom"/>
            <w:hideMark/>
          </w:tcPr>
          <w:p w14:paraId="4232F52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4A62D657" w14:textId="77777777" w:rsidTr="00CB12DA">
        <w:trPr>
          <w:trHeight w:val="300"/>
          <w:jc w:val="center"/>
        </w:trPr>
        <w:tc>
          <w:tcPr>
            <w:tcW w:w="0" w:type="auto"/>
            <w:shd w:val="clear" w:color="auto" w:fill="auto"/>
            <w:noWrap/>
            <w:vAlign w:val="bottom"/>
            <w:hideMark/>
          </w:tcPr>
          <w:p w14:paraId="12EF0411"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EMA-Net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&lt;EndNote&gt;&lt;Cite&gt;&lt;Author&gt;Li&lt;/Author&gt;&lt;Year&gt;2019&lt;/Year&gt;&lt;RecNum&gt;736&lt;/RecNum&gt;&lt;DisplayText&gt;(Li et al., 2019b)&lt;/DisplayText&gt;&lt;record&gt;&lt;rec-number&gt;736&lt;/rec-number&gt;&lt;foreign-keys&gt;&lt;key app="EN" db-id="9tzztt9fztrewoefrsoxzf5nddss0awxvzs0" timestamp="1603726521"&gt;736&lt;/key&gt;&lt;/foreign-keys&gt;&lt;ref-type name="Book"&gt;6&lt;/ref-type&gt;&lt;contributors&gt;&lt;authors&gt;&lt;author&gt;Li, Xia&lt;/author&gt;&lt;author&gt;Zhong, Zhisheng&lt;/author&gt;&lt;author&gt;Wu, Jianlong&lt;/author&gt;&lt;author&gt;Yang, Yibo&lt;/author&gt;&lt;author&gt;Lin, Zhouchen&lt;/author&gt;&lt;author&gt;Liu, Hong&lt;/author&gt;&lt;/authors&gt;&lt;/contributors&gt;&lt;titles&gt;&lt;title&gt;Expectation-Maximization Attention Networks for Semantic Segmentation&lt;/title&gt;&lt;/titles&gt;&lt;dates&gt;&lt;year&gt;2019&lt;/year&gt;&lt;/dates&gt;&lt;urls&gt;&lt;/urls&gt;&lt;/record&gt;&lt;/Cite&gt;&lt;/EndNote&gt;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008162B4" w:rsidRPr="008F601D">
              <w:rPr>
                <w:rFonts w:ascii="Times New Roman" w:eastAsia="SimSun" w:hAnsi="Times New Roman"/>
                <w:noProof/>
                <w:snapToGrid/>
                <w:color w:val="auto"/>
                <w:kern w:val="2"/>
                <w:lang w:eastAsia="zh-CN" w:bidi="ar-SA"/>
              </w:rPr>
              <w:t>(Li et al., 2019b)</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767BCB7A"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50 </w:t>
            </w:r>
          </w:p>
        </w:tc>
        <w:tc>
          <w:tcPr>
            <w:tcW w:w="0" w:type="auto"/>
            <w:shd w:val="clear" w:color="auto" w:fill="auto"/>
            <w:noWrap/>
            <w:vAlign w:val="bottom"/>
            <w:hideMark/>
          </w:tcPr>
          <w:p w14:paraId="0639F638"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37.5</w:t>
            </w:r>
          </w:p>
        </w:tc>
        <w:tc>
          <w:tcPr>
            <w:tcW w:w="0" w:type="auto"/>
            <w:shd w:val="clear" w:color="auto" w:fill="auto"/>
            <w:noWrap/>
            <w:vAlign w:val="bottom"/>
            <w:hideMark/>
          </w:tcPr>
          <w:p w14:paraId="78A76F3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5021CAE6" w14:textId="77777777" w:rsidTr="00CB12DA">
        <w:trPr>
          <w:trHeight w:val="300"/>
          <w:jc w:val="center"/>
        </w:trPr>
        <w:tc>
          <w:tcPr>
            <w:tcW w:w="0" w:type="auto"/>
            <w:shd w:val="clear" w:color="auto" w:fill="auto"/>
            <w:noWrap/>
            <w:vAlign w:val="bottom"/>
            <w:hideMark/>
          </w:tcPr>
          <w:p w14:paraId="4CC5B287"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OCR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&lt;EndNote&gt;&lt;Cite&gt;&lt;Author&gt;Yuan&lt;/Author&gt;&lt;Year&gt;2019&lt;/Year&gt;&lt;RecNum&gt;737&lt;/RecNum&gt;&lt;DisplayText&gt;(Yuan et al., 2019)&lt;/DisplayText&gt;&lt;record&gt;&lt;rec-number&gt;737&lt;/rec-number&gt;&lt;foreign-keys&gt;&lt;key app="EN" db-id="9tzztt9fztrewoefrsoxzf5nddss0awxvzs0" timestamp="1603726669"&gt;737&lt;/key&gt;&lt;/foreign-keys&gt;&lt;ref-type name="Book"&gt;6&lt;/ref-type&gt;&lt;contributors&gt;&lt;authors&gt;&lt;author&gt;Yuan, Yuhui&lt;/author&gt;&lt;author&gt;Chen, Xilin&lt;/author&gt;&lt;author&gt;Wang, Jingdong&lt;/author&gt;&lt;/authors&gt;&lt;/contributors&gt;&lt;titles&gt;&lt;title&gt;Object-Contextual Representations for Semantic Segmentation&lt;/title&gt;&lt;/titles&gt;&lt;dates&gt;&lt;year&gt;2019&lt;/year&gt;&lt;/dates&gt;&lt;urls&gt;&lt;/urls&gt;&lt;/record&gt;&lt;/Cite&gt;&lt;/EndNote&gt;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(Yuan et al., 2019)</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575EC69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hideMark/>
          </w:tcPr>
          <w:p w14:paraId="69F5C87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39.5</w:t>
            </w:r>
          </w:p>
        </w:tc>
        <w:tc>
          <w:tcPr>
            <w:tcW w:w="0" w:type="auto"/>
            <w:shd w:val="clear" w:color="auto" w:fill="auto"/>
            <w:noWrap/>
            <w:vAlign w:val="bottom"/>
            <w:hideMark/>
          </w:tcPr>
          <w:p w14:paraId="1517E10F"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59A1F5CF" w14:textId="77777777" w:rsidTr="00CB12DA">
        <w:trPr>
          <w:trHeight w:val="300"/>
          <w:jc w:val="center"/>
        </w:trPr>
        <w:tc>
          <w:tcPr>
            <w:tcW w:w="0" w:type="auto"/>
            <w:shd w:val="clear" w:color="auto" w:fill="auto"/>
            <w:noWrap/>
            <w:vAlign w:val="bottom"/>
            <w:hideMark/>
          </w:tcPr>
          <w:p w14:paraId="3B71BA36"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EMA-Net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&lt;EndNote&gt;&lt;Cite&gt;&lt;Author&gt;Li&lt;/Author&gt;&lt;Year&gt;2019&lt;/Year&gt;&lt;RecNum&gt;736&lt;/RecNum&gt;&lt;DisplayText&gt;(Li et al., 2019b)&lt;/DisplayText&gt;&lt;record&gt;&lt;rec-number&gt;736&lt;/rec-number&gt;&lt;foreign-keys&gt;&lt;key app="EN" db-id="9tzztt9fztrewoefrsoxzf5nddss0awxvzs0" timestamp="1603726521"&gt;736&lt;/key&gt;&lt;/foreign-keys&gt;&lt;ref-type name="Book"&gt;6&lt;/ref-type&gt;&lt;contributors&gt;&lt;authors&gt;&lt;author&gt;Li, Xia&lt;/author&gt;&lt;author&gt;Zhong, Zhisheng&lt;/author&gt;&lt;author&gt;Wu, Jianlong&lt;/author&gt;&lt;author&gt;Yang, Yibo&lt;/author&gt;&lt;author&gt;Lin, Zhouchen&lt;/author&gt;&lt;author&gt;Liu, Hong&lt;/author&gt;&lt;/authors&gt;&lt;/contributors&gt;&lt;titles&gt;&lt;title&gt;Expectation-Maximization Attention Networks for Semantic Segmentation&lt;/title&gt;&lt;/titles&gt;&lt;dates&gt;&lt;year&gt;2019&lt;/year&gt;&lt;/dates&gt;&lt;urls&gt;&lt;/urls&gt;&lt;/record&gt;&lt;/Cite&gt;&lt;/EndNote&gt;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008162B4" w:rsidRPr="008F601D">
              <w:rPr>
                <w:rFonts w:ascii="Times New Roman" w:eastAsia="SimSun" w:hAnsi="Times New Roman"/>
                <w:noProof/>
                <w:snapToGrid/>
                <w:color w:val="auto"/>
                <w:kern w:val="2"/>
                <w:lang w:eastAsia="zh-CN" w:bidi="ar-SA"/>
              </w:rPr>
              <w:t>(Li et al., 2019b)</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15018F9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 </w:t>
            </w: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50 </w:t>
            </w:r>
          </w:p>
        </w:tc>
        <w:tc>
          <w:tcPr>
            <w:tcW w:w="0" w:type="auto"/>
            <w:shd w:val="clear" w:color="auto" w:fill="auto"/>
            <w:noWrap/>
            <w:vAlign w:val="bottom"/>
            <w:hideMark/>
          </w:tcPr>
          <w:p w14:paraId="77EE9C3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39.9</w:t>
            </w:r>
          </w:p>
        </w:tc>
        <w:tc>
          <w:tcPr>
            <w:tcW w:w="0" w:type="auto"/>
            <w:shd w:val="clear" w:color="auto" w:fill="auto"/>
            <w:noWrap/>
            <w:vAlign w:val="bottom"/>
            <w:hideMark/>
          </w:tcPr>
          <w:p w14:paraId="17EC270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r w:rsidR="00A61D00" w:rsidRPr="008F601D" w14:paraId="7CC5D728" w14:textId="77777777" w:rsidTr="00CB12DA">
        <w:trPr>
          <w:trHeight w:val="300"/>
          <w:jc w:val="center"/>
        </w:trPr>
        <w:tc>
          <w:tcPr>
            <w:tcW w:w="0" w:type="auto"/>
            <w:shd w:val="clear" w:color="auto" w:fill="auto"/>
            <w:noWrap/>
            <w:vAlign w:val="bottom"/>
            <w:hideMark/>
          </w:tcPr>
          <w:p w14:paraId="355FDDDE"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OCR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&lt;EndNote&gt;&lt;Cite&gt;&lt;Author&gt;Yuan&lt;/Author&gt;&lt;Year&gt;2019&lt;/Year&gt;&lt;RecNum&gt;737&lt;/RecNum&gt;&lt;DisplayText&gt;(Yuan et al., 2019)&lt;/DisplayText&gt;&lt;record&gt;&lt;rec-number&gt;737&lt;/rec-number&gt;&lt;foreign-keys&gt;&lt;key app="EN" db-id="9tzztt9fztrewoefrsoxzf5nddss0awxvzs0" timestamp="1603726669"&gt;737&lt;/key&gt;&lt;/foreign-keys&gt;&lt;ref-type name="Book"&gt;6&lt;/ref-type&gt;&lt;contributors&gt;&lt;authors&gt;&lt;author&gt;Yuan, Yuhui&lt;/author&gt;&lt;author&gt;Chen, Xilin&lt;/author&gt;&lt;author&gt;Wang, Jingdong&lt;/author&gt;&lt;/authors&gt;&lt;/contributors&gt;&lt;titles&gt;&lt;title&gt;Object-Contextual Representations for Semantic Segmentation&lt;/title&gt;&lt;/titles&gt;&lt;dates&gt;&lt;year&gt;2019&lt;/year&gt;&lt;/dates&gt;&lt;urls&gt;&lt;/urls&gt;&lt;/record&gt;&lt;/Cite&gt;&lt;/EndNote&gt;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(Yuan et al., 2019)</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39CF550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HRNetV2 W48</w:t>
            </w:r>
          </w:p>
        </w:tc>
        <w:tc>
          <w:tcPr>
            <w:tcW w:w="0" w:type="auto"/>
            <w:shd w:val="clear" w:color="auto" w:fill="auto"/>
            <w:noWrap/>
            <w:vAlign w:val="bottom"/>
            <w:hideMark/>
          </w:tcPr>
          <w:p w14:paraId="61FED7E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40.5</w:t>
            </w:r>
          </w:p>
        </w:tc>
        <w:tc>
          <w:tcPr>
            <w:tcW w:w="0" w:type="auto"/>
            <w:shd w:val="clear" w:color="auto" w:fill="auto"/>
            <w:noWrap/>
            <w:vAlign w:val="bottom"/>
            <w:hideMark/>
          </w:tcPr>
          <w:p w14:paraId="08AD55E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2019</w:t>
            </w:r>
          </w:p>
        </w:tc>
      </w:tr>
    </w:tbl>
    <w:p w14:paraId="4CDC21FA" w14:textId="77777777" w:rsidR="002F31EC" w:rsidRPr="008F601D" w:rsidRDefault="002F31EC" w:rsidP="00E32FD4">
      <w:pPr>
        <w:pStyle w:val="MDPI21heading1"/>
        <w:spacing w:before="0" w:after="0"/>
        <w:jc w:val="center"/>
        <w:rPr>
          <w:rFonts w:ascii="Times New Roman" w:eastAsia="SimSun" w:hAnsi="Times New Roman"/>
          <w:b w:val="0"/>
          <w:snapToGrid/>
          <w:color w:val="auto"/>
          <w:kern w:val="2"/>
          <w:sz w:val="24"/>
          <w:szCs w:val="24"/>
          <w:lang w:eastAsia="zh-CN" w:bidi="ar-SA"/>
        </w:rPr>
      </w:pPr>
    </w:p>
    <w:p w14:paraId="341044D2" w14:textId="77777777" w:rsidR="00A61D00" w:rsidRPr="008F601D" w:rsidRDefault="00A61D00" w:rsidP="008B7A91">
      <w:pPr>
        <w:pStyle w:val="MDPI21heading1"/>
        <w:spacing w:before="0" w:after="0"/>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Table 8</w:t>
      </w:r>
      <w:r w:rsidR="002F31EC" w:rsidRPr="008F601D">
        <w:rPr>
          <w:rFonts w:ascii="Times New Roman" w:eastAsia="SimSun" w:hAnsi="Times New Roman"/>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Segmentation model’s results based on the ADE20k validation </w:t>
      </w:r>
      <w:commentRangeStart w:id="537"/>
      <w:r w:rsidRPr="008F601D">
        <w:rPr>
          <w:rFonts w:ascii="Times New Roman" w:eastAsia="SimSun" w:hAnsi="Times New Roman"/>
          <w:b w:val="0"/>
          <w:snapToGrid/>
          <w:color w:val="auto"/>
          <w:kern w:val="2"/>
          <w:sz w:val="24"/>
          <w:szCs w:val="24"/>
          <w:lang w:eastAsia="zh-CN" w:bidi="ar-SA"/>
        </w:rPr>
        <w:t>dataset</w:t>
      </w:r>
      <w:commentRangeEnd w:id="537"/>
      <w:r w:rsidR="00084724">
        <w:rPr>
          <w:rStyle w:val="CommentReference"/>
          <w:rFonts w:ascii="Cambria" w:eastAsia="Cambria" w:hAnsi="Cambria"/>
          <w:b w:val="0"/>
          <w:snapToGrid/>
          <w:kern w:val="2"/>
          <w:lang w:eastAsia="zh-CN" w:bidi="ar-SA"/>
        </w:rPr>
        <w:commentReference w:id="537"/>
      </w:r>
      <w:r w:rsidRPr="008F601D">
        <w:rPr>
          <w:rFonts w:ascii="Times New Roman" w:eastAsia="SimSun" w:hAnsi="Times New Roman"/>
          <w:b w:val="0"/>
          <w:snapToGrid/>
          <w:color w:val="auto"/>
          <w:kern w:val="2"/>
          <w:sz w:val="24"/>
          <w:szCs w:val="24"/>
          <w:lang w:eastAsia="zh-CN" w:bidi="ar-SA"/>
        </w:rPr>
        <w:t>.</w:t>
      </w:r>
    </w:p>
    <w:tbl>
      <w:tblPr>
        <w:tblW w:w="0" w:type="auto"/>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2538"/>
        <w:gridCol w:w="1463"/>
        <w:gridCol w:w="1258"/>
        <w:gridCol w:w="616"/>
      </w:tblGrid>
      <w:tr w:rsidR="00A61D00" w:rsidRPr="008F601D" w14:paraId="7C4C32EF" w14:textId="77777777" w:rsidTr="00135CC7">
        <w:trPr>
          <w:trHeight w:val="299"/>
          <w:jc w:val="center"/>
        </w:trPr>
        <w:tc>
          <w:tcPr>
            <w:tcW w:w="0" w:type="auto"/>
            <w:shd w:val="clear" w:color="auto" w:fill="auto"/>
            <w:noWrap/>
            <w:vAlign w:val="bottom"/>
            <w:hideMark/>
          </w:tcPr>
          <w:p w14:paraId="6F2CED5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Model </w:t>
            </w:r>
          </w:p>
        </w:tc>
        <w:tc>
          <w:tcPr>
            <w:tcW w:w="0" w:type="auto"/>
            <w:shd w:val="clear" w:color="auto" w:fill="auto"/>
            <w:noWrap/>
            <w:vAlign w:val="bottom"/>
            <w:hideMark/>
          </w:tcPr>
          <w:p w14:paraId="29997C78"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Baseline</w:t>
            </w:r>
          </w:p>
          <w:p w14:paraId="0048D00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Network</w:t>
            </w:r>
          </w:p>
        </w:tc>
        <w:tc>
          <w:tcPr>
            <w:tcW w:w="1258" w:type="dxa"/>
            <w:shd w:val="clear" w:color="auto" w:fill="auto"/>
            <w:noWrap/>
            <w:vAlign w:val="bottom"/>
            <w:hideMark/>
          </w:tcPr>
          <w:p w14:paraId="04624F0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 Metric </w:t>
            </w:r>
          </w:p>
          <w:p w14:paraId="4A7D8965" w14:textId="77777777" w:rsidR="00A61D00" w:rsidRPr="00135CC7" w:rsidRDefault="00A61D00" w:rsidP="00E32FD4">
            <w:pPr>
              <w:pStyle w:val="MDPI42tablebody"/>
              <w:spacing w:line="240" w:lineRule="auto"/>
              <w:jc w:val="left"/>
              <w:rPr>
                <w:rFonts w:ascii="Times New Roman" w:eastAsiaTheme="minorEastAsia" w:hAnsi="Times New Roman"/>
                <w:snapToGrid/>
                <w:color w:val="auto"/>
                <w:kern w:val="2"/>
                <w:lang w:eastAsia="zh-CN" w:bidi="ar-SA"/>
              </w:rPr>
            </w:pPr>
            <w:r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mIoU</w:t>
            </w:r>
            <w:proofErr w:type="spellEnd"/>
            <w:r w:rsidRPr="008F601D">
              <w:rPr>
                <w:rFonts w:ascii="Times New Roman" w:eastAsia="SimSun" w:hAnsi="Times New Roman"/>
                <w:snapToGrid/>
                <w:color w:val="auto"/>
                <w:kern w:val="2"/>
                <w:lang w:eastAsia="zh-CN" w:bidi="ar-SA"/>
              </w:rPr>
              <w:t>)</w:t>
            </w:r>
            <w:r w:rsidR="00913B76" w:rsidRPr="008F601D">
              <w:rPr>
                <w:rFonts w:ascii="Times New Roman" w:eastAsiaTheme="minorEastAsia" w:hAnsi="Times New Roman"/>
                <w:snapToGrid/>
                <w:color w:val="auto"/>
                <w:kern w:val="2"/>
                <w:lang w:eastAsia="zh-CN" w:bidi="ar-SA"/>
              </w:rPr>
              <w:t>(%)</w:t>
            </w:r>
          </w:p>
        </w:tc>
        <w:tc>
          <w:tcPr>
            <w:tcW w:w="238" w:type="dxa"/>
            <w:shd w:val="clear" w:color="auto" w:fill="auto"/>
            <w:noWrap/>
            <w:vAlign w:val="bottom"/>
            <w:hideMark/>
          </w:tcPr>
          <w:p w14:paraId="4D0CBA1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Year</w:t>
            </w:r>
          </w:p>
        </w:tc>
      </w:tr>
      <w:tr w:rsidR="00A61D00" w:rsidRPr="008F601D" w14:paraId="3DD748AE" w14:textId="77777777" w:rsidTr="00CB12DA">
        <w:trPr>
          <w:trHeight w:val="300"/>
          <w:jc w:val="center"/>
        </w:trPr>
        <w:tc>
          <w:tcPr>
            <w:tcW w:w="0" w:type="auto"/>
            <w:shd w:val="clear" w:color="auto" w:fill="auto"/>
            <w:noWrap/>
            <w:vAlign w:val="bottom"/>
            <w:hideMark/>
          </w:tcPr>
          <w:p w14:paraId="124B0392"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FCN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&lt;EndNote&gt;&lt;Cite&gt;&lt;Author&gt;Long&lt;/Author&gt;&lt;Year&gt;2015&lt;/Year&gt;&lt;RecNum&gt;12&lt;/RecNum&gt;&lt;DisplayText&gt;(Long et al., 2015a)&lt;/DisplayText&gt;&lt;record&gt;&lt;rec-number&gt;12&lt;/rec-number&gt;&lt;foreign-keys&gt;&lt;key app="EN" db-id="fspe090xm2sf0nef9aapp9tezvaxx5av9vr9" timestamp="1604388852"&gt;12&lt;/key&gt;&lt;/foreign-keys&gt;&lt;ref-type name="Journal Article"&gt;17&lt;/ref-type&gt;&lt;contributors&gt;&lt;authors&gt;&lt;author&gt;Jonathan Long&lt;/author&gt;&lt;author&gt;Evan Shelhamer&lt;/author&gt;&lt;author&gt;Trevor Darrell&lt;/author&gt;&lt;/authors&gt;&lt;/contributors&gt;&lt;titles&gt;&lt;title&gt;Fully Convolutional Networks for Semantic Segmentation&lt;/title&gt;&lt;/titles&gt;&lt;dates&gt;&lt;year&gt;2015&lt;/year&gt;&lt;/dates&gt;&lt;urls&gt;&lt;/urls&gt;&lt;/record&gt;&lt;/Cite&gt;&lt;/EndNote&gt;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(Long et al., 2015a)</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62D4BE8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undefined</w:t>
            </w:r>
          </w:p>
        </w:tc>
        <w:tc>
          <w:tcPr>
            <w:tcW w:w="0" w:type="auto"/>
            <w:shd w:val="clear" w:color="auto" w:fill="auto"/>
            <w:noWrap/>
            <w:vAlign w:val="bottom"/>
            <w:hideMark/>
          </w:tcPr>
          <w:p w14:paraId="169ED7C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29.39</w:t>
            </w:r>
          </w:p>
        </w:tc>
        <w:tc>
          <w:tcPr>
            <w:tcW w:w="0" w:type="auto"/>
            <w:shd w:val="clear" w:color="auto" w:fill="auto"/>
            <w:noWrap/>
            <w:vAlign w:val="bottom"/>
            <w:hideMark/>
          </w:tcPr>
          <w:p w14:paraId="66C8BBBE" w14:textId="1DFE6FA9"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2015</w:t>
            </w:r>
          </w:p>
        </w:tc>
      </w:tr>
      <w:tr w:rsidR="00A61D00" w:rsidRPr="008F601D" w14:paraId="4F94E2F5" w14:textId="77777777" w:rsidTr="00CB12DA">
        <w:trPr>
          <w:trHeight w:val="300"/>
          <w:jc w:val="center"/>
        </w:trPr>
        <w:tc>
          <w:tcPr>
            <w:tcW w:w="0" w:type="auto"/>
            <w:shd w:val="clear" w:color="auto" w:fill="auto"/>
            <w:noWrap/>
            <w:vAlign w:val="bottom"/>
            <w:hideMark/>
          </w:tcPr>
          <w:p w14:paraId="070C2131" w14:textId="2A81CDD7" w:rsidR="00A61D00" w:rsidRPr="008F601D" w:rsidRDefault="00A61D00" w:rsidP="00637329">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RefineNet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637329">
              <w:rPr>
                <w:rFonts w:ascii="Times New Roman" w:eastAsia="SimSun" w:hAnsi="Times New Roman"/>
                <w:snapToGrid/>
                <w:color w:val="auto"/>
                <w:kern w:val="2"/>
                <w:lang w:eastAsia="zh-CN" w:bidi="ar-SA"/>
              </w:rPr>
              <w:instrText xml:space="preserve"> ADDIN EN.CITE &lt;EndNote&gt;&lt;Cite&gt;&lt;Author&gt;Lin&lt;/Author&gt;&lt;Year&gt;2017&lt;/Year&gt;&lt;RecNum&gt;262&lt;/RecNum&gt;&lt;DisplayText&gt;(Lin et al., 2017b)&lt;/DisplayText&gt;&lt;record&gt;&lt;rec-number&gt;262&lt;/rec-number&gt;&lt;foreign-keys&gt;&lt;key app="EN" db-id="9tzztt9fztrewoefrsoxzf5nddss0awxvzs0" timestamp="1603714669"&gt;262&lt;/key&gt;&lt;/foreign-keys&gt;&lt;ref-type name="Book"&gt;6&lt;/ref-type&gt;&lt;contributors&gt;&lt;authors&gt;&lt;author&gt;Lin, Guosheng&lt;/author&gt;&lt;author&gt;Milan, Anton&lt;/author&gt;&lt;author&gt;Shen, Chunhua&lt;/author&gt;&lt;author&gt;Reid, Ian&lt;/author&gt;&lt;/authors&gt;&lt;/contributors&gt;&lt;titles&gt;&lt;title&gt;RefineNet: Multi-path Refinement Networks for High-Resolution Semantic Segmentation&lt;/title&gt;&lt;/titles&gt;&lt;pages&gt;5168-5177&lt;/pages&gt;&lt;dates&gt;&lt;year&gt;2017&lt;/year&gt;&lt;/dates&gt;&lt;urls&gt;&lt;/urls&gt;&lt;electronic-resource-num&gt;10.1109/CVPR.2017.549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637329">
              <w:rPr>
                <w:rFonts w:ascii="Times New Roman" w:eastAsia="SimSun" w:hAnsi="Times New Roman"/>
                <w:noProof/>
                <w:snapToGrid/>
                <w:color w:val="auto"/>
                <w:kern w:val="2"/>
                <w:lang w:eastAsia="zh-CN" w:bidi="ar-SA"/>
              </w:rPr>
              <w:t>(Lin et al., 2017b)</w:t>
            </w:r>
            <w:r w:rsidR="00B40EE1" w:rsidRPr="008F601D">
              <w:rPr>
                <w:rFonts w:ascii="Times New Roman" w:eastAsia="SimSun" w:hAnsi="Times New Roman"/>
                <w:snapToGrid/>
                <w:color w:val="auto"/>
                <w:kern w:val="2"/>
                <w:lang w:eastAsia="zh-CN" w:bidi="ar-SA"/>
              </w:rPr>
              <w:fldChar w:fldCharType="end"/>
            </w:r>
          </w:p>
        </w:tc>
        <w:tc>
          <w:tcPr>
            <w:tcW w:w="0" w:type="auto"/>
            <w:shd w:val="clear" w:color="auto" w:fill="auto"/>
            <w:noWrap/>
            <w:vAlign w:val="bottom"/>
            <w:hideMark/>
          </w:tcPr>
          <w:p w14:paraId="7762107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152 </w:t>
            </w:r>
          </w:p>
        </w:tc>
        <w:tc>
          <w:tcPr>
            <w:tcW w:w="0" w:type="auto"/>
            <w:shd w:val="clear" w:color="auto" w:fill="auto"/>
            <w:noWrap/>
            <w:vAlign w:val="bottom"/>
            <w:hideMark/>
          </w:tcPr>
          <w:p w14:paraId="081DAF5F"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40.7</w:t>
            </w:r>
          </w:p>
        </w:tc>
        <w:tc>
          <w:tcPr>
            <w:tcW w:w="0" w:type="auto"/>
            <w:shd w:val="clear" w:color="auto" w:fill="auto"/>
            <w:noWrap/>
            <w:vAlign w:val="bottom"/>
            <w:hideMark/>
          </w:tcPr>
          <w:p w14:paraId="75DD8DC6" w14:textId="450E7944"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2017</w:t>
            </w:r>
          </w:p>
        </w:tc>
      </w:tr>
      <w:tr w:rsidR="00A61D00" w:rsidRPr="008F601D" w14:paraId="1B4127EF" w14:textId="77777777" w:rsidTr="00CB12DA">
        <w:trPr>
          <w:trHeight w:val="300"/>
          <w:jc w:val="center"/>
        </w:trPr>
        <w:tc>
          <w:tcPr>
            <w:tcW w:w="0" w:type="auto"/>
            <w:shd w:val="clear" w:color="auto" w:fill="auto"/>
            <w:noWrap/>
            <w:vAlign w:val="bottom"/>
            <w:hideMark/>
          </w:tcPr>
          <w:p w14:paraId="1DD3BEED"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PSPNet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&lt;EndNote&gt;&lt;Cite&gt;&lt;Author&gt;Zhao&lt;/Author&gt;&lt;Year&gt;2017&lt;/Year&gt;&lt;RecNum&gt;264&lt;/RecNum&gt;&lt;DisplayText&gt;(Zhao et al., 2017)&lt;/DisplayText&gt;&lt;record&gt;&lt;rec-number&gt;264&lt;/rec-number&gt;&lt;foreign-keys&gt;&lt;key app="EN" db-id="9tzztt9fztrewoefrsoxzf5nddss0awxvzs0" timestamp="1603715009"&gt;264&lt;/key&gt;&lt;/foreign-keys&gt;&lt;ref-type name="Conference Proceedings"&gt;10&lt;/ref-type&gt;&lt;contributors&gt;&lt;authors&gt;&lt;author&gt;H. Zhao&lt;/author&gt;&lt;author&gt;J. Shi&lt;/author&gt;&lt;author&gt;X. Qi&lt;/author&gt;&lt;author&gt;X. Wang&lt;/author&gt;&lt;author&gt;J. Jia&lt;/author&gt;&lt;/authors&gt;&lt;/contributors&gt;&lt;titles&gt;&lt;title&gt;Pyramid Scene Parsing Network&lt;/title&gt;&lt;secondary-title&gt;2017 IEEE Conference on Computer Vision and Pattern Recognition (CVPR)&lt;/secondary-title&gt;&lt;alt-title&gt;2017 IEEE Conference on Computer Vision and Pattern Recognition (CVPR)&lt;/alt-title&gt;&lt;/titles&gt;&lt;pages&gt;6230-6239&lt;/pages&gt;&lt;keywords&gt;&lt;keyword&gt;feature extraction&lt;/keyword&gt;&lt;keyword&gt;image classification&lt;/keyword&gt;&lt;keyword&gt;image representation&lt;/keyword&gt;&lt;keyword&gt;image segmentation&lt;/keyword&gt;&lt;keyword&gt;learning (artificial intelligence)&lt;/keyword&gt;&lt;keyword&gt;object detection&lt;/keyword&gt;&lt;keyword&gt;pyramid scene parsing network&lt;/keyword&gt;&lt;keyword&gt;ImageNet scene parsing challenge&lt;/keyword&gt;&lt;keyword&gt;scene parsing task&lt;/keyword&gt;&lt;keyword&gt;global prior representation&lt;/keyword&gt;&lt;keyword&gt;PSPNet&lt;/keyword&gt;&lt;keyword&gt;pyramid pooling module&lt;/keyword&gt;&lt;keyword&gt;global context information&lt;/keyword&gt;&lt;keyword&gt;unrestricted open vocabulary&lt;/keyword&gt;&lt;keyword&gt;Semantics&lt;/keyword&gt;&lt;keyword&gt;Neural networks&lt;/keyword&gt;&lt;keyword&gt;Convolution&lt;/keyword&gt;&lt;keyword&gt;Automobiles&lt;/keyword&gt;&lt;/keywords&gt;&lt;dates&gt;&lt;year&gt;2017&lt;/year&gt;&lt;pub-dates&gt;&lt;date&gt;21-26 July 2017&lt;/date&gt;&lt;/pub-dates&gt;&lt;/dates&gt;&lt;isbn&gt;1063-6919&lt;/isbn&gt;&lt;urls&gt;&lt;/urls&gt;&lt;electronic-resource-num&gt;10.1109/CVPR.2017.660&lt;/electronic-resource-num&gt;&lt;/record&gt;&lt;/Cite&gt;&lt;/EndNote&gt;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(Zhao et al., 2017)</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5F504F7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hideMark/>
          </w:tcPr>
          <w:p w14:paraId="2706032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43.29</w:t>
            </w:r>
          </w:p>
        </w:tc>
        <w:tc>
          <w:tcPr>
            <w:tcW w:w="0" w:type="auto"/>
            <w:shd w:val="clear" w:color="auto" w:fill="auto"/>
            <w:noWrap/>
            <w:vAlign w:val="bottom"/>
            <w:hideMark/>
          </w:tcPr>
          <w:p w14:paraId="2CB44829" w14:textId="574EFB7F"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2017</w:t>
            </w:r>
          </w:p>
        </w:tc>
      </w:tr>
      <w:tr w:rsidR="00A61D00" w:rsidRPr="008F601D" w14:paraId="074B0F8F" w14:textId="77777777" w:rsidTr="00CB12DA">
        <w:trPr>
          <w:trHeight w:val="300"/>
          <w:jc w:val="center"/>
        </w:trPr>
        <w:tc>
          <w:tcPr>
            <w:tcW w:w="0" w:type="auto"/>
            <w:shd w:val="clear" w:color="auto" w:fill="auto"/>
            <w:noWrap/>
            <w:vAlign w:val="bottom"/>
          </w:tcPr>
          <w:p w14:paraId="2DA5C9E7"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SAC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&lt;EndNote&gt;&lt;Cite&gt;&lt;Author&gt;Zhang&lt;/Author&gt;&lt;Year&gt;2017&lt;/Year&gt;&lt;RecNum&gt;738&lt;/RecNum&gt;&lt;DisplayText&gt;(Zhang et al., 2017)&lt;/DisplayText&gt;&lt;record&gt;&lt;rec-number&gt;738&lt;/rec-number&gt;&lt;foreign-keys&gt;&lt;key app="EN" db-id="9tzztt9fztrewoefrsoxzf5nddss0awxvzs0" timestamp="1603727336"&gt;738&lt;/key&gt;&lt;/foreign-keys&gt;&lt;ref-type name="Conference Proceedings"&gt;10&lt;/ref-type&gt;&lt;contributors&gt;&lt;authors&gt;&lt;author&gt;R. Zhang&lt;/author&gt;&lt;author&gt;S. Tang&lt;/author&gt;&lt;author&gt;Y. Zhang&lt;/author&gt;&lt;author&gt;J. Li&lt;/author&gt;&lt;author&gt;S. Yan&lt;/author&gt;&lt;/authors&gt;&lt;/contributors&gt;&lt;titles&gt;&lt;title&gt;Scale-Adaptive Convolutions for Scene Parsing&lt;/title&gt;&lt;secondary-title&gt;2017 IEEE International Conference on Computer Vision (ICCV)&lt;/secondary-title&gt;&lt;alt-title&gt;2017 IEEE International Conference on Computer Vision (ICCV)&lt;/alt-title&gt;&lt;/titles&gt;&lt;pages&gt;2050-2058&lt;/pages&gt;&lt;keywords&gt;&lt;keyword&gt;computer vision&lt;/keyword&gt;&lt;keyword&gt;regression analysis&lt;/keyword&gt;&lt;keyword&gt;scale regression layer&lt;/keyword&gt;&lt;keyword&gt;object sizes&lt;/keyword&gt;&lt;keyword&gt;scale-adaptive convolution&lt;/keyword&gt;&lt;keyword&gt;position-adaptive scale coefficients&lt;/keyword&gt;&lt;keyword&gt;convolutional patches&lt;/keyword&gt;&lt;keyword&gt;scene images&lt;/keyword&gt;&lt;keyword&gt;large-object predictions&lt;/keyword&gt;&lt;keyword&gt;convolutional parameters&lt;/keyword&gt;&lt;keyword&gt;scene parsing methods&lt;/keyword&gt;&lt;keyword&gt;flexible size receptive fields&lt;/keyword&gt;&lt;keyword&gt;Standards&lt;/keyword&gt;&lt;keyword&gt;Kernel&lt;/keyword&gt;&lt;keyword&gt;Training&lt;/keyword&gt;&lt;keyword&gt;Semantics&lt;/keyword&gt;&lt;keyword&gt;Predictive models&lt;/keyword&gt;&lt;/keywords&gt;&lt;dates&gt;&lt;year&gt;2017&lt;/year&gt;&lt;pub-dates&gt;&lt;date&gt;22-29 Oct. 2017&lt;/date&gt;&lt;/pub-dates&gt;&lt;/dates&gt;&lt;isbn&gt;2380-7504&lt;/isbn&gt;&lt;urls&gt;&lt;/urls&gt;&lt;electronic-resource-num&gt;10.1109/ICCV.2017.224&lt;/electronic-resource-num&gt;&lt;/record&gt;&lt;/Cite&gt;&lt;/EndNote&gt;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(Zhang et al., 2017)</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tcPr>
          <w:p w14:paraId="4C3F60B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tcPr>
          <w:p w14:paraId="366EE084"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44.3</w:t>
            </w:r>
          </w:p>
        </w:tc>
        <w:tc>
          <w:tcPr>
            <w:tcW w:w="0" w:type="auto"/>
            <w:shd w:val="clear" w:color="auto" w:fill="auto"/>
            <w:noWrap/>
            <w:vAlign w:val="bottom"/>
          </w:tcPr>
          <w:p w14:paraId="56A80816" w14:textId="0C131028"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2017</w:t>
            </w:r>
          </w:p>
        </w:tc>
      </w:tr>
      <w:tr w:rsidR="00A61D00" w:rsidRPr="008F601D" w14:paraId="38F6320C" w14:textId="77777777" w:rsidTr="00CB12DA">
        <w:trPr>
          <w:trHeight w:val="300"/>
          <w:jc w:val="center"/>
        </w:trPr>
        <w:tc>
          <w:tcPr>
            <w:tcW w:w="0" w:type="auto"/>
            <w:shd w:val="clear" w:color="auto" w:fill="auto"/>
            <w:noWrap/>
            <w:vAlign w:val="bottom"/>
            <w:hideMark/>
          </w:tcPr>
          <w:p w14:paraId="65A09313"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UperNet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&lt;EndNote&gt;&lt;Cite&gt;&lt;Author&gt;Xiao&lt;/Author&gt;&lt;Year&gt;2018&lt;/Year&gt;&lt;RecNum&gt;739&lt;/RecNum&gt;&lt;DisplayText&gt;(Xiao et al., 2018)&lt;/DisplayText&gt;&lt;record&gt;&lt;rec-number&gt;739&lt;/rec-number&gt;&lt;foreign-keys&gt;&lt;key app="EN" db-id="9tzztt9fztrewoefrsoxzf5nddss0awxvzs0" timestamp="1603727479"&gt;739&lt;/key&gt;&lt;/foreign-keys&gt;&lt;ref-type name="Book"&gt;6&lt;/ref-type&gt;&lt;contributors&gt;&lt;authors&gt;&lt;author&gt;Xiao, Tete&lt;/author&gt;&lt;author&gt;Liu, Yingcheng&lt;/author&gt;&lt;author&gt;Zhou, Bolei&lt;/author&gt;&lt;author&gt;Jiang, Yuning&lt;/author&gt;&lt;author&gt;Sun, Jian&lt;/author&gt;&lt;/authors&gt;&lt;/contributors&gt;&lt;titles&gt;&lt;title&gt;Unified Perceptual Parsing for Scene Understanding&lt;/title&gt;&lt;/titles&gt;&lt;dates&gt;&lt;year&gt;2018&lt;/year&gt;&lt;/dates&gt;&lt;urls&gt;&lt;/urls&gt;&lt;/record&gt;&lt;/Cite&gt;&lt;/EndNote&gt;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(Xiao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5C372D99"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hideMark/>
          </w:tcPr>
          <w:p w14:paraId="4BDD1D6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42.66</w:t>
            </w:r>
          </w:p>
        </w:tc>
        <w:tc>
          <w:tcPr>
            <w:tcW w:w="0" w:type="auto"/>
            <w:shd w:val="clear" w:color="auto" w:fill="auto"/>
            <w:noWrap/>
            <w:vAlign w:val="bottom"/>
            <w:hideMark/>
          </w:tcPr>
          <w:p w14:paraId="7CBEA613" w14:textId="525F79EA"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2018</w:t>
            </w:r>
          </w:p>
        </w:tc>
      </w:tr>
      <w:tr w:rsidR="00A61D00" w:rsidRPr="008F601D" w14:paraId="1E42FCB6" w14:textId="77777777" w:rsidTr="00CB12DA">
        <w:trPr>
          <w:trHeight w:val="300"/>
          <w:jc w:val="center"/>
        </w:trPr>
        <w:tc>
          <w:tcPr>
            <w:tcW w:w="0" w:type="auto"/>
            <w:shd w:val="clear" w:color="auto" w:fill="auto"/>
            <w:noWrap/>
            <w:vAlign w:val="bottom"/>
            <w:hideMark/>
          </w:tcPr>
          <w:p w14:paraId="57EAB5AC"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DSSPN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&lt;EndNote&gt;&lt;Cite&gt;&lt;Author&gt;Liang&lt;/Author&gt;&lt;Year&gt;2018&lt;/Year&gt;&lt;RecNum&gt;735&lt;/RecNum&gt;&lt;DisplayText&gt;(Liang et al., 2018)&lt;/DisplayText&gt;&lt;record&gt;&lt;rec-number&gt;735&lt;/rec-number&gt;&lt;foreign-keys&gt;&lt;key app="EN" db-id="9tzztt9fztrewoefrsoxzf5nddss0awxvzs0" timestamp="1603726386"&gt;735&lt;/key&gt;&lt;/foreign-keys&gt;&lt;ref-type name="Journal Article"&gt;17&lt;/ref-type&gt;&lt;contributors&gt;&lt;authors&gt;&lt;author&gt;Liang, Xiaodan&lt;/author&gt;&lt;author&gt;Zhou, Hongfei&lt;/author&gt;&lt;author&gt;Xing, Eric&lt;/author&gt;&lt;/authors&gt;&lt;/contributors&gt;&lt;titles&gt;&lt;title&gt;Dynamic-structured Semantic Propagation Network&lt;/title&gt;&lt;/titles&gt;&lt;dates&gt;&lt;year&gt;2018&lt;/year&gt;&lt;pub-dates&gt;&lt;date&gt;03/15&lt;/date&gt;&lt;/pub-dates&gt;&lt;/dates&gt;&lt;urls&gt;&lt;/urls&gt;&lt;/record&gt;&lt;/Cite&gt;&lt;/EndNote&gt;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(Liang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624873F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hideMark/>
          </w:tcPr>
          <w:p w14:paraId="10963EA0"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43.68</w:t>
            </w:r>
          </w:p>
        </w:tc>
        <w:tc>
          <w:tcPr>
            <w:tcW w:w="0" w:type="auto"/>
            <w:shd w:val="clear" w:color="auto" w:fill="auto"/>
            <w:noWrap/>
            <w:vAlign w:val="bottom"/>
            <w:hideMark/>
          </w:tcPr>
          <w:p w14:paraId="6EED3CD0" w14:textId="33D4E65E"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2018</w:t>
            </w:r>
          </w:p>
        </w:tc>
      </w:tr>
      <w:tr w:rsidR="00A61D00" w:rsidRPr="008F601D" w14:paraId="6B855CCD" w14:textId="77777777" w:rsidTr="00CB12DA">
        <w:trPr>
          <w:trHeight w:val="300"/>
          <w:jc w:val="center"/>
        </w:trPr>
        <w:tc>
          <w:tcPr>
            <w:tcW w:w="0" w:type="auto"/>
            <w:shd w:val="clear" w:color="auto" w:fill="auto"/>
            <w:noWrap/>
            <w:vAlign w:val="bottom"/>
          </w:tcPr>
          <w:p w14:paraId="0AE5A36B"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PSANet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&lt;EndNote&gt;&lt;Cite&gt;&lt;Author&gt;Zhao&lt;/Author&gt;&lt;Year&gt;2018&lt;/Year&gt;&lt;RecNum&gt;722&lt;/RecNum&gt;&lt;DisplayText&gt;(Zhao et al., 2018)&lt;/DisplayText&gt;&lt;record&gt;&lt;rec-number&gt;722&lt;/rec-number&gt;&lt;foreign-keys&gt;&lt;key app="EN" db-id="9tzztt9fztrewoefrsoxzf5nddss0awxvzs0" timestamp="1603720839"&gt;722&lt;/key&gt;&lt;/foreign-keys&gt;&lt;ref-type name="Book Section"&gt;5&lt;/ref-type&gt;&lt;contributors&gt;&lt;authors&gt;&lt;author&gt;Zhao, Hengshuang&lt;/author&gt;&lt;author&gt;Zhang, Yi&lt;/author&gt;&lt;author&gt;Liu, Shu&lt;/author&gt;&lt;author&gt;Shi, Jianping&lt;/author&gt;&lt;author&gt;Loy, Chen Change&lt;/author&gt;&lt;author&gt;Lin, Dahua&lt;/author&gt;&lt;author&gt;Jia, Jiaya&lt;/author&gt;&lt;/authors&gt;&lt;/contributors&gt;&lt;titles&gt;&lt;title&gt;PSANet: Point-wise Spatial Attention Network for Scene Parsing: 15th European Conference, Munich, Germany, September 8–14, 2018, Proceedings, Part IX&lt;/title&gt;&lt;/titles&gt;&lt;pages&gt;270-286&lt;/pages&gt;&lt;dates&gt;&lt;year&gt;2018&lt;/year&gt;&lt;/dates&gt;&lt;isbn&gt;978-3-030-01239-7&lt;/isbn&gt;&lt;urls&gt;&lt;/urls&gt;&lt;electronic-resource-num&gt;10.1007/978-3-030-01240-3_17&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(Zhao et al., 2018)</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tcPr>
          <w:p w14:paraId="26BAF66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 </w:t>
            </w:r>
          </w:p>
        </w:tc>
        <w:tc>
          <w:tcPr>
            <w:tcW w:w="0" w:type="auto"/>
            <w:shd w:val="clear" w:color="auto" w:fill="auto"/>
            <w:noWrap/>
            <w:vAlign w:val="bottom"/>
          </w:tcPr>
          <w:p w14:paraId="6D8C49B3"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43.7</w:t>
            </w:r>
          </w:p>
        </w:tc>
        <w:tc>
          <w:tcPr>
            <w:tcW w:w="0" w:type="auto"/>
            <w:shd w:val="clear" w:color="auto" w:fill="auto"/>
            <w:noWrap/>
            <w:vAlign w:val="bottom"/>
          </w:tcPr>
          <w:p w14:paraId="39F44845"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2018</w:t>
            </w:r>
          </w:p>
        </w:tc>
      </w:tr>
      <w:tr w:rsidR="00A61D00" w:rsidRPr="008F601D" w14:paraId="54712529" w14:textId="77777777" w:rsidTr="00CB12DA">
        <w:trPr>
          <w:trHeight w:val="300"/>
          <w:jc w:val="center"/>
        </w:trPr>
        <w:tc>
          <w:tcPr>
            <w:tcW w:w="0" w:type="auto"/>
            <w:shd w:val="clear" w:color="auto" w:fill="auto"/>
            <w:noWrap/>
            <w:vAlign w:val="bottom"/>
          </w:tcPr>
          <w:p w14:paraId="7646073A"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PSPNet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&lt;EndNote&gt;&lt;Cite&gt;&lt;Author&gt;Zhao&lt;/Author&gt;&lt;Year&gt;2017&lt;/Year&gt;&lt;RecNum&gt;264&lt;/RecNum&gt;&lt;DisplayText&gt;(Zhao et al., 2017)&lt;/DisplayText&gt;&lt;record&gt;&lt;rec-number&gt;264&lt;/rec-number&gt;&lt;foreign-keys&gt;&lt;key app="EN" db-id="9tzztt9fztrewoefrsoxzf5nddss0awxvzs0" timestamp="1603715009"&gt;264&lt;/key&gt;&lt;/foreign-keys&gt;&lt;ref-type name="Conference Proceedings"&gt;10&lt;/ref-type&gt;&lt;contributors&gt;&lt;authors&gt;&lt;author&gt;H. Zhao&lt;/author&gt;&lt;author&gt;J. Shi&lt;/author&gt;&lt;author&gt;X. Qi&lt;/author&gt;&lt;author&gt;X. Wang&lt;/author&gt;&lt;author&gt;J. Jia&lt;/author&gt;&lt;/authors&gt;&lt;/contributors&gt;&lt;titles&gt;&lt;title&gt;Pyramid Scene Parsing Network&lt;/title&gt;&lt;secondary-title&gt;2017 IEEE Conference on Computer Vision and Pattern Recognition (CVPR)&lt;/secondary-title&gt;&lt;alt-title&gt;2017 IEEE Conference on Computer Vision and Pattern Recognition (CVPR)&lt;/alt-title&gt;&lt;/titles&gt;&lt;pages&gt;6230-6239&lt;/pages&gt;&lt;keywords&gt;&lt;keyword&gt;feature extraction&lt;/keyword&gt;&lt;keyword&gt;image classification&lt;/keyword&gt;&lt;keyword&gt;image representation&lt;/keyword&gt;&lt;keyword&gt;image segmentation&lt;/keyword&gt;&lt;keyword&gt;learning (artificial intelligence)&lt;/keyword&gt;&lt;keyword&gt;object detection&lt;/keyword&gt;&lt;keyword&gt;pyramid scene parsing network&lt;/keyword&gt;&lt;keyword&gt;ImageNet scene parsing challenge&lt;/keyword&gt;&lt;keyword&gt;scene parsing task&lt;/keyword&gt;&lt;keyword&gt;global prior representation&lt;/keyword&gt;&lt;keyword&gt;PSPNet&lt;/keyword&gt;&lt;keyword&gt;pyramid pooling module&lt;/keyword&gt;&lt;keyword&gt;global context information&lt;/keyword&gt;&lt;keyword&gt;unrestricted open vocabulary&lt;/keyword&gt;&lt;keyword&gt;Semantics&lt;/keyword&gt;&lt;keyword&gt;Neural networks&lt;/keyword&gt;&lt;keyword&gt;Convolution&lt;/keyword&gt;&lt;keyword&gt;Automobiles&lt;/keyword&gt;&lt;/keywords&gt;&lt;dates&gt;&lt;year&gt;2017&lt;/year&gt;&lt;pub-dates&gt;&lt;date&gt;21-26 July 2017&lt;/date&gt;&lt;/pub-dates&gt;&lt;/dates&gt;&lt;isbn&gt;1063-6919&lt;/isbn&gt;&lt;urls&gt;&lt;/urls&gt;&lt;electronic-resource-num&gt;10.1109/CVPR.2017.660&lt;/electronic-resource-num&gt;&lt;/record&gt;&lt;/Cite&gt;&lt;/EndNote&gt;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(Zhao et al., 2017)</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tcPr>
          <w:p w14:paraId="7790257E"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269 </w:t>
            </w:r>
          </w:p>
        </w:tc>
        <w:tc>
          <w:tcPr>
            <w:tcW w:w="0" w:type="auto"/>
            <w:shd w:val="clear" w:color="auto" w:fill="auto"/>
            <w:noWrap/>
            <w:vAlign w:val="bottom"/>
          </w:tcPr>
          <w:p w14:paraId="6FFB427D"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44.94</w:t>
            </w:r>
          </w:p>
        </w:tc>
        <w:tc>
          <w:tcPr>
            <w:tcW w:w="0" w:type="auto"/>
            <w:shd w:val="clear" w:color="auto" w:fill="auto"/>
            <w:noWrap/>
            <w:vAlign w:val="bottom"/>
          </w:tcPr>
          <w:p w14:paraId="1532AF06"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2017</w:t>
            </w:r>
          </w:p>
        </w:tc>
      </w:tr>
      <w:tr w:rsidR="00A61D00" w:rsidRPr="008F601D" w14:paraId="612B89E4" w14:textId="77777777" w:rsidTr="00CB12DA">
        <w:trPr>
          <w:trHeight w:val="300"/>
          <w:jc w:val="center"/>
        </w:trPr>
        <w:tc>
          <w:tcPr>
            <w:tcW w:w="0" w:type="auto"/>
            <w:shd w:val="clear" w:color="auto" w:fill="auto"/>
            <w:noWrap/>
            <w:vAlign w:val="bottom"/>
            <w:hideMark/>
          </w:tcPr>
          <w:p w14:paraId="13AB87A4"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OCR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&lt;EndNote&gt;&lt;Cite&gt;&lt;Author&gt;Yuan&lt;/Author&gt;&lt;Year&gt;2019&lt;/Year&gt;&lt;RecNum&gt;737&lt;/RecNum&gt;&lt;DisplayText&gt;(Yuan et al., 2019)&lt;/DisplayText&gt;&lt;record&gt;&lt;rec-number&gt;737&lt;/rec-number&gt;&lt;foreign-keys&gt;&lt;key app="EN" db-id="9tzztt9fztrewoefrsoxzf5nddss0awxvzs0" timestamp="1603726669"&gt;737&lt;/key&gt;&lt;/foreign-keys&gt;&lt;ref-type name="Book"&gt;6&lt;/ref-type&gt;&lt;contributors&gt;&lt;authors&gt;&lt;author&gt;Yuan, Yuhui&lt;/author&gt;&lt;author&gt;Chen, Xilin&lt;/author&gt;&lt;author&gt;Wang, Jingdong&lt;/author&gt;&lt;/authors&gt;&lt;/contributors&gt;&lt;titles&gt;&lt;title&gt;Object-Contextual Representations for Semantic Segmentation&lt;/title&gt;&lt;/titles&gt;&lt;dates&gt;&lt;year&gt;2019&lt;/year&gt;&lt;/dates&gt;&lt;urls&gt;&lt;/urls&gt;&lt;/record&gt;&lt;/Cite&gt;&lt;/EndNote&gt;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(Yuan et al., 2019)</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367F47B7"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HRNetV2 W48 </w:t>
            </w:r>
          </w:p>
        </w:tc>
        <w:tc>
          <w:tcPr>
            <w:tcW w:w="0" w:type="auto"/>
            <w:shd w:val="clear" w:color="auto" w:fill="auto"/>
            <w:noWrap/>
            <w:vAlign w:val="bottom"/>
            <w:hideMark/>
          </w:tcPr>
          <w:p w14:paraId="4BEF069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45.6</w:t>
            </w:r>
          </w:p>
        </w:tc>
        <w:tc>
          <w:tcPr>
            <w:tcW w:w="0" w:type="auto"/>
            <w:shd w:val="clear" w:color="auto" w:fill="auto"/>
            <w:noWrap/>
            <w:vAlign w:val="bottom"/>
            <w:hideMark/>
          </w:tcPr>
          <w:p w14:paraId="2BDD3AF5" w14:textId="09966E42"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2019</w:t>
            </w:r>
          </w:p>
        </w:tc>
      </w:tr>
      <w:tr w:rsidR="00A61D00" w:rsidRPr="008F601D" w14:paraId="38234F21" w14:textId="77777777" w:rsidTr="00CB12DA">
        <w:trPr>
          <w:trHeight w:val="300"/>
          <w:jc w:val="center"/>
        </w:trPr>
        <w:tc>
          <w:tcPr>
            <w:tcW w:w="0" w:type="auto"/>
            <w:shd w:val="clear" w:color="auto" w:fill="auto"/>
            <w:noWrap/>
            <w:vAlign w:val="bottom"/>
            <w:hideMark/>
          </w:tcPr>
          <w:p w14:paraId="5E55D534" w14:textId="77777777" w:rsidR="00A61D00" w:rsidRPr="008F601D" w:rsidRDefault="00A61D00" w:rsidP="00B16786">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AC-Net </w:t>
            </w:r>
            <w:r w:rsidR="00B40EE1" w:rsidRPr="008F601D">
              <w:rPr>
                <w:rFonts w:ascii="Times New Roman" w:eastAsia="SimSun" w:hAnsi="Times New Roman"/>
                <w:snapToGrid/>
                <w:color w:val="auto"/>
                <w:kern w:val="2"/>
                <w:lang w:eastAsia="zh-CN" w:bidi="ar-SA"/>
              </w:rPr>
              <w:fldChar w:fldCharType="begin"/>
            </w:r>
            <w:r w:rsidR="00B16786" w:rsidRPr="008F601D">
              <w:rPr>
                <w:rFonts w:ascii="Times New Roman" w:eastAsia="SimSun" w:hAnsi="Times New Roman"/>
                <w:snapToGrid/>
                <w:color w:val="auto"/>
                <w:kern w:val="2"/>
                <w:lang w:eastAsia="zh-CN" w:bidi="ar-SA"/>
              </w:rPr>
              <w:instrText xml:space="preserve"> ADDIN EN.CITE &lt;EndNote&gt;&lt;Cite&gt;&lt;Author&gt;Fu&lt;/Author&gt;&lt;Year&gt;2019&lt;/Year&gt;&lt;RecNum&gt;740&lt;/RecNum&gt;&lt;DisplayText&gt;(Fu et al., 2019)&lt;/DisplayText&gt;&lt;record&gt;&lt;rec-number&gt;740&lt;/rec-number&gt;&lt;foreign-keys&gt;&lt;key app="EN" db-id="9tzztt9fztrewoefrsoxzf5nddss0awxvzs0" timestamp="1603728058"&gt;740&lt;/key&gt;&lt;/foreign-keys&gt;&lt;ref-type name="Conference Proceedings"&gt;10&lt;/ref-type&gt;&lt;contributors&gt;&lt;authors&gt;&lt;author&gt;J. Fu&lt;/author&gt;&lt;author&gt;J. Liu&lt;/author&gt;&lt;author&gt;Y. Wang&lt;/author&gt;&lt;author&gt;Y. Li&lt;/author&gt;&lt;author&gt;Y. Bao&lt;/author&gt;&lt;author&gt;J. Tang&lt;/author&gt;&lt;author&gt;H. Lu&lt;/author&gt;&lt;/authors&gt;&lt;/contributors&gt;&lt;titles&gt;&lt;title&gt;Adaptive Context Network for Scene Parsing&lt;/title&gt;&lt;secondary-title&gt;2019 IEEE/CVF International Conference on Computer Vision (ICCV)&lt;/secondary-title&gt;&lt;alt-title&gt;2019 IEEE/CVF International Conference on Computer Vision (ICCV)&lt;/alt-title&gt;&lt;/titles&gt;&lt;pages&gt;6747-6756&lt;/pages&gt;&lt;keywords&gt;&lt;keyword&gt;feature extraction&lt;/keyword&gt;&lt;keyword&gt;image segmentation&lt;/keyword&gt;&lt;keyword&gt;neural nets&lt;/keyword&gt;&lt;keyword&gt;context module&lt;/keyword&gt;&lt;keyword&gt;adaptive contextual features&lt;/keyword&gt;&lt;keyword&gt;adaptive context blocks&lt;/keyword&gt;&lt;keyword&gt;PASCAL Context&lt;/keyword&gt;&lt;keyword&gt;scene parsing performance&lt;/keyword&gt;&lt;keyword&gt;convolutional network&lt;/keyword&gt;&lt;keyword&gt;pixel-aware contexts&lt;/keyword&gt;&lt;keyword&gt;per-pixel demands&lt;/keyword&gt;&lt;keyword&gt;adaptive context network&lt;/keyword&gt;&lt;keyword&gt;context demand&lt;/keyword&gt;&lt;keyword&gt;ACNet&lt;/keyword&gt;&lt;keyword&gt;Logic gates&lt;/keyword&gt;&lt;keyword&gt;Adaptive systems&lt;/keyword&gt;&lt;keyword&gt;Fuses&lt;/keyword&gt;&lt;keyword&gt;Task analysis&lt;/keyword&gt;&lt;keyword&gt;Image resolution&lt;/keyword&gt;&lt;keyword&gt;Convolution&lt;/keyword&gt;&lt;keyword&gt;Semantics&lt;/keyword&gt;&lt;/keywords&gt;&lt;dates&gt;&lt;year&gt;2019&lt;/year&gt;&lt;pub-dates&gt;&lt;date&gt;27 Oct.-2 Nov. 2019&lt;/date&gt;&lt;/pub-dates&gt;&lt;/dates&gt;&lt;isbn&gt;2380-7504&lt;/isbn&gt;&lt;urls&gt;&lt;/urls&gt;&lt;electronic-resource-num&gt;10.1109/ICCV.2019.00685&lt;/electronic-resource-num&gt;&lt;/record&gt;&lt;/Cite&gt;&lt;/EndNote&gt;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(Fu et al., 2019)</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0" w:type="auto"/>
            <w:shd w:val="clear" w:color="auto" w:fill="auto"/>
            <w:noWrap/>
            <w:vAlign w:val="bottom"/>
            <w:hideMark/>
          </w:tcPr>
          <w:p w14:paraId="1DE122E1"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ResNet</w:t>
            </w:r>
            <w:proofErr w:type="spellEnd"/>
            <w:r w:rsidRPr="008F601D">
              <w:rPr>
                <w:rFonts w:ascii="Times New Roman" w:eastAsia="SimSun" w:hAnsi="Times New Roman"/>
                <w:snapToGrid/>
                <w:color w:val="auto"/>
                <w:kern w:val="2"/>
                <w:lang w:eastAsia="zh-CN" w:bidi="ar-SA"/>
              </w:rPr>
              <w:t xml:space="preserve"> 101</w:t>
            </w:r>
          </w:p>
        </w:tc>
        <w:tc>
          <w:tcPr>
            <w:tcW w:w="0" w:type="auto"/>
            <w:shd w:val="clear" w:color="auto" w:fill="auto"/>
            <w:noWrap/>
            <w:vAlign w:val="bottom"/>
            <w:hideMark/>
          </w:tcPr>
          <w:p w14:paraId="6103D64C"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45.9</w:t>
            </w:r>
          </w:p>
        </w:tc>
        <w:tc>
          <w:tcPr>
            <w:tcW w:w="0" w:type="auto"/>
            <w:shd w:val="clear" w:color="auto" w:fill="auto"/>
            <w:noWrap/>
            <w:vAlign w:val="bottom"/>
            <w:hideMark/>
          </w:tcPr>
          <w:p w14:paraId="6B41032A" w14:textId="6B107FBD" w:rsidR="00A61D00" w:rsidRPr="00011EEF" w:rsidRDefault="00A61D00" w:rsidP="00E32FD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2019</w:t>
            </w:r>
          </w:p>
        </w:tc>
      </w:tr>
    </w:tbl>
    <w:p w14:paraId="3D9F7BFB" w14:textId="77777777" w:rsidR="00A61D00" w:rsidRPr="008F601D" w:rsidRDefault="00A61D00" w:rsidP="00E32FD4">
      <w:pPr>
        <w:pStyle w:val="MDPI42tablebody"/>
        <w:spacing w:line="240" w:lineRule="auto"/>
        <w:jc w:val="left"/>
        <w:rPr>
          <w:rFonts w:ascii="Times New Roman" w:eastAsia="SimSun" w:hAnsi="Times New Roman"/>
          <w:snapToGrid/>
          <w:color w:val="auto"/>
          <w:kern w:val="2"/>
          <w:sz w:val="24"/>
          <w:szCs w:val="24"/>
          <w:lang w:eastAsia="zh-CN" w:bidi="ar-SA"/>
        </w:rPr>
      </w:pPr>
    </w:p>
    <w:p w14:paraId="2A64219A" w14:textId="77777777" w:rsidR="00016BD5" w:rsidRPr="008F601D" w:rsidRDefault="00016BD5" w:rsidP="00E32FD4">
      <w:pPr>
        <w:pStyle w:val="MDPI42tablebody"/>
        <w:spacing w:line="240" w:lineRule="auto"/>
        <w:jc w:val="left"/>
        <w:rPr>
          <w:rFonts w:ascii="Times New Roman" w:eastAsia="SimSun" w:hAnsi="Times New Roman"/>
          <w:snapToGrid/>
          <w:color w:val="auto"/>
          <w:kern w:val="2"/>
          <w:sz w:val="24"/>
          <w:szCs w:val="24"/>
          <w:lang w:eastAsia="zh-CN" w:bidi="ar-SA"/>
        </w:rPr>
      </w:pPr>
    </w:p>
    <w:p w14:paraId="5E69ED7B" w14:textId="77777777" w:rsidR="00A61D00" w:rsidRPr="008F601D" w:rsidRDefault="00A61D00" w:rsidP="008B7A91">
      <w:pPr>
        <w:pStyle w:val="MDPI21heading1"/>
        <w:spacing w:before="0" w:after="0"/>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Table 9</w:t>
      </w:r>
      <w:r w:rsidR="002F31EC"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r w:rsidR="006450B6" w:rsidRPr="008F601D">
        <w:rPr>
          <w:rFonts w:ascii="Times New Roman" w:eastAsia="SimSun" w:hAnsi="Times New Roman"/>
          <w:b w:val="0"/>
          <w:snapToGrid/>
          <w:color w:val="auto"/>
          <w:kern w:val="2"/>
          <w:sz w:val="24"/>
          <w:szCs w:val="24"/>
          <w:lang w:eastAsia="zh-CN" w:bidi="ar-SA"/>
        </w:rPr>
        <w:t>Performance of various DCNNs models on</w:t>
      </w:r>
      <w:r w:rsidR="004C1E38" w:rsidRPr="008F601D">
        <w:rPr>
          <w:rFonts w:ascii="Times New Roman" w:eastAsia="SimSun" w:hAnsi="Times New Roman"/>
          <w:b w:val="0"/>
          <w:snapToGrid/>
          <w:color w:val="auto"/>
          <w:kern w:val="2"/>
          <w:sz w:val="24"/>
          <w:szCs w:val="24"/>
          <w:lang w:eastAsia="zh-CN" w:bidi="ar-SA"/>
        </w:rPr>
        <w:t xml:space="preserve"> HSI </w:t>
      </w:r>
      <w:commentRangeStart w:id="538"/>
      <w:r w:rsidR="004C1E38" w:rsidRPr="008F601D">
        <w:rPr>
          <w:rFonts w:ascii="Times New Roman" w:eastAsia="SimSun" w:hAnsi="Times New Roman"/>
          <w:b w:val="0"/>
          <w:snapToGrid/>
          <w:color w:val="auto"/>
          <w:kern w:val="2"/>
          <w:sz w:val="24"/>
          <w:szCs w:val="24"/>
          <w:lang w:eastAsia="zh-CN" w:bidi="ar-SA"/>
        </w:rPr>
        <w:t>datasets</w:t>
      </w:r>
      <w:commentRangeEnd w:id="538"/>
      <w:r w:rsidR="00084724">
        <w:rPr>
          <w:rStyle w:val="CommentReference"/>
          <w:rFonts w:ascii="Cambria" w:eastAsia="Cambria" w:hAnsi="Cambria"/>
          <w:b w:val="0"/>
          <w:snapToGrid/>
          <w:kern w:val="2"/>
          <w:lang w:eastAsia="zh-CN" w:bidi="ar-SA"/>
        </w:rPr>
        <w:commentReference w:id="538"/>
      </w:r>
      <w:r w:rsidR="00202128" w:rsidRPr="008F601D">
        <w:rPr>
          <w:rFonts w:ascii="Times New Roman" w:eastAsia="SimSun" w:hAnsi="Times New Roman"/>
          <w:b w:val="0"/>
          <w:snapToGrid/>
          <w:color w:val="auto"/>
          <w:kern w:val="2"/>
          <w:sz w:val="24"/>
          <w:szCs w:val="24"/>
          <w:lang w:eastAsia="zh-CN" w:bidi="ar-SA"/>
        </w:rPr>
        <w:t xml:space="preserve"> </w:t>
      </w:r>
      <w:r w:rsidR="00690C18" w:rsidRPr="008F601D">
        <w:rPr>
          <w:rFonts w:ascii="Times New Roman" w:eastAsia="SimSun" w:hAnsi="Times New Roman"/>
          <w:b w:val="0"/>
          <w:snapToGrid/>
          <w:color w:val="auto"/>
          <w:kern w:val="2"/>
          <w:sz w:val="24"/>
          <w:szCs w:val="24"/>
          <w:lang w:eastAsia="zh-CN" w:bidi="ar-SA"/>
        </w:rPr>
        <w:t xml:space="preserve"> </w:t>
      </w:r>
    </w:p>
    <w:tbl>
      <w:tblPr>
        <w:tblStyle w:val="TableGrid"/>
        <w:tblpPr w:leftFromText="180" w:rightFromText="180" w:vertAnchor="text" w:tblpXSpec="center" w:tblpY="1"/>
        <w:tblOverlap w:val="never"/>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2897"/>
        <w:gridCol w:w="1873"/>
        <w:gridCol w:w="1890"/>
        <w:gridCol w:w="1386"/>
      </w:tblGrid>
      <w:tr w:rsidR="001D0CD8" w:rsidRPr="008F601D" w14:paraId="59D555B8" w14:textId="77777777" w:rsidTr="00135CC7">
        <w:trPr>
          <w:trHeight w:val="327"/>
        </w:trPr>
        <w:tc>
          <w:tcPr>
            <w:tcW w:w="2897" w:type="dxa"/>
          </w:tcPr>
          <w:p w14:paraId="20C86E0A" w14:textId="77777777" w:rsidR="001D0CD8" w:rsidRPr="008F601D" w:rsidRDefault="001D0CD8" w:rsidP="009E599B">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Model </w:t>
            </w:r>
          </w:p>
        </w:tc>
        <w:tc>
          <w:tcPr>
            <w:tcW w:w="1873" w:type="dxa"/>
            <w:vAlign w:val="center"/>
          </w:tcPr>
          <w:p w14:paraId="44322DC1"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Testing Dataset</w:t>
            </w:r>
          </w:p>
        </w:tc>
        <w:tc>
          <w:tcPr>
            <w:tcW w:w="1890" w:type="dxa"/>
            <w:vAlign w:val="center"/>
          </w:tcPr>
          <w:p w14:paraId="541220D3" w14:textId="77777777" w:rsidR="001D0CD8" w:rsidRPr="008F601D" w:rsidRDefault="001D0CD8" w:rsidP="009E599B">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Method</w:t>
            </w:r>
          </w:p>
        </w:tc>
        <w:tc>
          <w:tcPr>
            <w:tcW w:w="1386" w:type="dxa"/>
            <w:vAlign w:val="center"/>
          </w:tcPr>
          <w:p w14:paraId="56822514" w14:textId="77777777" w:rsidR="001D0CD8" w:rsidRPr="008F601D" w:rsidRDefault="001D0CD8" w:rsidP="009E599B">
            <w:pPr>
              <w:pStyle w:val="MDPI42tablebody"/>
              <w:spacing w:line="240" w:lineRule="auto"/>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Score / Metrics</w:t>
            </w:r>
          </w:p>
        </w:tc>
      </w:tr>
      <w:tr w:rsidR="001D0CD8" w:rsidRPr="008F601D" w14:paraId="3984C65F" w14:textId="77777777" w:rsidTr="00135CC7">
        <w:tc>
          <w:tcPr>
            <w:tcW w:w="2897" w:type="dxa"/>
          </w:tcPr>
          <w:p w14:paraId="68464B6F" w14:textId="77777777" w:rsidR="001D0CD8" w:rsidRPr="008F601D" w:rsidRDefault="001D0CD8" w:rsidP="007171DC">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DDCM-Net </w:t>
            </w:r>
            <w:r w:rsidR="00B40EE1" w:rsidRPr="008F601D">
              <w:rPr>
                <w:rFonts w:ascii="Times New Roman" w:eastAsia="SimSun" w:hAnsi="Times New Roman"/>
                <w:snapToGrid/>
                <w:color w:val="auto"/>
                <w:kern w:val="2"/>
                <w:lang w:eastAsia="zh-CN" w:bidi="ar-SA"/>
              </w:rPr>
              <w:fldChar w:fldCharType="begin">
                <w:fldData xml:space="preserve">PEVuZE5vdGU+PENpdGU+PEF1dGhvcj5MaXU8L0F1dGhvcj48WWVhcj4yMDIwPC9ZZWFyPjxSZWNO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</w:fldData>
              </w:fldChar>
            </w:r>
            <w:r w:rsidR="007171DC"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PEVuZE5vdGU+PENpdGU+PEF1dGhvcj5MaXU8L0F1dGhvcj48WWVhcj4yMDIwPC9ZZWFyPjxSZWNO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</w:fldData>
              </w:fldChar>
            </w:r>
            <w:r w:rsidR="007171DC"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007171DC" w:rsidRPr="008F601D">
              <w:rPr>
                <w:rFonts w:ascii="Times New Roman" w:eastAsia="SimSun" w:hAnsi="Times New Roman"/>
                <w:noProof/>
                <w:snapToGrid/>
                <w:color w:val="auto"/>
                <w:kern w:val="2"/>
                <w:lang w:eastAsia="zh-CN" w:bidi="ar-SA"/>
              </w:rPr>
              <w:t>(Liu et al., 2020b)</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6BC8C820"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DeepGlobe</w:t>
            </w:r>
            <w:proofErr w:type="spellEnd"/>
            <w:r w:rsidRPr="008F601D">
              <w:rPr>
                <w:rFonts w:ascii="Times New Roman" w:eastAsia="SimSun" w:hAnsi="Times New Roman"/>
                <w:snapToGrid/>
                <w:color w:val="auto"/>
                <w:kern w:val="2"/>
                <w:lang w:eastAsia="zh-CN" w:bidi="ar-SA"/>
              </w:rPr>
              <w:t xml:space="preserve"> </w:t>
            </w:r>
          </w:p>
        </w:tc>
        <w:tc>
          <w:tcPr>
            <w:tcW w:w="1890" w:type="dxa"/>
            <w:vAlign w:val="center"/>
          </w:tcPr>
          <w:p w14:paraId="10B2558F"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Dilated convolution</w:t>
            </w:r>
          </w:p>
        </w:tc>
        <w:tc>
          <w:tcPr>
            <w:tcW w:w="1386" w:type="dxa"/>
            <w:vAlign w:val="center"/>
          </w:tcPr>
          <w:p w14:paraId="24891203" w14:textId="77777777" w:rsidR="001D0CD8" w:rsidRPr="00011EEF"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56.2% </w:t>
            </w:r>
            <w:proofErr w:type="spellStart"/>
            <w:r w:rsidRPr="00011EEF">
              <w:rPr>
                <w:rFonts w:ascii="Times New Roman" w:eastAsia="SimSun" w:hAnsi="Times New Roman"/>
                <w:snapToGrid/>
                <w:color w:val="auto"/>
                <w:kern w:val="2"/>
                <w:lang w:eastAsia="zh-CN" w:bidi="ar-SA"/>
              </w:rPr>
              <w:t>mIoU</w:t>
            </w:r>
            <w:proofErr w:type="spellEnd"/>
          </w:p>
        </w:tc>
      </w:tr>
      <w:tr w:rsidR="001D0CD8" w:rsidRPr="008F601D" w14:paraId="2EA9F505" w14:textId="77777777" w:rsidTr="00135CC7">
        <w:tc>
          <w:tcPr>
            <w:tcW w:w="2897" w:type="dxa"/>
          </w:tcPr>
          <w:p w14:paraId="35BAF6B7" w14:textId="77777777" w:rsidR="001D0CD8" w:rsidRPr="008F601D" w:rsidRDefault="001D0CD8" w:rsidP="00BE755A">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DiResNet</w:t>
            </w:r>
            <w:proofErr w:type="spellEnd"/>
            <w:r w:rsidR="00BE755A"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BE755A" w:rsidRPr="008F601D">
              <w:rPr>
                <w:rFonts w:ascii="Times New Roman" w:eastAsia="SimSun" w:hAnsi="Times New Roman"/>
                <w:snapToGrid/>
                <w:color w:val="auto"/>
                <w:kern w:val="2"/>
                <w:lang w:eastAsia="zh-CN" w:bidi="ar-SA"/>
              </w:rPr>
              <w:instrText xml:space="preserve"> ADDIN EN.CITE &lt;EndNote&gt;&lt;Cite&gt;&lt;Author&gt;Ding&lt;/Author&gt;&lt;Year&gt;2020&lt;/Year&gt;&lt;RecNum&gt;808&lt;/RecNum&gt;&lt;DisplayText&gt;(Ding and Bruzzone, 2020)&lt;/DisplayText&gt;&lt;record&gt;&lt;rec-number&gt;808&lt;/rec-number&gt;&lt;foreign-keys&gt;&lt;key app="EN" db-id="fspe090xm2sf0nef9aapp9tezvaxx5av9vr9" timestamp="1606803807"&gt;808&lt;/key&gt;&lt;/foreign-keys&gt;&lt;ref-type name="Journal Article"&gt;17&lt;/ref-type&gt;&lt;contributors&gt;&lt;authors&gt;&lt;author&gt;L. Ding&lt;/author&gt;&lt;author&gt;L. Bruzzone&lt;/author&gt;&lt;/authors&gt;&lt;/contributors&gt;&lt;titles&gt;&lt;title&gt;DiResNet: Direction-Aware Residual Network for Road Extraction in VHR Remote Sensing Images&lt;/title&gt;&lt;secondary-title&gt;IEEE Transactions on Geoscience and Remote Sensing&lt;/secondary-title&gt;&lt;/titles&gt;&lt;periodical&gt;&lt;full-title&gt;IEEE Transactions on Geoscience and Remote Sensing&lt;/full-title&gt;&lt;/periodical&gt;&lt;pages&gt;1-12&lt;/pages&gt;&lt;keywords&gt;&lt;keyword&gt;Convolutional neural network (CNN)&lt;/keyword&gt;&lt;keyword&gt;deep learning&lt;/keyword&gt;&lt;keyword&gt;image segmentation&lt;/keyword&gt;&lt;keyword&gt;remote sensing&lt;/keyword&gt;&lt;keyword&gt;road extraction.&lt;/keyword&gt;&lt;/keywords&gt;&lt;dates&gt;&lt;year&gt;2020&lt;/year&gt;&lt;/dates&gt;&lt;isbn&gt;1558-0644&lt;/isbn&gt;&lt;urls&gt;&lt;/urls&gt;&lt;electronic-resource-num&gt;10.1109/TGRS.2020.3034011&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BE755A" w:rsidRPr="008F601D">
              <w:rPr>
                <w:rFonts w:ascii="Times New Roman" w:eastAsia="SimSun" w:hAnsi="Times New Roman"/>
                <w:noProof/>
                <w:snapToGrid/>
                <w:color w:val="auto"/>
                <w:kern w:val="2"/>
                <w:lang w:eastAsia="zh-CN" w:bidi="ar-SA"/>
              </w:rPr>
              <w:t>(Ding and Bruzzone, 2020)</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1873" w:type="dxa"/>
            <w:vAlign w:val="center"/>
          </w:tcPr>
          <w:p w14:paraId="609799E7"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DeepGlobe</w:t>
            </w:r>
            <w:proofErr w:type="spellEnd"/>
            <w:r w:rsidRPr="008F601D">
              <w:rPr>
                <w:rFonts w:ascii="Times New Roman" w:eastAsia="SimSun" w:hAnsi="Times New Roman"/>
                <w:snapToGrid/>
                <w:color w:val="auto"/>
                <w:kern w:val="2"/>
                <w:lang w:eastAsia="zh-CN" w:bidi="ar-SA"/>
              </w:rPr>
              <w:t xml:space="preserve"> </w:t>
            </w:r>
          </w:p>
        </w:tc>
        <w:tc>
          <w:tcPr>
            <w:tcW w:w="1890" w:type="dxa"/>
            <w:vAlign w:val="center"/>
          </w:tcPr>
          <w:p w14:paraId="32F82170" w14:textId="77777777" w:rsidR="001D0CD8" w:rsidRPr="008F601D" w:rsidRDefault="00BE755A" w:rsidP="009E599B">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Residual connections and deconvolution</w:t>
            </w:r>
          </w:p>
        </w:tc>
        <w:tc>
          <w:tcPr>
            <w:tcW w:w="1386" w:type="dxa"/>
            <w:vAlign w:val="center"/>
          </w:tcPr>
          <w:p w14:paraId="74279C74" w14:textId="7301647A" w:rsidR="001D0CD8" w:rsidRPr="008F601D" w:rsidRDefault="00BE755A" w:rsidP="009E599B">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98.44% OA</w:t>
            </w:r>
          </w:p>
        </w:tc>
      </w:tr>
      <w:tr w:rsidR="001D0CD8" w:rsidRPr="008F601D" w14:paraId="7AC05D76" w14:textId="77777777" w:rsidTr="00135CC7">
        <w:tc>
          <w:tcPr>
            <w:tcW w:w="2897" w:type="dxa"/>
          </w:tcPr>
          <w:p w14:paraId="4929836D" w14:textId="77777777" w:rsidR="001D0CD8" w:rsidRPr="008F601D" w:rsidRDefault="001D0CD8" w:rsidP="009E599B">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ATD-</w:t>
            </w:r>
            <w:proofErr w:type="spellStart"/>
            <w:r w:rsidRPr="008F601D">
              <w:rPr>
                <w:rFonts w:ascii="Times New Roman" w:eastAsia="SimSun" w:hAnsi="Times New Roman"/>
                <w:snapToGrid/>
                <w:color w:val="auto"/>
                <w:kern w:val="2"/>
                <w:lang w:eastAsia="zh-CN" w:bidi="ar-SA"/>
              </w:rPr>
              <w:t>LinkNet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&lt;EndNote&gt;&lt;Cite&gt;&lt;Author&gt;Qi&lt;/Author&gt;&lt;Year&gt;2020&lt;/Year&gt;&lt;RecNum&gt;804&lt;/RecNum&gt;&lt;DisplayText&gt;(Qi et al., 2020)&lt;/DisplayText&gt;&lt;record&gt;&lt;rec-number&gt;804&lt;/rec-number&gt;&lt;foreign-keys&gt;&lt;key app="EN" db-id="fspe090xm2sf0nef9aapp9tezvaxx5av9vr9" timestamp="1606800601"&gt;804&lt;/key&gt;&lt;/foreign-keys&gt;&lt;ref-type name="Journal Article"&gt;17&lt;/ref-type&gt;&lt;contributors&gt;&lt;authors&gt;&lt;author&gt;X. Qi&lt;/author&gt;&lt;author&gt;K. Li&lt;/author&gt;&lt;author&gt;P. Liu&lt;/author&gt;&lt;author&gt;X. Zhou&lt;/author&gt;&lt;author&gt;M. Sun&lt;/author&gt;&lt;/authors&gt;&lt;/contributors&gt;&lt;titles&gt;&lt;title&gt;Deep Attention and Multi-Scale Networks for Accurate Remote Sensing Image Segmentation&lt;/title&gt;&lt;secondary-title&gt;IEEE Access&lt;/secondary-title&gt;&lt;/titles&gt;&lt;periodical&gt;&lt;full-title&gt;IEEE Access&lt;/full-title&gt;&lt;/periodical&gt;&lt;pages&gt;146627-146639&lt;/pages&gt;&lt;volume&gt;8&lt;/volume&gt;&lt;keywords&gt;&lt;keyword&gt;feature extraction&lt;/keyword&gt;&lt;keyword&gt;geophysical image processing&lt;/keyword&gt;&lt;keyword&gt;image resolution&lt;/keyword&gt;&lt;keyword&gt;image segmentation&lt;/keyword&gt;&lt;keyword&gt;learning (artificial intelligence)&lt;/keyword&gt;&lt;keyword&gt;remote sensing&lt;/keyword&gt;&lt;keyword&gt;town and country planning&lt;/keyword&gt;&lt;keyword&gt;multiscale networks&lt;/keyword&gt;&lt;keyword&gt;ATD-LinkNet&lt;/keyword&gt;&lt;keyword&gt;attention mechanism&lt;/keyword&gt;&lt;keyword&gt;public remote sensing datasets&lt;/keyword&gt;&lt;keyword&gt;remote sensing image segmentation&lt;/keyword&gt;&lt;keyword&gt;spatial information&lt;/keyword&gt;&lt;keyword&gt;semantic information&lt;/keyword&gt;&lt;keyword&gt;Potsdam&lt;/keyword&gt;&lt;keyword&gt;DeepGlobe Road Extraction&lt;/keyword&gt;&lt;keyword&gt;Semantics&lt;/keyword&gt;&lt;keyword&gt;Convolution&lt;/keyword&gt;&lt;keyword&gt;Roads&lt;/keyword&gt;&lt;keyword&gt;Remote sensing image&lt;/keyword&gt;&lt;keyword&gt;convolutional neural network&lt;/keyword&gt;&lt;keyword&gt;semantic segmentation&lt;/keyword&gt;&lt;keyword&gt;attention&lt;/keyword&gt;&lt;keyword&gt;multi-scale&lt;/keyword&gt;&lt;keyword&gt;dense upsampling convolution&lt;/keyword&gt;&lt;/keywords&gt;&lt;dates&gt;&lt;year&gt;2020&lt;/year&gt;&lt;/dates&gt;&lt;isbn&gt;2169-3536&lt;/isbn&gt;&lt;urls&gt;&lt;/urls&gt;&lt;electronic-resource-num&gt;10.1109/ACCESS.2020.3015587&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(Qi et al., 2020)</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58A3D8CB"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DeepGlobe</w:t>
            </w:r>
            <w:proofErr w:type="spellEnd"/>
            <w:r w:rsidRPr="008F601D">
              <w:rPr>
                <w:rFonts w:ascii="Times New Roman" w:eastAsia="SimSun" w:hAnsi="Times New Roman"/>
                <w:snapToGrid/>
                <w:color w:val="auto"/>
                <w:kern w:val="2"/>
                <w:lang w:eastAsia="zh-CN" w:bidi="ar-SA"/>
              </w:rPr>
              <w:t xml:space="preserve"> </w:t>
            </w:r>
          </w:p>
        </w:tc>
        <w:tc>
          <w:tcPr>
            <w:tcW w:w="1890" w:type="dxa"/>
            <w:vAlign w:val="center"/>
          </w:tcPr>
          <w:p w14:paraId="20C0C8AD"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Multiscale and attention mechanism</w:t>
            </w:r>
          </w:p>
        </w:tc>
        <w:tc>
          <w:tcPr>
            <w:tcW w:w="1386" w:type="dxa"/>
            <w:vAlign w:val="center"/>
          </w:tcPr>
          <w:p w14:paraId="1EDF6207" w14:textId="77777777" w:rsidR="001D0CD8" w:rsidRPr="00011EEF"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62.68% </w:t>
            </w:r>
            <w:proofErr w:type="spellStart"/>
            <w:r w:rsidRPr="00011EEF">
              <w:rPr>
                <w:rFonts w:ascii="Times New Roman" w:eastAsia="SimSun" w:hAnsi="Times New Roman"/>
                <w:snapToGrid/>
                <w:color w:val="auto"/>
                <w:kern w:val="2"/>
                <w:lang w:eastAsia="zh-CN" w:bidi="ar-SA"/>
              </w:rPr>
              <w:t>mIoU</w:t>
            </w:r>
            <w:proofErr w:type="spellEnd"/>
          </w:p>
        </w:tc>
      </w:tr>
      <w:tr w:rsidR="001D0CD8" w:rsidRPr="008F601D" w14:paraId="3A50FD55" w14:textId="77777777" w:rsidTr="00135CC7">
        <w:tc>
          <w:tcPr>
            <w:tcW w:w="2897" w:type="dxa"/>
          </w:tcPr>
          <w:p w14:paraId="40CE7D8A" w14:textId="77777777" w:rsidR="001D0CD8" w:rsidRPr="008F601D" w:rsidRDefault="001D0CD8" w:rsidP="00D51811">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DLinkNet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&lt;EndNote&gt;&lt;Cite&gt;&lt;Author&gt;Zhou&lt;/Author&gt;&lt;Year&gt;2018&lt;/Year&gt;&lt;RecNum&gt;805&lt;/RecNum&gt;&lt;DisplayText&gt;(Zhou et al., 2018)&lt;/DisplayText&gt;&lt;record&gt;&lt;rec-number&gt;805&lt;/rec-number&gt;&lt;foreign-keys&gt;&lt;key app="EN" db-id="fspe090xm2sf0nef9aapp9tezvaxx5av9vr9" timestamp="1606802410"&gt;805&lt;/key&gt;&lt;/foreign-keys&gt;&lt;ref-type name="Conference Proceedings"&gt;10&lt;/ref-type&gt;&lt;contributors&gt;&lt;authors&gt;&lt;author&gt;L. Zhou&lt;/author&gt;&lt;author&gt;C. Zhang&lt;/author&gt;&lt;author&gt;M. Wu&lt;/author&gt;&lt;/authors&gt;&lt;/contributors&gt;&lt;titles&gt;&lt;title&gt;D-LinkNet: LinkNet with Pretrained Encoder and Dilated Convolution for High Resolution Satellite Imagery Road Extraction&lt;/title&gt;&lt;secondary-title&gt;2018 IEEE/CVF Conference on Computer Vision and Pattern Recognition Workshops (CVPRW)&lt;/secondary-title&gt;&lt;alt-title&gt;2018 IEEE/CVF Conference on Computer Vision and Pattern Recognition Workshops (CVPRW)&lt;/alt-title&gt;&lt;/titles&gt;&lt;pages&gt;192-1924&lt;/pages&gt;&lt;keywords&gt;&lt;keyword&gt;convolutional neural nets&lt;/keyword&gt;&lt;keyword&gt;feature extraction&lt;/keyword&gt;&lt;keyword&gt;geophysical image processing&lt;/keyword&gt;&lt;keyword&gt;image segmentation&lt;/keyword&gt;&lt;keyword&gt;remote sensing&lt;/keyword&gt;&lt;keyword&gt;roads&lt;/keyword&gt;&lt;keyword&gt;CVPR DeepGlobe 2018 Road Extraction Challenge&lt;/keyword&gt;&lt;keyword&gt;pretrained encoder&lt;/keyword&gt;&lt;keyword&gt;semantic segmentation neural network&lt;/keyword&gt;&lt;keyword&gt;dilated convolution layers&lt;/keyword&gt;&lt;keyword&gt;D-LinkNet&lt;/keyword&gt;&lt;keyword&gt;high resolution satellite imagery road extraction&lt;/keyword&gt;&lt;keyword&gt;encoder-decoder structure&lt;/keyword&gt;&lt;keyword&gt;LinkNet architecture&lt;/keyword&gt;&lt;keyword&gt;feature maps&lt;/keyword&gt;&lt;keyword&gt;Convolution&lt;/keyword&gt;&lt;keyword&gt;Task analysis&lt;/keyword&gt;&lt;keyword&gt;Semantics&lt;/keyword&gt;&lt;keyword&gt;Image resolution&lt;/keyword&gt;&lt;keyword&gt;Satellites&lt;/keyword&gt;&lt;/keywords&gt;&lt;dates&gt;&lt;year&gt;2018&lt;/year&gt;&lt;pub-dates&gt;&lt;date&gt;18-22 June 2018&lt;/date&gt;&lt;/pub-dates&gt;&lt;/dates&gt;&lt;isbn&gt;2160-7516&lt;/isbn&gt;&lt;urls&gt;&lt;/urls&gt;&lt;electronic-resource-num&gt;10.1109/CVPRW.2018.00034&lt;/electronic-resource-num&gt;&lt;/record&gt;&lt;/Cite&gt;&lt;/EndNote&gt;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(Zhou et al., 2018)</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4CB2F2C5"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DeepGlobe</w:t>
            </w:r>
            <w:proofErr w:type="spellEnd"/>
          </w:p>
        </w:tc>
        <w:tc>
          <w:tcPr>
            <w:tcW w:w="1890" w:type="dxa"/>
            <w:vAlign w:val="center"/>
          </w:tcPr>
          <w:p w14:paraId="08184F07" w14:textId="77777777" w:rsidR="001D0CD8" w:rsidRPr="008F601D"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Dilated convolution</w:t>
            </w:r>
          </w:p>
        </w:tc>
        <w:tc>
          <w:tcPr>
            <w:tcW w:w="1386" w:type="dxa"/>
            <w:vAlign w:val="center"/>
          </w:tcPr>
          <w:p w14:paraId="279C82C1" w14:textId="77777777" w:rsidR="001D0CD8" w:rsidRPr="00011EEF" w:rsidRDefault="001D0CD8" w:rsidP="009E599B">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63.42% </w:t>
            </w:r>
            <w:proofErr w:type="spellStart"/>
            <w:r w:rsidRPr="00011EEF">
              <w:rPr>
                <w:rFonts w:ascii="Times New Roman" w:eastAsia="SimSun" w:hAnsi="Times New Roman"/>
                <w:snapToGrid/>
                <w:color w:val="auto"/>
                <w:kern w:val="2"/>
                <w:lang w:eastAsia="zh-CN" w:bidi="ar-SA"/>
              </w:rPr>
              <w:t>mIoU</w:t>
            </w:r>
            <w:proofErr w:type="spellEnd"/>
          </w:p>
        </w:tc>
      </w:tr>
      <w:tr w:rsidR="003010F0" w:rsidRPr="008F601D" w14:paraId="5C2CF42B" w14:textId="77777777" w:rsidTr="00135CC7">
        <w:tc>
          <w:tcPr>
            <w:tcW w:w="2897" w:type="dxa"/>
          </w:tcPr>
          <w:p w14:paraId="501369D7" w14:textId="77777777" w:rsidR="003010F0" w:rsidRPr="00135CC7" w:rsidRDefault="003010F0" w:rsidP="003010F0">
            <w:pPr>
              <w:pStyle w:val="MDPI42tablebody"/>
              <w:spacing w:line="240" w:lineRule="auto"/>
              <w:jc w:val="both"/>
              <w:rPr>
                <w:color w:val="auto"/>
              </w:rPr>
            </w:pPr>
            <w:r w:rsidRPr="008F601D">
              <w:rPr>
                <w:rFonts w:ascii="Times New Roman" w:eastAsia="SimSun" w:hAnsi="Times New Roman"/>
                <w:snapToGrid/>
                <w:color w:val="auto"/>
                <w:kern w:val="2"/>
                <w:lang w:eastAsia="zh-CN" w:bidi="ar-SA"/>
              </w:rPr>
              <w:t xml:space="preserve">WGAN-GP </w:t>
            </w:r>
            <w:r w:rsidR="00B40EE1" w:rsidRPr="008F601D">
              <w:rPr>
                <w:rFonts w:ascii="Times New Roman" w:eastAsia="SimSun" w:hAnsi="Times New Roman"/>
                <w:snapToGrid/>
                <w:color w:val="auto"/>
                <w:kern w:val="2"/>
                <w:lang w:eastAsia="zh-CN" w:bidi="ar-SA"/>
              </w:rPr>
              <w:fldChar w:fldCharType="begin">
                <w:fldData xml:space="preserve">PEVuZE5vdGU+PENpdGU+PEF1dGhvcj5ZYW5nPC9BdXRob3I+PFllYXI+MjAyMDwvWWVhcj48UmVj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PEVuZE5vdGU+PENpdGU+PEF1dGhvcj5ZYW5nPC9BdXRob3I+PFllYXI+MjAyMDwvWWVhcj48UmVj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(Yang and Wang, 2020)</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13D02D48"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DeepGlobe</w:t>
            </w:r>
            <w:proofErr w:type="spellEnd"/>
            <w:r w:rsidRPr="008F601D">
              <w:rPr>
                <w:rFonts w:ascii="Times New Roman" w:eastAsia="SimSun" w:hAnsi="Times New Roman"/>
                <w:snapToGrid/>
                <w:color w:val="auto"/>
                <w:kern w:val="2"/>
                <w:lang w:eastAsia="zh-CN" w:bidi="ar-SA"/>
              </w:rPr>
              <w:t xml:space="preserve"> </w:t>
            </w:r>
          </w:p>
        </w:tc>
        <w:tc>
          <w:tcPr>
            <w:tcW w:w="1890" w:type="dxa"/>
            <w:vAlign w:val="center"/>
          </w:tcPr>
          <w:p w14:paraId="3465E445"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GAN</w:t>
            </w:r>
          </w:p>
        </w:tc>
        <w:tc>
          <w:tcPr>
            <w:tcW w:w="1386" w:type="dxa"/>
            <w:vAlign w:val="center"/>
          </w:tcPr>
          <w:p w14:paraId="43F2FEFC"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73.0% </w:t>
            </w:r>
            <w:proofErr w:type="spellStart"/>
            <w:r w:rsidRPr="008F601D">
              <w:rPr>
                <w:rFonts w:ascii="Times New Roman" w:eastAsia="SimSun" w:hAnsi="Times New Roman"/>
                <w:snapToGrid/>
                <w:color w:val="auto"/>
                <w:kern w:val="2"/>
                <w:lang w:eastAsia="zh-CN" w:bidi="ar-SA"/>
              </w:rPr>
              <w:t>mIoU</w:t>
            </w:r>
            <w:proofErr w:type="spellEnd"/>
          </w:p>
        </w:tc>
      </w:tr>
      <w:tr w:rsidR="003010F0" w:rsidRPr="008F601D" w14:paraId="33ABB6B3" w14:textId="77777777" w:rsidTr="00135CC7">
        <w:tc>
          <w:tcPr>
            <w:tcW w:w="2897" w:type="dxa"/>
          </w:tcPr>
          <w:p w14:paraId="43A001AB" w14:textId="77777777" w:rsidR="003010F0" w:rsidRPr="008F601D" w:rsidRDefault="003010F0" w:rsidP="003010F0">
            <w:pPr>
              <w:pStyle w:val="MDPI42tablebody"/>
              <w:spacing w:line="240" w:lineRule="auto"/>
              <w:jc w:val="both"/>
              <w:rPr>
                <w:rFonts w:ascii="Times New Roman" w:eastAsia="SimSun" w:hAnsi="Times New Roman"/>
                <w:snapToGrid/>
                <w:color w:val="auto"/>
                <w:kern w:val="2"/>
                <w:lang w:eastAsia="zh-CN" w:bidi="ar-SA"/>
              </w:rPr>
            </w:pPr>
            <w:r w:rsidRPr="00135CC7">
              <w:rPr>
                <w:color w:val="auto"/>
              </w:rPr>
              <w:t xml:space="preserve">DeepLabv3+ </w:t>
            </w:r>
            <w:r w:rsidR="00B40EE1" w:rsidRPr="00135CC7">
              <w:rPr>
                <w:color w:val="auto"/>
              </w:rPr>
              <w:fldChar w:fldCharType="begin"/>
            </w:r>
            <w:r w:rsidRPr="00135CC7">
              <w:rPr>
                <w:color w:val="auto"/>
              </w:rPr>
              <w:instrText xml:space="preserve"> ADDIN EN.CITE &lt;EndNote&gt;&lt;Cite&gt;&lt;Author&gt;Chen&lt;/Author&gt;&lt;Year&gt;2018&lt;/Year&gt;&lt;RecNum&gt;187&lt;/RecNum&gt;&lt;DisplayText&gt;(Chen et al., 2018)&lt;/DisplayText&gt;&lt;record&gt;&lt;rec-number&gt;187&lt;/rec-number&gt;&lt;foreign-keys&gt;&lt;key app="EN" db-id="fspe090xm2sf0nef9aapp9tezvaxx5av9vr9" timestamp="1604388853"&gt;187&lt;/key&gt;&lt;/foreign-keys&gt;&lt;ref-type name="Conference Paper"&gt;47&lt;/ref-type&gt;&lt;contributors&gt;&lt;authors&gt;&lt;author&gt;Liang-Chieh Chen&lt;/author&gt;&lt;author&gt;Yukun Zhu&lt;/author&gt;&lt;author&gt;George Papandreou&lt;/author&gt;&lt;author&gt;Florian Schroff&lt;/author&gt;&lt;author&gt;Hartwig Adam&lt;/author&gt;&lt;/authors&gt;&lt;/contributors&gt;&lt;titles&gt;&lt;title&gt;Encoder-Decoder with Atrous Separable Convolution for Semantic Image Segmentation&lt;/title&gt;&lt;secondary-title&gt;CVPR&lt;/secondary-title&gt;&lt;/titles&gt;&lt;periodical&gt;&lt;full-title&gt;CVPR&lt;/full-title&gt;&lt;/periodical&gt;&lt;dates&gt;&lt;year&gt;2018&lt;/year&gt;&lt;/dates&gt;&lt;publisher&gt;Springer&lt;/publisher&gt;&lt;urls&gt;&lt;/urls&gt;&lt;/record&gt;&lt;/Cite&gt;&lt;/EndNote&gt;</w:instrText>
            </w:r>
            <w:r w:rsidR="00B40EE1" w:rsidRPr="00135CC7">
              <w:rPr>
                <w:color w:val="auto"/>
              </w:rPr>
              <w:fldChar w:fldCharType="separate"/>
            </w:r>
            <w:r w:rsidRPr="00135CC7">
              <w:rPr>
                <w:noProof/>
                <w:color w:val="auto"/>
              </w:rPr>
              <w:t>(Chen et al., 2018)</w:t>
            </w:r>
            <w:r w:rsidR="00B40EE1" w:rsidRPr="00135CC7">
              <w:rPr>
                <w:color w:val="auto"/>
              </w:rPr>
              <w:fldChar w:fldCharType="end"/>
            </w:r>
          </w:p>
        </w:tc>
        <w:tc>
          <w:tcPr>
            <w:tcW w:w="1873" w:type="dxa"/>
            <w:vAlign w:val="center"/>
          </w:tcPr>
          <w:p w14:paraId="6C6CD41C"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ISPRS </w:t>
            </w:r>
            <w:r w:rsidR="003940F7"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PotsDam</w:t>
            </w:r>
            <w:proofErr w:type="spellEnd"/>
            <w:r w:rsidR="003940F7" w:rsidRPr="008F601D">
              <w:rPr>
                <w:rFonts w:ascii="Times New Roman" w:eastAsia="SimSun" w:hAnsi="Times New Roman"/>
                <w:snapToGrid/>
                <w:color w:val="auto"/>
                <w:kern w:val="2"/>
                <w:lang w:eastAsia="zh-CN" w:bidi="ar-SA"/>
              </w:rPr>
              <w:t>)</w:t>
            </w:r>
          </w:p>
        </w:tc>
        <w:tc>
          <w:tcPr>
            <w:tcW w:w="1890" w:type="dxa"/>
            <w:vAlign w:val="center"/>
          </w:tcPr>
          <w:p w14:paraId="261231F5" w14:textId="77777777" w:rsidR="003010F0" w:rsidRPr="00011EEF"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 xml:space="preserve">Dilated convolution </w:t>
            </w:r>
          </w:p>
        </w:tc>
        <w:tc>
          <w:tcPr>
            <w:tcW w:w="1386" w:type="dxa"/>
            <w:vAlign w:val="center"/>
          </w:tcPr>
          <w:p w14:paraId="23133A2E"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66.82% </w:t>
            </w:r>
            <w:proofErr w:type="spellStart"/>
            <w:r w:rsidRPr="008F601D">
              <w:rPr>
                <w:rFonts w:ascii="Times New Roman" w:eastAsia="SimSun" w:hAnsi="Times New Roman"/>
                <w:snapToGrid/>
                <w:color w:val="auto"/>
                <w:kern w:val="2"/>
                <w:lang w:eastAsia="zh-CN" w:bidi="ar-SA"/>
              </w:rPr>
              <w:t>mIoU</w:t>
            </w:r>
            <w:proofErr w:type="spellEnd"/>
          </w:p>
        </w:tc>
      </w:tr>
      <w:tr w:rsidR="003010F0" w:rsidRPr="008F601D" w14:paraId="5B9C48B0" w14:textId="77777777" w:rsidTr="00135CC7">
        <w:tc>
          <w:tcPr>
            <w:tcW w:w="2897" w:type="dxa"/>
          </w:tcPr>
          <w:p w14:paraId="5D8CCF83" w14:textId="77777777" w:rsidR="003010F0" w:rsidRPr="008F601D" w:rsidRDefault="003010F0" w:rsidP="003010F0">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ATD-</w:t>
            </w:r>
            <w:proofErr w:type="spellStart"/>
            <w:r w:rsidRPr="008F601D">
              <w:rPr>
                <w:rFonts w:ascii="Times New Roman" w:eastAsia="SimSun" w:hAnsi="Times New Roman"/>
                <w:snapToGrid/>
                <w:color w:val="auto"/>
                <w:kern w:val="2"/>
                <w:lang w:eastAsia="zh-CN" w:bidi="ar-SA"/>
              </w:rPr>
              <w:t>LinkNet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&lt;EndNote&gt;&lt;Cite&gt;&lt;Author&gt;Qi&lt;/Author&gt;&lt;Year&gt;2020&lt;/Year&gt;&lt;RecNum&gt;804&lt;/RecNum&gt;&lt;DisplayText&gt;(Qi et al., 2020)&lt;/DisplayText&gt;&lt;record&gt;&lt;rec-number&gt;804&lt;/rec-number&gt;&lt;foreign-keys&gt;&lt;key app="EN" db-id="fspe090xm2sf0nef9aapp9tezvaxx5av9vr9" timestamp="1606800601"&gt;804&lt;/key&gt;&lt;/foreign-keys&gt;&lt;ref-type name="Journal Article"&gt;17&lt;/ref-type&gt;&lt;contributors&gt;&lt;authors&gt;&lt;author&gt;X. Qi&lt;/author&gt;&lt;author&gt;K. Li&lt;/author&gt;&lt;author&gt;P. Liu&lt;/author&gt;&lt;author&gt;X. Zhou&lt;/author&gt;&lt;author&gt;M. Sun&lt;/author&gt;&lt;/authors&gt;&lt;/contributors&gt;&lt;titles&gt;&lt;title&gt;Deep Attention and Multi-Scale Networks for Accurate Remote Sensing Image Segmentation&lt;/title&gt;&lt;secondary-title&gt;IEEE Access&lt;/secondary-title&gt;&lt;/titles&gt;&lt;periodical&gt;&lt;full-title&gt;IEEE Access&lt;/full-title&gt;&lt;/periodical&gt;&lt;pages&gt;146627-146639&lt;/pages&gt;&lt;volume&gt;8&lt;/volume&gt;&lt;keywords&gt;&lt;keyword&gt;feature extraction&lt;/keyword&gt;&lt;keyword&gt;geophysical image processing&lt;/keyword&gt;&lt;keyword&gt;image resolution&lt;/keyword&gt;&lt;keyword&gt;image segmentation&lt;/keyword&gt;&lt;keyword&gt;learning (artificial intelligence)&lt;/keyword&gt;&lt;keyword&gt;remote sensing&lt;/keyword&gt;&lt;keyword&gt;town and country planning&lt;/keyword&gt;&lt;keyword&gt;multiscale networks&lt;/keyword&gt;&lt;keyword&gt;ATD-LinkNet&lt;/keyword&gt;&lt;keyword&gt;attention mechanism&lt;/keyword&gt;&lt;keyword&gt;public remote sensing datasets&lt;/keyword&gt;&lt;keyword&gt;remote sensing image segmentation&lt;/keyword&gt;&lt;keyword&gt;spatial information&lt;/keyword&gt;&lt;keyword&gt;semantic information&lt;/keyword&gt;&lt;keyword&gt;Potsdam&lt;/keyword&gt;&lt;keyword&gt;DeepGlobe Road Extraction&lt;/keyword&gt;&lt;keyword&gt;Semantics&lt;/keyword&gt;&lt;keyword&gt;Convolution&lt;/keyword&gt;&lt;keyword&gt;Roads&lt;/keyword&gt;&lt;keyword&gt;Remote sensing image&lt;/keyword&gt;&lt;keyword&gt;convolutional neural network&lt;/keyword&gt;&lt;keyword&gt;semantic segmentation&lt;/keyword&gt;&lt;keyword&gt;attention&lt;/keyword&gt;&lt;keyword&gt;multi-scale&lt;/keyword&gt;&lt;keyword&gt;dense upsampling convolution&lt;/keyword&gt;&lt;/keywords&gt;&lt;dates&gt;&lt;year&gt;2020&lt;/year&gt;&lt;/dates&gt;&lt;isbn&gt;2169-3536&lt;/isbn&gt;&lt;urls&gt;&lt;/urls&gt;&lt;electronic-resource-num&gt;10.1109/ACCESS.2020.3015587&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(Qi et al., 2020)</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7E01B04C"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 (</w:t>
            </w:r>
            <w:proofErr w:type="spellStart"/>
            <w:r w:rsidRPr="008F601D">
              <w:rPr>
                <w:rFonts w:ascii="Times New Roman" w:eastAsia="SimSun" w:hAnsi="Times New Roman"/>
                <w:snapToGrid/>
                <w:color w:val="auto"/>
                <w:kern w:val="2"/>
                <w:lang w:eastAsia="zh-CN" w:bidi="ar-SA"/>
              </w:rPr>
              <w:t>PotsDam</w:t>
            </w:r>
            <w:proofErr w:type="spellEnd"/>
            <w:r w:rsidRPr="008F601D">
              <w:rPr>
                <w:rFonts w:ascii="Times New Roman" w:eastAsia="SimSun" w:hAnsi="Times New Roman"/>
                <w:snapToGrid/>
                <w:color w:val="auto"/>
                <w:kern w:val="2"/>
                <w:lang w:eastAsia="zh-CN" w:bidi="ar-SA"/>
              </w:rPr>
              <w:t>)</w:t>
            </w:r>
          </w:p>
        </w:tc>
        <w:tc>
          <w:tcPr>
            <w:tcW w:w="1890" w:type="dxa"/>
            <w:vAlign w:val="center"/>
          </w:tcPr>
          <w:p w14:paraId="21D56067"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Multiscale and attention mechanism</w:t>
            </w:r>
          </w:p>
        </w:tc>
        <w:tc>
          <w:tcPr>
            <w:tcW w:w="1386" w:type="dxa"/>
            <w:vAlign w:val="center"/>
          </w:tcPr>
          <w:p w14:paraId="11E00E96" w14:textId="77777777" w:rsidR="003010F0" w:rsidRPr="00011EEF"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89% OA</w:t>
            </w:r>
          </w:p>
        </w:tc>
      </w:tr>
      <w:tr w:rsidR="003010F0" w:rsidRPr="008F601D" w14:paraId="6AAB78B4" w14:textId="77777777" w:rsidTr="00135CC7">
        <w:tc>
          <w:tcPr>
            <w:tcW w:w="2897" w:type="dxa"/>
          </w:tcPr>
          <w:p w14:paraId="159D6A9F" w14:textId="77777777" w:rsidR="003010F0" w:rsidRPr="008F601D" w:rsidRDefault="003010F0" w:rsidP="00E200B3">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SCAttNet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E200B3" w:rsidRPr="008F601D">
              <w:rPr>
                <w:rFonts w:ascii="Times New Roman" w:eastAsia="SimSun" w:hAnsi="Times New Roman"/>
                <w:snapToGrid/>
                <w:color w:val="auto"/>
                <w:kern w:val="2"/>
                <w:lang w:eastAsia="zh-CN" w:bidi="ar-SA"/>
              </w:rPr>
              <w:instrText xml:space="preserve"> ADDIN EN.CITE &lt;EndNote&gt;&lt;Cite&gt;&lt;Author&gt;Li&lt;/Author&gt;&lt;Year&gt;2020&lt;/Year&gt;&lt;RecNum&gt;807&lt;/RecNum&gt;&lt;DisplayText&gt;(Li et al., 2020a)&lt;/DisplayText&gt;&lt;record&gt;&lt;rec-number&gt;807&lt;/rec-number&gt;&lt;foreign-keys&gt;&lt;key app="EN" db-id="fspe090xm2sf0nef9aapp9tezvaxx5av9vr9" timestamp="1606803431"&gt;807&lt;/key&gt;&lt;/foreign-keys&gt;&lt;ref-type name="Journal Article"&gt;17&lt;/ref-type&gt;&lt;contributors&gt;&lt;authors&gt;&lt;author&gt;H. Li&lt;/author&gt;&lt;author&gt;K. Qiu&lt;/author&gt;&lt;author&gt;L. Chen&lt;/author&gt;&lt;author&gt;X. Mei&lt;/author&gt;&lt;author&gt;L. Hong&lt;/author&gt;&lt;author&gt;C. Tao&lt;/author&gt;&lt;/authors&gt;&lt;/contributors&gt;&lt;titles&gt;&lt;title&gt;SCAttNet: Semantic Segmentation Network With Spatial and Channel Attention Mechanism for High-Resolution Remote Sensing Images&lt;/title&gt;&lt;secondary-title&gt;IEEE Geoscience and Remote Sensing Letters&lt;/secondary-title&gt;&lt;/titles&gt;&lt;periodical&gt;&lt;full-title&gt;IEEE GEOSCIENCE AND REMOTE SENSING LETTERS&lt;/full-title&gt;&lt;/periodical&gt;&lt;pages&gt;1-5&lt;/pages&gt;&lt;keywords&gt;&lt;keyword&gt;Semantics&lt;/keyword&gt;&lt;keyword&gt;Image segmentation&lt;/keyword&gt;&lt;keyword&gt;Feature extraction&lt;/keyword&gt;&lt;keyword&gt;Remote sensing&lt;/keyword&gt;&lt;keyword&gt;Task analysis&lt;/keyword&gt;&lt;keyword&gt;Computational modeling&lt;/keyword&gt;&lt;keyword&gt;Training&lt;/keyword&gt;&lt;keyword&gt;Attention module&lt;/keyword&gt;&lt;keyword&gt;convolutional neural network&lt;/keyword&gt;&lt;keyword&gt;semantic segmentation.&lt;/keyword&gt;&lt;/keywords&gt;&lt;dates&gt;&lt;year&gt;2020&lt;/year&gt;&lt;/dates&gt;&lt;isbn&gt;1558-0571&lt;/isbn&gt;&lt;urls&gt;&lt;/urls&gt;&lt;electronic-resource-num&gt;10.1109/LGRS.2020.2988294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E200B3" w:rsidRPr="008F601D">
              <w:rPr>
                <w:rFonts w:ascii="Times New Roman" w:eastAsia="SimSun" w:hAnsi="Times New Roman"/>
                <w:noProof/>
                <w:snapToGrid/>
                <w:color w:val="auto"/>
                <w:kern w:val="2"/>
                <w:lang w:eastAsia="zh-CN" w:bidi="ar-SA"/>
              </w:rPr>
              <w:t>(Li et al., 2020a)</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531011B4"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 (</w:t>
            </w:r>
            <w:proofErr w:type="spellStart"/>
            <w:r w:rsidRPr="008F601D">
              <w:rPr>
                <w:rFonts w:ascii="Times New Roman" w:eastAsia="SimSun" w:hAnsi="Times New Roman"/>
                <w:snapToGrid/>
                <w:color w:val="auto"/>
                <w:kern w:val="2"/>
                <w:lang w:eastAsia="zh-CN" w:bidi="ar-SA"/>
              </w:rPr>
              <w:t>PotsDam</w:t>
            </w:r>
            <w:proofErr w:type="spellEnd"/>
            <w:r w:rsidRPr="008F601D">
              <w:rPr>
                <w:rFonts w:ascii="Times New Roman" w:eastAsia="SimSun" w:hAnsi="Times New Roman"/>
                <w:snapToGrid/>
                <w:color w:val="auto"/>
                <w:kern w:val="2"/>
                <w:lang w:eastAsia="zh-CN" w:bidi="ar-SA"/>
              </w:rPr>
              <w:t xml:space="preserve"> dataset)</w:t>
            </w:r>
          </w:p>
        </w:tc>
        <w:tc>
          <w:tcPr>
            <w:tcW w:w="1890" w:type="dxa"/>
            <w:vAlign w:val="center"/>
          </w:tcPr>
          <w:p w14:paraId="2A840C38" w14:textId="77777777" w:rsidR="003010F0" w:rsidRPr="00011EEF" w:rsidRDefault="003940F7"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Channel and Spatial attention mechanism</w:t>
            </w:r>
          </w:p>
        </w:tc>
        <w:tc>
          <w:tcPr>
            <w:tcW w:w="1386" w:type="dxa"/>
            <w:vAlign w:val="center"/>
          </w:tcPr>
          <w:p w14:paraId="26D5946A" w14:textId="77777777" w:rsidR="003010F0" w:rsidRPr="008F601D" w:rsidRDefault="003940F7"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68.31% </w:t>
            </w:r>
            <w:proofErr w:type="spellStart"/>
            <w:r w:rsidRPr="008F601D">
              <w:rPr>
                <w:rFonts w:ascii="Times New Roman" w:eastAsia="SimSun" w:hAnsi="Times New Roman"/>
                <w:snapToGrid/>
                <w:color w:val="auto"/>
                <w:kern w:val="2"/>
                <w:lang w:eastAsia="zh-CN" w:bidi="ar-SA"/>
              </w:rPr>
              <w:t>mIoU</w:t>
            </w:r>
            <w:proofErr w:type="spellEnd"/>
          </w:p>
        </w:tc>
      </w:tr>
      <w:tr w:rsidR="003010F0" w:rsidRPr="008F601D" w14:paraId="0D227AF2" w14:textId="77777777" w:rsidTr="00135CC7">
        <w:tc>
          <w:tcPr>
            <w:tcW w:w="2897" w:type="dxa"/>
          </w:tcPr>
          <w:p w14:paraId="4F427532" w14:textId="77777777" w:rsidR="003010F0" w:rsidRPr="008F601D" w:rsidRDefault="003940F7" w:rsidP="003940F7">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SegNet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fldData xml:space="preserve">PEVuZE5vdGU+PENpdGU+PEF1dGhvcj5CYWRyaW5hcmF5YW5hbjwvQXV0aG9yPjxZZWFyPjIwMTc8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PEVuZE5vdGU+PENpdGU+PEF1dGhvcj5CYWRyaW5hcmF5YW5hbjwvQXV0aG9yPjxZZWFyPjIwMTc8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(Badrinarayanan et al., 2017)</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4396D6E8"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 (</w:t>
            </w:r>
            <w:proofErr w:type="spellStart"/>
            <w:r w:rsidRPr="008F601D">
              <w:rPr>
                <w:rFonts w:ascii="Times New Roman" w:eastAsia="SimSun" w:hAnsi="Times New Roman"/>
                <w:snapToGrid/>
                <w:color w:val="auto"/>
                <w:kern w:val="2"/>
                <w:lang w:eastAsia="zh-CN" w:bidi="ar-SA"/>
              </w:rPr>
              <w:t>Vaihingen</w:t>
            </w:r>
            <w:proofErr w:type="spellEnd"/>
            <w:r w:rsidRPr="008F601D">
              <w:rPr>
                <w:rFonts w:ascii="Times New Roman" w:eastAsia="SimSun" w:hAnsi="Times New Roman"/>
                <w:snapToGrid/>
                <w:color w:val="auto"/>
                <w:kern w:val="2"/>
                <w:lang w:eastAsia="zh-CN" w:bidi="ar-SA"/>
              </w:rPr>
              <w:t xml:space="preserve"> dataset)</w:t>
            </w:r>
          </w:p>
        </w:tc>
        <w:tc>
          <w:tcPr>
            <w:tcW w:w="1890" w:type="dxa"/>
            <w:vAlign w:val="center"/>
          </w:tcPr>
          <w:p w14:paraId="0CBF50A9" w14:textId="77777777" w:rsidR="003010F0" w:rsidRPr="00011EEF" w:rsidRDefault="003940F7"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Encoder-decoder </w:t>
            </w:r>
          </w:p>
        </w:tc>
        <w:tc>
          <w:tcPr>
            <w:tcW w:w="1386" w:type="dxa"/>
            <w:vAlign w:val="center"/>
          </w:tcPr>
          <w:p w14:paraId="228616B9" w14:textId="77777777" w:rsidR="003010F0" w:rsidRPr="008F601D" w:rsidRDefault="003940F7"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64.06% </w:t>
            </w:r>
            <w:proofErr w:type="spellStart"/>
            <w:r w:rsidRPr="008F601D">
              <w:rPr>
                <w:rFonts w:ascii="Times New Roman" w:eastAsia="SimSun" w:hAnsi="Times New Roman"/>
                <w:snapToGrid/>
                <w:color w:val="auto"/>
                <w:kern w:val="2"/>
                <w:lang w:eastAsia="zh-CN" w:bidi="ar-SA"/>
              </w:rPr>
              <w:t>mIoU</w:t>
            </w:r>
            <w:proofErr w:type="spellEnd"/>
          </w:p>
        </w:tc>
      </w:tr>
      <w:tr w:rsidR="003010F0" w:rsidRPr="008F601D" w14:paraId="79BEC77E" w14:textId="77777777" w:rsidTr="00135CC7">
        <w:tc>
          <w:tcPr>
            <w:tcW w:w="2897" w:type="dxa"/>
          </w:tcPr>
          <w:p w14:paraId="7ED3512E" w14:textId="13A35FAA" w:rsidR="003010F0" w:rsidRPr="008F601D" w:rsidRDefault="003940F7" w:rsidP="00637329">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RefineNet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00637329">
              <w:rPr>
                <w:rFonts w:ascii="Times New Roman" w:eastAsia="SimSun" w:hAnsi="Times New Roman"/>
                <w:snapToGrid/>
                <w:color w:val="auto"/>
                <w:kern w:val="2"/>
                <w:lang w:eastAsia="zh-CN" w:bidi="ar-SA"/>
              </w:rPr>
              <w:instrText xml:space="preserve"> ADDIN EN.CITE &lt;EndNote&gt;&lt;Cite&gt;&lt;Author&gt;Lin&lt;/Author&gt;&lt;Year&gt;2017&lt;/Year&gt;&lt;RecNum&gt;495&lt;/RecNum&gt;&lt;DisplayText&gt;(Lin et al., 2017a)&lt;/DisplayText&gt;&lt;record&gt;&lt;rec-number&gt;495&lt;/rec-number&gt;&lt;foreign-keys&gt;&lt;key app="EN" db-id="9tzztt9fztrewoefrsoxzf5nddss0awxvzs0" timestamp="1603720353"&gt;495&lt;/key&gt;&lt;/foreign-keys&gt;&lt;ref-type name="Conference Proceedings"&gt;10&lt;/ref-type&gt;&lt;contributors&gt;&lt;authors&gt;&lt;author&gt;G. Lin&lt;/author&gt;&lt;author&gt;A. Milan&lt;/author&gt;&lt;author&gt;C. Shen&lt;/author&gt;&lt;author&gt;I. Reid&lt;/author&gt;&lt;/authors&gt;&lt;/contributors&gt;&lt;titles&gt;&lt;title&gt;RefineNet: Multi-path Refinement Networks for High-Resolution Semantic Segmentation&lt;/title&gt;&lt;secondary-title&gt;2017 IEEE Conference on Computer Vision and Pattern Recognition (CVPR)&lt;/secondary-title&gt;&lt;alt-title&gt;2017 IEEE Conference on Computer Vision and Pattern Recognition (CVPR)&lt;/alt-title&gt;&lt;/titles&gt;&lt;pages&gt;5168-5177&lt;/pages&gt;&lt;keywords&gt;&lt;keyword&gt;convolution&lt;/keyword&gt;&lt;keyword&gt;image classification&lt;/keyword&gt;&lt;keyword&gt;image resolution&lt;/keyword&gt;&lt;keyword&gt;image sampling&lt;/keyword&gt;&lt;keyword&gt;image segmentation&lt;/keyword&gt;&lt;keyword&gt;neural nets&lt;/keyword&gt;&lt;keyword&gt;object recognition&lt;/keyword&gt;&lt;keyword&gt;initial image resolution&lt;/keyword&gt;&lt;keyword&gt;multipath refinement network&lt;/keyword&gt;&lt;keyword&gt;high-resolution prediction&lt;/keyword&gt;&lt;keyword&gt;long-range residual connections&lt;/keyword&gt;&lt;keyword&gt;fine-grained features&lt;/keyword&gt;&lt;keyword&gt;residual pooling&lt;/keyword&gt;&lt;keyword&gt;high-resolution semantic segmentation&lt;/keyword&gt;&lt;keyword&gt;deep convolutional neural networks&lt;/keyword&gt;&lt;keyword&gt;dense classification problems&lt;/keyword&gt;&lt;keyword&gt;convolutions&lt;/keyword&gt;&lt;keyword&gt;high-level semantic features&lt;/keyword&gt;&lt;keyword&gt;deep CNNs&lt;/keyword&gt;&lt;keyword&gt;RefineNet&lt;/keyword&gt;&lt;keyword&gt;Semantics&lt;/keyword&gt;&lt;keyword&gt;Training&lt;/keyword&gt;&lt;keyword&gt;Computer architecture&lt;/keyword&gt;&lt;/keywords&gt;&lt;dates&gt;&lt;year&gt;2017&lt;/year&gt;&lt;pub-dates&gt;&lt;date&gt;21-26 July 2017&lt;/date&gt;&lt;/pub-dates&gt;&lt;/dates&gt;&lt;isbn&gt;1063-6919&lt;/isbn&gt;&lt;urls&gt;&lt;/urls&gt;&lt;electronic-resource-num&gt;10.1109/CVPR.2017.549&lt;/electronic-resource-num&gt;&lt;/record&gt;&lt;/Cite&gt;&lt;/EndNote&gt;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00637329">
              <w:rPr>
                <w:rFonts w:ascii="Times New Roman" w:eastAsia="SimSun" w:hAnsi="Times New Roman"/>
                <w:noProof/>
                <w:snapToGrid/>
                <w:color w:val="auto"/>
                <w:kern w:val="2"/>
                <w:lang w:eastAsia="zh-CN" w:bidi="ar-SA"/>
              </w:rPr>
              <w:t>(Lin et al., 2017a)</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0BDE458E"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 (</w:t>
            </w:r>
            <w:proofErr w:type="spellStart"/>
            <w:r w:rsidRPr="008F601D">
              <w:rPr>
                <w:rFonts w:ascii="Times New Roman" w:eastAsia="SimSun" w:hAnsi="Times New Roman"/>
                <w:snapToGrid/>
                <w:color w:val="auto"/>
                <w:kern w:val="2"/>
                <w:lang w:eastAsia="zh-CN" w:bidi="ar-SA"/>
              </w:rPr>
              <w:t>Vaihingen</w:t>
            </w:r>
            <w:proofErr w:type="spellEnd"/>
            <w:r w:rsidRPr="008F601D">
              <w:rPr>
                <w:rFonts w:ascii="Times New Roman" w:eastAsia="SimSun" w:hAnsi="Times New Roman"/>
                <w:snapToGrid/>
                <w:color w:val="auto"/>
                <w:kern w:val="2"/>
                <w:lang w:eastAsia="zh-CN" w:bidi="ar-SA"/>
              </w:rPr>
              <w:t xml:space="preserve"> dataset)</w:t>
            </w:r>
          </w:p>
        </w:tc>
        <w:tc>
          <w:tcPr>
            <w:tcW w:w="1890" w:type="dxa"/>
            <w:vAlign w:val="center"/>
          </w:tcPr>
          <w:p w14:paraId="691F052B" w14:textId="77777777" w:rsidR="003010F0" w:rsidRPr="00011EEF" w:rsidRDefault="00BE755A"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Multiple paths</w:t>
            </w:r>
          </w:p>
        </w:tc>
        <w:tc>
          <w:tcPr>
            <w:tcW w:w="1386" w:type="dxa"/>
            <w:vAlign w:val="center"/>
          </w:tcPr>
          <w:p w14:paraId="66161F61" w14:textId="77777777" w:rsidR="003010F0" w:rsidRPr="008F601D" w:rsidRDefault="003940F7"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69.19% </w:t>
            </w:r>
            <w:proofErr w:type="spellStart"/>
            <w:r w:rsidRPr="008F601D">
              <w:rPr>
                <w:rFonts w:ascii="Times New Roman" w:eastAsia="SimSun" w:hAnsi="Times New Roman"/>
                <w:snapToGrid/>
                <w:color w:val="auto"/>
                <w:kern w:val="2"/>
                <w:lang w:eastAsia="zh-CN" w:bidi="ar-SA"/>
              </w:rPr>
              <w:t>mIoU</w:t>
            </w:r>
            <w:proofErr w:type="spellEnd"/>
          </w:p>
        </w:tc>
      </w:tr>
      <w:tr w:rsidR="003010F0" w:rsidRPr="008F601D" w14:paraId="2C92F5CB" w14:textId="77777777" w:rsidTr="00135CC7">
        <w:tc>
          <w:tcPr>
            <w:tcW w:w="2897" w:type="dxa"/>
          </w:tcPr>
          <w:p w14:paraId="26F82543" w14:textId="77777777" w:rsidR="003010F0" w:rsidRPr="008F601D" w:rsidRDefault="003010F0" w:rsidP="003010F0">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DenseU</w:t>
            </w:r>
            <w:proofErr w:type="spellEnd"/>
            <w:r w:rsidRPr="008F601D">
              <w:rPr>
                <w:rFonts w:ascii="Times New Roman" w:eastAsia="SimSun" w:hAnsi="Times New Roman"/>
                <w:snapToGrid/>
                <w:color w:val="auto"/>
                <w:kern w:val="2"/>
                <w:lang w:eastAsia="zh-CN" w:bidi="ar-SA"/>
              </w:rPr>
              <w:t xml:space="preserve">-net </w:t>
            </w:r>
            <w:r w:rsidR="00B40EE1" w:rsidRPr="008F601D">
              <w:rPr>
                <w:rFonts w:ascii="Times New Roman" w:eastAsia="SimSun" w:hAnsi="Times New Roman"/>
                <w:snapToGrid/>
                <w:color w:val="auto"/>
                <w:kern w:val="2"/>
                <w:lang w:eastAsia="zh-CN" w:bidi="ar-SA"/>
              </w:rPr>
              <w:fldChar w:fldCharType="begin">
                <w:fldData xml:space="preserve">PEVuZE5vdGU+PENpdGU+PEF1dGhvcj5Eb25nPC9BdXRob3I+PFllYXI+MjAxOTwvWWVhcj48UmVj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PEVuZE5vdGU+PENpdGU+PEF1dGhvcj5Eb25nPC9BdXRob3I+PFllYXI+MjAxOTwvWWVhcj48UmVj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(Dong et al., 2019)</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18BA31D1"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 (</w:t>
            </w:r>
            <w:proofErr w:type="spellStart"/>
            <w:r w:rsidRPr="008F601D">
              <w:rPr>
                <w:rFonts w:ascii="Times New Roman" w:eastAsia="SimSun" w:hAnsi="Times New Roman"/>
                <w:snapToGrid/>
                <w:color w:val="auto"/>
                <w:kern w:val="2"/>
                <w:lang w:eastAsia="zh-CN" w:bidi="ar-SA"/>
              </w:rPr>
              <w:t>Vaihingen</w:t>
            </w:r>
            <w:proofErr w:type="spellEnd"/>
            <w:r w:rsidRPr="008F601D">
              <w:rPr>
                <w:rFonts w:ascii="Times New Roman" w:eastAsia="SimSun" w:hAnsi="Times New Roman"/>
                <w:snapToGrid/>
                <w:color w:val="auto"/>
                <w:kern w:val="2"/>
                <w:lang w:eastAsia="zh-CN" w:bidi="ar-SA"/>
              </w:rPr>
              <w:t xml:space="preserve"> dataset)</w:t>
            </w:r>
          </w:p>
        </w:tc>
        <w:tc>
          <w:tcPr>
            <w:tcW w:w="1890" w:type="dxa"/>
            <w:vAlign w:val="center"/>
          </w:tcPr>
          <w:p w14:paraId="3A15D46D" w14:textId="77777777" w:rsidR="003010F0" w:rsidRPr="00011EEF"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Encoder-decoder </w:t>
            </w:r>
          </w:p>
        </w:tc>
        <w:tc>
          <w:tcPr>
            <w:tcW w:w="1386" w:type="dxa"/>
            <w:vAlign w:val="center"/>
          </w:tcPr>
          <w:p w14:paraId="72832798"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85.63% OA</w:t>
            </w:r>
          </w:p>
        </w:tc>
      </w:tr>
      <w:tr w:rsidR="003010F0" w:rsidRPr="008F601D" w14:paraId="76CF75C7" w14:textId="77777777" w:rsidTr="00135CC7">
        <w:tc>
          <w:tcPr>
            <w:tcW w:w="2897" w:type="dxa"/>
          </w:tcPr>
          <w:p w14:paraId="1CEC4517" w14:textId="77777777" w:rsidR="003010F0" w:rsidRPr="008F601D" w:rsidRDefault="003010F0" w:rsidP="003010F0">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ResUNet</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&lt;EndNote&gt;&lt;Cite&gt;&lt;Author&gt;Diakogiannis&lt;/Author&gt;&lt;Year&gt;2020&lt;/Year&gt;&lt;RecNum&gt;246&lt;/RecNum&gt;&lt;DisplayText&gt;(Diakogiannis et al., 2020)&lt;/DisplayText&gt;&lt;record&gt;&lt;rec-number&gt;246&lt;/rec-number&gt;&lt;foreign-keys&gt;&lt;key app="EN" db-id="fspe090xm2sf0nef9aapp9tezvaxx5av9vr9" timestamp="1604388853"&gt;246&lt;/key&gt;&lt;/foreign-keys&gt;&lt;ref-type name="Journal Article"&gt;17&lt;/ref-type&gt;&lt;contributors&gt;&lt;authors&gt;&lt;author&gt;Diakogiannis, Foivos I.&lt;/author&gt;&lt;author&gt;Waldner, François&lt;/author&gt;&lt;author&gt;Caccetta, Peter&lt;/author&gt;&lt;author&gt;Wu, Chen&lt;/author&gt;&lt;/authors&gt;&lt;/contributors&gt;&lt;titles&gt;&lt;title&gt;ResUNet-a: A deep learning framework for semantic segmentation of remotely sensed data&lt;/title&gt;&lt;secondary-title&gt;ISPRS Journal of Photogrammetry and Remote Sensing&lt;/secondary-title&gt;&lt;/titles&gt;&lt;periodical&gt;&lt;full-title&gt;ISPRS Journal of Photogrammetry and Remote Sensing&lt;/full-title&gt;&lt;/periodical&gt;&lt;pages&gt;94-114&lt;/pages&gt;&lt;volume&gt;162&lt;/volume&gt;&lt;keywords&gt;&lt;keyword&gt;Convolutional neural network&lt;/keyword&gt;&lt;keyword&gt;Loss function&lt;/keyword&gt;&lt;keyword&gt;Architecture&lt;/keyword&gt;&lt;keyword&gt;Data augmentation&lt;/keyword&gt;&lt;keyword&gt;Very high spatial resolution&lt;/keyword&gt;&lt;/keywords&gt;&lt;dates&gt;&lt;year&gt;2020&lt;/year&gt;&lt;pub-dates&gt;&lt;date&gt;2020/04/01/&lt;/date&gt;&lt;/pub-dates&gt;&lt;/dates&gt;&lt;isbn&gt;0924-2716&lt;/isbn&gt;&lt;urls&gt;&lt;related-urls&gt;&lt;url&gt;http://www.sciencedirect.com/science/article/pii/S0924271620300149&lt;/url&gt;&lt;/related-urls&gt;&lt;/urls&gt;&lt;electronic-resource-num&gt;https://doi.org/10.1016/j.isprsjprs.2020.01.013&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t>
            </w:r>
            <w:proofErr w:type="spellStart"/>
            <w:r w:rsidRPr="008F601D">
              <w:rPr>
                <w:rFonts w:ascii="Times New Roman" w:eastAsia="SimSun" w:hAnsi="Times New Roman"/>
                <w:snapToGrid/>
                <w:color w:val="auto"/>
                <w:kern w:val="2"/>
                <w:lang w:eastAsia="zh-CN" w:bidi="ar-SA"/>
              </w:rPr>
              <w:t>Diakogiannis</w:t>
            </w:r>
            <w:proofErr w:type="spellEnd"/>
            <w:r w:rsidRPr="008F601D">
              <w:rPr>
                <w:rFonts w:ascii="Times New Roman" w:eastAsia="SimSun" w:hAnsi="Times New Roman"/>
                <w:snapToGrid/>
                <w:color w:val="auto"/>
                <w:kern w:val="2"/>
                <w:lang w:eastAsia="zh-CN" w:bidi="ar-SA"/>
              </w:rPr>
              <w:t xml:space="preserve"> et al., 2020)</w:t>
            </w:r>
            <w:r w:rsidR="00B40EE1" w:rsidRPr="008F601D">
              <w:rPr>
                <w:rFonts w:ascii="Times New Roman" w:eastAsia="SimSun" w:hAnsi="Times New Roman"/>
                <w:snapToGrid/>
                <w:color w:val="auto"/>
                <w:kern w:val="2"/>
                <w:lang w:eastAsia="zh-CN" w:bidi="ar-SA"/>
              </w:rPr>
              <w:fldChar w:fldCharType="end"/>
            </w:r>
            <w:r w:rsidRPr="008F601D">
              <w:rPr>
                <w:rFonts w:ascii="Times New Roman" w:eastAsia="SimSun" w:hAnsi="Times New Roman"/>
                <w:snapToGrid/>
                <w:color w:val="auto"/>
                <w:kern w:val="2"/>
                <w:lang w:eastAsia="zh-CN" w:bidi="ar-SA"/>
              </w:rPr>
              <w:t xml:space="preserve"> </w:t>
            </w:r>
          </w:p>
        </w:tc>
        <w:tc>
          <w:tcPr>
            <w:tcW w:w="1873" w:type="dxa"/>
            <w:vAlign w:val="center"/>
          </w:tcPr>
          <w:p w14:paraId="2F233CC0"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ISPRS 2D Potsdam dataset.</w:t>
            </w:r>
          </w:p>
        </w:tc>
        <w:tc>
          <w:tcPr>
            <w:tcW w:w="1890" w:type="dxa"/>
            <w:vAlign w:val="center"/>
          </w:tcPr>
          <w:p w14:paraId="75DE70D5" w14:textId="77777777" w:rsidR="003010F0" w:rsidRPr="008F601D" w:rsidRDefault="002C22D5"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Residual connections</w:t>
            </w:r>
          </w:p>
        </w:tc>
        <w:tc>
          <w:tcPr>
            <w:tcW w:w="1386" w:type="dxa"/>
            <w:vAlign w:val="center"/>
          </w:tcPr>
          <w:p w14:paraId="719B8879" w14:textId="77777777" w:rsidR="003010F0" w:rsidRPr="00011EEF"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92.9</w:t>
            </w:r>
            <w:r w:rsidR="003940F7" w:rsidRPr="00011EEF">
              <w:rPr>
                <w:rFonts w:ascii="Times New Roman" w:eastAsia="SimSun" w:hAnsi="Times New Roman"/>
                <w:snapToGrid/>
                <w:color w:val="auto"/>
                <w:kern w:val="2"/>
                <w:lang w:eastAsia="zh-CN" w:bidi="ar-SA"/>
              </w:rPr>
              <w:t xml:space="preserve">% OA </w:t>
            </w:r>
          </w:p>
        </w:tc>
      </w:tr>
      <w:tr w:rsidR="003010F0" w:rsidRPr="008F601D" w14:paraId="331909FC" w14:textId="77777777" w:rsidTr="00135CC7">
        <w:tc>
          <w:tcPr>
            <w:tcW w:w="2897" w:type="dxa"/>
          </w:tcPr>
          <w:p w14:paraId="0FE63BD2" w14:textId="77777777" w:rsidR="003010F0" w:rsidRPr="008F601D" w:rsidRDefault="00EF0EB2" w:rsidP="00EF0EB2">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Denoising</w:t>
            </w:r>
            <w:proofErr w:type="spellEnd"/>
            <w:r w:rsidRPr="008F601D">
              <w:rPr>
                <w:rFonts w:ascii="Times New Roman" w:eastAsia="SimSun" w:hAnsi="Times New Roman"/>
                <w:snapToGrid/>
                <w:color w:val="auto"/>
                <w:kern w:val="2"/>
                <w:lang w:eastAsia="zh-CN" w:bidi="ar-SA"/>
              </w:rPr>
              <w:t xml:space="preserve"> </w:t>
            </w:r>
            <w:proofErr w:type="spellStart"/>
            <w:r w:rsidRPr="008F601D">
              <w:rPr>
                <w:rFonts w:ascii="Times New Roman" w:eastAsia="SimSun" w:hAnsi="Times New Roman"/>
                <w:snapToGrid/>
                <w:color w:val="auto"/>
                <w:kern w:val="2"/>
                <w:lang w:eastAsia="zh-CN" w:bidi="ar-SA"/>
              </w:rPr>
              <w:t>autoencoders</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&lt;EndNote&gt;&lt;Cite&gt;&lt;Author&gt;Nalepa&lt;/Author&gt;&lt;Year&gt;2020&lt;/Year&gt;&lt;RecNum&gt;809&lt;/RecNum&gt;&lt;DisplayText&gt;(Nalepa et al., 2020a)&lt;/DisplayText&gt;&lt;record&gt;&lt;rec-number&gt;809&lt;/rec-number&gt;&lt;foreign-keys&gt;&lt;key app="EN" db-id="fspe090xm2sf0nef9aapp9tezvaxx5av9vr9" timestamp="1606804302"&gt;809&lt;/key&gt;&lt;/foreign-keys&gt;&lt;ref-type name="Journal Article"&gt;17&lt;/ref-type&gt;&lt;contributors&gt;&lt;authors&gt;&lt;author&gt;Nalepa, Jakub&lt;/author&gt;&lt;author&gt;Antoniak, Marek&lt;/author&gt;&lt;author&gt;Myller, Michal&lt;/author&gt;&lt;author&gt;Ribalta Lorenzo, Pablo&lt;/author&gt;&lt;author&gt;Marcinkiewicz, Michal&lt;/author&gt;&lt;/authors&gt;&lt;/contributors&gt;&lt;titles&gt;&lt;title&gt;Towards resource-frugal deep convolutional neural networks for hyperspectral image segmentation&lt;/title&gt;&lt;secondary-title&gt;Microprocessors and Microsystems&lt;/secondary-title&gt;&lt;/titles&gt;&lt;periodical&gt;&lt;full-title&gt;Microprocessors and Microsystems&lt;/full-title&gt;&lt;/periodical&gt;&lt;pages&gt;102994&lt;/pages&gt;&lt;volume&gt;73&lt;/volume&gt;&lt;keywords&gt;&lt;keyword&gt;Hyperspectral imaging&lt;/keyword&gt;&lt;keyword&gt;Deep neural network&lt;/keyword&gt;&lt;keyword&gt;Convolutional neural network&lt;/keyword&gt;&lt;keyword&gt;Quantization&lt;/keyword&gt;&lt;keyword&gt;Segmentation&lt;/keyword&gt;&lt;keyword&gt;Classification&lt;/keyword&gt;&lt;/keywords&gt;&lt;dates&gt;&lt;year&gt;2020&lt;/year&gt;&lt;pub-dates&gt;&lt;date&gt;2020/03/01/&lt;/date&gt;&lt;/pub-dates&gt;&lt;/dates&gt;&lt;isbn&gt;0141-9331&lt;/isbn&gt;&lt;urls&gt;&lt;related-urls&gt;&lt;url&gt;http://www.sciencedirect.com/science/article/pii/S0141933119302844&lt;/url&gt;&lt;/related-urls&gt;&lt;/urls&gt;&lt;electronic-resource-num&gt;https://doi.org/10.1016/j.micpro.2020.102994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(Nalepa et al., 2020a)</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0E91A9C1" w14:textId="77777777" w:rsidR="003010F0" w:rsidRPr="008F601D" w:rsidRDefault="003010F0" w:rsidP="003010F0">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Salinas scene</w:t>
            </w:r>
          </w:p>
        </w:tc>
        <w:tc>
          <w:tcPr>
            <w:tcW w:w="1890" w:type="dxa"/>
            <w:vAlign w:val="center"/>
          </w:tcPr>
          <w:p w14:paraId="052A0904" w14:textId="77777777" w:rsidR="003010F0" w:rsidRPr="008F601D" w:rsidRDefault="00EF0EB2" w:rsidP="003010F0">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Autoencoders</w:t>
            </w:r>
            <w:proofErr w:type="spellEnd"/>
          </w:p>
        </w:tc>
        <w:tc>
          <w:tcPr>
            <w:tcW w:w="1386" w:type="dxa"/>
            <w:vAlign w:val="center"/>
          </w:tcPr>
          <w:p w14:paraId="38A87EE6" w14:textId="77777777" w:rsidR="003010F0" w:rsidRPr="00011EEF" w:rsidRDefault="00EF0EB2" w:rsidP="003010F0">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98.54% OA</w:t>
            </w:r>
          </w:p>
        </w:tc>
      </w:tr>
      <w:tr w:rsidR="00C70D84" w:rsidRPr="008F601D" w14:paraId="04EA0142" w14:textId="77777777" w:rsidTr="00135CC7">
        <w:tc>
          <w:tcPr>
            <w:tcW w:w="2897" w:type="dxa"/>
          </w:tcPr>
          <w:p w14:paraId="62A0C683"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Graph-based spatial-spectral feature learning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&lt;EndNote&gt;&lt;Cite&gt;&lt;Author&gt;Ahmad&lt;/Author&gt;&lt;Year&gt;2017&lt;/Year&gt;&lt;RecNum&gt;810&lt;/RecNum&gt;&lt;DisplayText&gt;(Ahmad et al., 2017)&lt;/DisplayText&gt;&lt;record&gt;&lt;rec-number&gt;810&lt;/rec-number&gt;&lt;foreign-keys&gt;&lt;key app="EN" db-id="fspe090xm2sf0nef9aapp9tezvaxx5av9vr9" timestamp="1606823026"&gt;810&lt;/key&gt;&lt;/foreign-keys&gt;&lt;ref-type name="Journal Article"&gt;17&lt;/ref-type&gt;&lt;contributors&gt;&lt;authors&gt;&lt;author&gt;M. Ahmad&lt;/author&gt;&lt;author&gt;A. M. Khan&lt;/author&gt;&lt;author&gt;R. Hussain&lt;/author&gt;&lt;/authors&gt;&lt;/contributors&gt;&lt;titles&gt;&lt;title&gt;Graph-based spatial–spectral feature learning for hyperspectral image classification&lt;/title&gt;&lt;secondary-title&gt;IET Image Processing&lt;/secondary-title&gt;&lt;/titles&gt;&lt;periodical&gt;&lt;full-title&gt;IET Image Processing&lt;/full-title&gt;&lt;/periodical&gt;&lt;pages&gt;1310-1316&lt;/pages&gt;&lt;volume&gt;11&lt;/volume&gt;&lt;number&gt;12&lt;/number&gt;&lt;keywords&gt;&lt;keyword&gt;feature extraction&lt;/keyword&gt;&lt;keyword&gt;geophysical image processing&lt;/keyword&gt;&lt;keyword&gt;graph theory&lt;/keyword&gt;&lt;keyword&gt;image classification&lt;/keyword&gt;&lt;keyword&gt;Indian Pines datasets&lt;/keyword&gt;&lt;keyword&gt;Salinas-A datasets&lt;/keyword&gt;&lt;keyword&gt;Pavia University&lt;/keyword&gt;&lt;keyword&gt;classification accuracy&lt;/keyword&gt;&lt;keyword&gt;grouping relation&lt;/keyword&gt;&lt;keyword&gt;classification feature&lt;/keyword&gt;&lt;keyword&gt;initial similarity&lt;/keyword&gt;&lt;keyword&gt;high-dimensional space&lt;/keyword&gt;&lt;keyword&gt;semisupervised multikernel class consistency regulariser&lt;/keyword&gt;&lt;keyword&gt;hyperspectral image classification&lt;/keyword&gt;&lt;keyword&gt;graph-based spatial-spectral feature learning&lt;/keyword&gt;&lt;/keywords&gt;&lt;dates&gt;&lt;year&gt;2017&lt;/year&gt;&lt;/dates&gt;&lt;isbn&gt;1751-9667&lt;/isbn&gt;&lt;urls&gt;&lt;/urls&gt;&lt;electronic-resource-num&gt;10.1049/iet-ipr.2017.0168&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(Ahmad et al., 2017)</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4CEC71BF"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Salina</w:t>
            </w:r>
          </w:p>
        </w:tc>
        <w:tc>
          <w:tcPr>
            <w:tcW w:w="1890" w:type="dxa"/>
            <w:vAlign w:val="center"/>
          </w:tcPr>
          <w:p w14:paraId="25D48448"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Graph-based method</w:t>
            </w:r>
          </w:p>
        </w:tc>
        <w:tc>
          <w:tcPr>
            <w:tcW w:w="1386" w:type="dxa"/>
            <w:vAlign w:val="center"/>
          </w:tcPr>
          <w:p w14:paraId="64E3741A"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97.83</w:t>
            </w:r>
            <w:r w:rsidRPr="00011EEF">
              <w:rPr>
                <w:rFonts w:ascii="Times New Roman" w:eastAsia="SimSun" w:hAnsi="Times New Roman"/>
                <w:snapToGrid/>
                <w:color w:val="auto"/>
                <w:kern w:val="2"/>
                <w:lang w:eastAsia="zh-CN" w:bidi="ar-SA"/>
              </w:rPr>
              <w:t>% OA</w:t>
            </w:r>
          </w:p>
        </w:tc>
      </w:tr>
      <w:tr w:rsidR="00C70D84" w:rsidRPr="008F601D" w14:paraId="5133862A" w14:textId="77777777" w:rsidTr="00135CC7">
        <w:tc>
          <w:tcPr>
            <w:tcW w:w="2897" w:type="dxa"/>
          </w:tcPr>
          <w:p w14:paraId="203F0577"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Resource-frugal quantized convolutional neural networks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&lt;EndNote&gt;&lt;Cite&gt;&lt;Author&gt;Nalepa&lt;/Author&gt;&lt;Year&gt;2020&lt;/Year&gt;&lt;RecNum&gt;809&lt;/RecNum&gt;&lt;DisplayText&gt;(Nalepa et al., 2020a)&lt;/DisplayText&gt;&lt;record&gt;&lt;rec-number&gt;809&lt;/rec-number&gt;&lt;foreign-keys&gt;&lt;key app="EN" db-id="fspe090xm2sf0nef9aapp9tezvaxx5av9vr9" timestamp="1606804302"&gt;809&lt;/key&gt;&lt;/foreign-keys&gt;&lt;ref-type name="Journal Article"&gt;17&lt;/ref-type&gt;&lt;contributors&gt;&lt;authors&gt;&lt;author&gt;Nalepa, Jakub&lt;/author&gt;&lt;author&gt;Antoniak, Marek&lt;/author&gt;&lt;author&gt;Myller, Michal&lt;/author&gt;&lt;author&gt;Ribalta Lorenzo, Pablo&lt;/author&gt;&lt;author&gt;Marcinkiewicz, Michal&lt;/author&gt;&lt;/authors&gt;&lt;/contributors&gt;&lt;titles&gt;&lt;title&gt;Towards resource-frugal deep convolutional neural networks for hyperspectral image segmentation&lt;/title&gt;&lt;secondary-title&gt;Microprocessors and Microsystems&lt;/secondary-title&gt;&lt;/titles&gt;&lt;periodical&gt;&lt;full-title&gt;Microprocessors and Microsystems&lt;/full-title&gt;&lt;/periodical&gt;&lt;pages&gt;102994&lt;/pages&gt;&lt;volume&gt;73&lt;/volume&gt;&lt;keywords&gt;&lt;keyword&gt;Hyperspectral imaging&lt;/keyword&gt;&lt;keyword&gt;Deep neural network&lt;/keyword&gt;&lt;keyword&gt;Convolutional neural network&lt;/keyword&gt;&lt;keyword&gt;Quantization&lt;/keyword&gt;&lt;keyword&gt;Segmentation&lt;/keyword&gt;&lt;keyword&gt;Classification&lt;/keyword&gt;&lt;/keywords&gt;&lt;dates&gt;&lt;year&gt;2020&lt;/year&gt;&lt;pub-dates&gt;&lt;date&gt;2020/03/01/&lt;/date&gt;&lt;/pub-dates&gt;&lt;/dates&gt;&lt;isbn&gt;0141-9331&lt;/isbn&gt;&lt;urls&gt;&lt;related-urls&gt;&lt;url&gt;http://www.sciencedirect.com/science/article/pii/S0141933119302844&lt;/url&gt;&lt;/related-urls&gt;&lt;/urls&gt;&lt;electronic-resource-num&gt;https://doi.org/10.1016/j.micpro.2020.102994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(Nalepa et al., 2020a)</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2CC15A75"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Pavia Center</w:t>
            </w:r>
          </w:p>
        </w:tc>
        <w:tc>
          <w:tcPr>
            <w:tcW w:w="1890" w:type="dxa"/>
            <w:vAlign w:val="center"/>
          </w:tcPr>
          <w:p w14:paraId="10B80523"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Quantized convolutions </w:t>
            </w:r>
          </w:p>
        </w:tc>
        <w:tc>
          <w:tcPr>
            <w:tcW w:w="1386" w:type="dxa"/>
            <w:vAlign w:val="center"/>
          </w:tcPr>
          <w:p w14:paraId="7EA9BFE4"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91.73% OA</w:t>
            </w:r>
          </w:p>
        </w:tc>
      </w:tr>
      <w:tr w:rsidR="00C70D84" w:rsidRPr="008F601D" w14:paraId="53248FF9" w14:textId="77777777" w:rsidTr="00135CC7">
        <w:tc>
          <w:tcPr>
            <w:tcW w:w="2897" w:type="dxa"/>
          </w:tcPr>
          <w:p w14:paraId="40AEC84F"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Denoising</w:t>
            </w:r>
            <w:proofErr w:type="spellEnd"/>
            <w:r w:rsidRPr="008F601D">
              <w:rPr>
                <w:rFonts w:ascii="Times New Roman" w:eastAsia="SimSun" w:hAnsi="Times New Roman"/>
                <w:snapToGrid/>
                <w:color w:val="auto"/>
                <w:kern w:val="2"/>
                <w:lang w:eastAsia="zh-CN" w:bidi="ar-SA"/>
              </w:rPr>
              <w:t xml:space="preserve"> </w:t>
            </w:r>
            <w:proofErr w:type="spellStart"/>
            <w:r w:rsidRPr="008F601D">
              <w:rPr>
                <w:rFonts w:ascii="Times New Roman" w:eastAsia="SimSun" w:hAnsi="Times New Roman"/>
                <w:snapToGrid/>
                <w:color w:val="auto"/>
                <w:kern w:val="2"/>
                <w:lang w:eastAsia="zh-CN" w:bidi="ar-SA"/>
              </w:rPr>
              <w:t>autoencoders</w:t>
            </w:r>
            <w:proofErr w:type="spellEnd"/>
            <w:r w:rsidRPr="008F601D">
              <w:rPr>
                <w:rFonts w:ascii="Times New Roman" w:eastAsia="SimSun" w:hAnsi="Times New Roman"/>
                <w:snapToGrid/>
                <w:color w:val="auto"/>
                <w:kern w:val="2"/>
                <w:lang w:eastAsia="zh-CN" w:bidi="ar-SA"/>
              </w:rPr>
              <w:t xml:space="preserv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&lt;EndNote&gt;&lt;Cite&gt;&lt;Author&gt;Nalepa&lt;/Author&gt;&lt;Year&gt;2020&lt;/Year&gt;&lt;RecNum&gt;809&lt;/RecNum&gt;&lt;DisplayText&gt;(Nalepa et al., 2020a)&lt;/DisplayText&gt;&lt;record&gt;&lt;rec-number&gt;809&lt;/rec-number&gt;&lt;foreign-keys&gt;&lt;key app="EN" db-id="fspe090xm2sf0nef9aapp9tezvaxx5av9vr9" timestamp="1606804302"&gt;809&lt;/key&gt;&lt;/foreign-keys&gt;&lt;ref-type name="Journal Article"&gt;17&lt;/ref-type&gt;&lt;contributors&gt;&lt;authors&gt;&lt;author&gt;Nalepa, Jakub&lt;/author&gt;&lt;author&gt;Antoniak, Marek&lt;/author&gt;&lt;author&gt;Myller, Michal&lt;/author&gt;&lt;author&gt;Ribalta Lorenzo, Pablo&lt;/author&gt;&lt;author&gt;Marcinkiewicz, Michal&lt;/author&gt;&lt;/authors&gt;&lt;/contributors&gt;&lt;titles&gt;&lt;title&gt;Towards resource-frugal deep convolutional neural networks for hyperspectral image segmentation&lt;/title&gt;&lt;secondary-title&gt;Microprocessors and Microsystems&lt;/secondary-title&gt;&lt;/titles&gt;&lt;periodical&gt;&lt;full-title&gt;Microprocessors and Microsystems&lt;/full-title&gt;&lt;/periodical&gt;&lt;pages&gt;102994&lt;/pages&gt;&lt;volume&gt;73&lt;/volume&gt;&lt;keywords&gt;&lt;keyword&gt;Hyperspectral imaging&lt;/keyword&gt;&lt;keyword&gt;Deep neural network&lt;/keyword&gt;&lt;keyword&gt;Convolutional neural network&lt;/keyword&gt;&lt;keyword&gt;Quantization&lt;/keyword&gt;&lt;keyword&gt;Segmentation&lt;/keyword&gt;&lt;keyword&gt;Classification&lt;/keyword&gt;&lt;/keywords&gt;&lt;dates&gt;&lt;year&gt;2020&lt;/year&gt;&lt;pub-dates&gt;&lt;date&gt;2020/03/01/&lt;/date&gt;&lt;/pub-dates&gt;&lt;/dates&gt;&lt;isbn&gt;0141-9331&lt;/isbn&gt;&lt;urls&gt;&lt;related-urls&gt;&lt;url&gt;http://www.sciencedirect.com/science/article/pii/S0141933119302844&lt;/url&gt;&lt;/related-urls&gt;&lt;/urls&gt;&lt;electronic-resource-num&gt;https://doi.org/10.1016/j.micpro.2020.102994&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(Nalepa et al., 2020a)</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0C474A61"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Pavia Center</w:t>
            </w:r>
          </w:p>
        </w:tc>
        <w:tc>
          <w:tcPr>
            <w:tcW w:w="1890" w:type="dxa"/>
            <w:vAlign w:val="center"/>
          </w:tcPr>
          <w:p w14:paraId="25FD3040"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proofErr w:type="spellStart"/>
            <w:r w:rsidRPr="008F601D">
              <w:rPr>
                <w:rFonts w:ascii="Times New Roman" w:eastAsia="SimSun" w:hAnsi="Times New Roman"/>
                <w:snapToGrid/>
                <w:color w:val="auto"/>
                <w:kern w:val="2"/>
                <w:lang w:eastAsia="zh-CN" w:bidi="ar-SA"/>
              </w:rPr>
              <w:t>Autoencoders</w:t>
            </w:r>
            <w:proofErr w:type="spellEnd"/>
          </w:p>
        </w:tc>
        <w:tc>
          <w:tcPr>
            <w:tcW w:w="1386" w:type="dxa"/>
            <w:vAlign w:val="center"/>
          </w:tcPr>
          <w:p w14:paraId="7D30C5E3"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96.96% OA</w:t>
            </w:r>
          </w:p>
        </w:tc>
      </w:tr>
      <w:tr w:rsidR="00C70D84" w:rsidRPr="008F601D" w14:paraId="61A312CA" w14:textId="77777777" w:rsidTr="00135CC7">
        <w:tc>
          <w:tcPr>
            <w:tcW w:w="2897" w:type="dxa"/>
          </w:tcPr>
          <w:p w14:paraId="3CB41CB2"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Graph-based spatial-spectral feature learning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&lt;EndNote&gt;&lt;Cite&gt;&lt;Author&gt;Ahmad&lt;/Author&gt;&lt;Year&gt;2017&lt;/Year&gt;&lt;RecNum&gt;810&lt;/RecNum&gt;&lt;DisplayText&gt;(Ahmad et al., 2017)&lt;/DisplayText&gt;&lt;record&gt;&lt;rec-number&gt;810&lt;/rec-number&gt;&lt;foreign-keys&gt;&lt;key app="EN" db-id="fspe090xm2sf0nef9aapp9tezvaxx5av9vr9" timestamp="1606823026"&gt;810&lt;/key&gt;&lt;/foreign-keys&gt;&lt;ref-type name="Journal Article"&gt;17&lt;/ref-type&gt;&lt;contributors&gt;&lt;authors&gt;&lt;author&gt;M. Ahmad&lt;/author&gt;&lt;author&gt;A. M. Khan&lt;/author&gt;&lt;author&gt;R. Hussain&lt;/author&gt;&lt;/authors&gt;&lt;/contributors&gt;&lt;titles&gt;&lt;title&gt;Graph-based spatial–spectral feature learning for hyperspectral image classification&lt;/title&gt;&lt;secondary-title&gt;IET Image Processing&lt;/secondary-title&gt;&lt;/titles&gt;&lt;periodical&gt;&lt;full-title&gt;IET Image Processing&lt;/full-title&gt;&lt;/periodical&gt;&lt;pages&gt;1310-1316&lt;/pages&gt;&lt;volume&gt;11&lt;/volume&gt;&lt;number&gt;12&lt;/number&gt;&lt;keywords&gt;&lt;keyword&gt;feature extraction&lt;/keyword&gt;&lt;keyword&gt;geophysical image processing&lt;/keyword&gt;&lt;keyword&gt;graph theory&lt;/keyword&gt;&lt;keyword&gt;image classification&lt;/keyword&gt;&lt;keyword&gt;Indian Pines datasets&lt;/keyword&gt;&lt;keyword&gt;Salinas-A datasets&lt;/keyword&gt;&lt;keyword&gt;Pavia University&lt;/keyword&gt;&lt;keyword&gt;classification accuracy&lt;/keyword&gt;&lt;keyword&gt;grouping relation&lt;/keyword&gt;&lt;keyword&gt;classification feature&lt;/keyword&gt;&lt;keyword&gt;initial similarity&lt;/keyword&gt;&lt;keyword&gt;high-dimensional space&lt;/keyword&gt;&lt;keyword&gt;semisupervised multikernel class consistency regulariser&lt;/keyword&gt;&lt;keyword&gt;hyperspectral image classification&lt;/keyword&gt;&lt;keyword&gt;graph-based spatial-spectral feature learning&lt;/keyword&gt;&lt;/keywords&gt;&lt;dates&gt;&lt;year&gt;2017&lt;/year&gt;&lt;/dates&gt;&lt;isbn&gt;1751-9667&lt;/isbn&gt;&lt;urls&gt;&lt;/urls&gt;&lt;electronic-resource-num&gt;10.1049/iet-ipr.2017.0168&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 xml:space="preserve">(Ahmad et al., </w:t>
            </w:r>
            <w:r w:rsidRPr="008F601D">
              <w:rPr>
                <w:rFonts w:ascii="Times New Roman" w:eastAsia="SimSun" w:hAnsi="Times New Roman"/>
                <w:noProof/>
                <w:snapToGrid/>
                <w:color w:val="auto"/>
                <w:kern w:val="2"/>
                <w:lang w:eastAsia="zh-CN" w:bidi="ar-SA"/>
              </w:rPr>
              <w:lastRenderedPageBreak/>
              <w:t>2017)</w:t>
            </w:r>
            <w:r w:rsidR="00B40EE1" w:rsidRPr="008F601D">
              <w:rPr>
                <w:rFonts w:ascii="Times New Roman" w:eastAsia="SimSun" w:hAnsi="Times New Roman"/>
                <w:snapToGrid/>
                <w:color w:val="auto"/>
                <w:kern w:val="2"/>
                <w:lang w:eastAsia="zh-CN" w:bidi="ar-SA"/>
              </w:rPr>
              <w:fldChar w:fldCharType="end"/>
            </w:r>
          </w:p>
        </w:tc>
        <w:tc>
          <w:tcPr>
            <w:tcW w:w="1873" w:type="dxa"/>
            <w:vAlign w:val="center"/>
          </w:tcPr>
          <w:p w14:paraId="64BDBF50"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lastRenderedPageBreak/>
              <w:t>Pavia Center</w:t>
            </w:r>
          </w:p>
        </w:tc>
        <w:tc>
          <w:tcPr>
            <w:tcW w:w="1890" w:type="dxa"/>
            <w:vAlign w:val="center"/>
          </w:tcPr>
          <w:p w14:paraId="5E615A6B"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Graph-based method</w:t>
            </w:r>
          </w:p>
        </w:tc>
        <w:tc>
          <w:tcPr>
            <w:tcW w:w="1386" w:type="dxa"/>
            <w:vAlign w:val="center"/>
          </w:tcPr>
          <w:p w14:paraId="57D6AC76"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98.54% OA</w:t>
            </w:r>
          </w:p>
        </w:tc>
      </w:tr>
      <w:tr w:rsidR="00C70D84" w:rsidRPr="008F601D" w14:paraId="4BDB5EFB" w14:textId="77777777" w:rsidTr="00135CC7">
        <w:tc>
          <w:tcPr>
            <w:tcW w:w="2897" w:type="dxa"/>
          </w:tcPr>
          <w:p w14:paraId="4814CD1D"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p>
        </w:tc>
        <w:tc>
          <w:tcPr>
            <w:tcW w:w="1873" w:type="dxa"/>
            <w:vAlign w:val="center"/>
          </w:tcPr>
          <w:p w14:paraId="610DA36E"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p>
        </w:tc>
        <w:tc>
          <w:tcPr>
            <w:tcW w:w="1890" w:type="dxa"/>
            <w:vAlign w:val="center"/>
          </w:tcPr>
          <w:p w14:paraId="6343A141"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p>
        </w:tc>
        <w:tc>
          <w:tcPr>
            <w:tcW w:w="1386" w:type="dxa"/>
            <w:vAlign w:val="center"/>
          </w:tcPr>
          <w:p w14:paraId="348E22D7"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p>
        </w:tc>
      </w:tr>
      <w:tr w:rsidR="00C70D84" w:rsidRPr="008F601D" w14:paraId="1E25653B" w14:textId="77777777" w:rsidTr="00135CC7">
        <w:trPr>
          <w:trHeight w:val="364"/>
        </w:trPr>
        <w:tc>
          <w:tcPr>
            <w:tcW w:w="2897" w:type="dxa"/>
          </w:tcPr>
          <w:p w14:paraId="39D7AAF6"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SCAE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&lt;EndNote&gt;&lt;Cite&gt;&lt;Author&gt;Kemker&lt;/Author&gt;&lt;Year&gt;2017&lt;/Year&gt;&lt;RecNum&gt;71&lt;/RecNum&gt;&lt;DisplayText&gt;(Kemker and Kanan, 2017)&lt;/DisplayText&gt;&lt;record&gt;&lt;rec-number&gt;71&lt;/rec-number&gt;&lt;foreign-keys&gt;&lt;key app="EN" db-id="fspe090xm2sf0nef9aapp9tezvaxx5av9vr9" timestamp="1604388852"&gt;71&lt;/key&gt;&lt;/foreign-keys&gt;&lt;ref-type name="Journal Article"&gt;17&lt;/ref-type&gt;&lt;contributors&gt;&lt;authors&gt;&lt;author&gt;R. Kemker&lt;/author&gt;&lt;author&gt;C. Kanan&lt;/author&gt;&lt;/authors&gt;&lt;/contributors&gt;&lt;titles&gt;&lt;title&gt;Self-Taught Feature Learning for Hyperspectral Image Classification&lt;/title&gt;&lt;secondary-title&gt;IEEE Transactions on Geoscience and Remote Sensing&lt;/secondary-title&gt;&lt;/titles&gt;&lt;periodical&gt;&lt;full-title&gt;IEEE Transactions on Geoscience and Remote Sensing&lt;/full-title&gt;&lt;/periodical&gt;&lt;pages&gt;2693-2705&lt;/pages&gt;&lt;volume&gt;55&lt;/volume&gt;&lt;number&gt;5&lt;/number&gt;&lt;keywords&gt;&lt;keyword&gt;geophysical image processing&lt;/keyword&gt;&lt;keyword&gt;hyperspectral imaging&lt;/keyword&gt;&lt;keyword&gt;image classification&lt;/keyword&gt;&lt;keyword&gt;independent component analysis&lt;/keyword&gt;&lt;keyword&gt;learning (artificial intelligence)&lt;/keyword&gt;&lt;keyword&gt;hyperspectral image classification&lt;/keyword&gt;&lt;keyword&gt;self-taught learning&lt;/keyword&gt;&lt;keyword&gt;HSI classification&lt;/keyword&gt;&lt;keyword&gt;supervised deep learning methods&lt;/keyword&gt;&lt;keyword&gt;machine learning problem&lt;/keyword&gt;&lt;keyword&gt;deep supervised network&lt;/keyword&gt;&lt;keyword&gt;three-layer stacked convolutional autoencoder&lt;/keyword&gt;&lt;keyword&gt;Indian Pines&lt;/keyword&gt;&lt;keyword&gt;Salinas Valley&lt;/keyword&gt;&lt;keyword&gt;Pavia University data sets&lt;/keyword&gt;&lt;keyword&gt;Feature extraction&lt;/keyword&gt;&lt;keyword&gt;Data mining&lt;/keyword&gt;&lt;keyword&gt;Data models&lt;/keyword&gt;&lt;keyword&gt;Sensors&lt;/keyword&gt;&lt;keyword&gt;Training&lt;/keyword&gt;&lt;keyword&gt;Encoding&lt;/keyword&gt;&lt;keyword&gt;Autoencoder&lt;/keyword&gt;&lt;keyword&gt;deep learning&lt;/keyword&gt;&lt;keyword&gt;feature learning&lt;/keyword&gt;&lt;keyword&gt;independent component analysis (ICA)&lt;/keyword&gt;&lt;/keywords&gt;&lt;dates&gt;&lt;year&gt;2017&lt;/year&gt;&lt;/dates&gt;&lt;isbn&gt;1558-0644&lt;/isbn&gt;&lt;urls&gt;&lt;/urls&gt;&lt;electronic-resource-num&gt;10.1109/TGRS.2017.2651639&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(Kemker and Kanan, 2017)</w:t>
            </w:r>
            <w:r w:rsidR="00B40EE1" w:rsidRPr="008F601D">
              <w:rPr>
                <w:rFonts w:ascii="Times New Roman" w:eastAsia="SimSun" w:hAnsi="Times New Roman"/>
                <w:snapToGrid/>
                <w:color w:val="auto"/>
                <w:kern w:val="2"/>
                <w:lang w:eastAsia="zh-CN" w:bidi="ar-SA"/>
              </w:rPr>
              <w:fldChar w:fldCharType="end"/>
            </w:r>
          </w:p>
        </w:tc>
        <w:tc>
          <w:tcPr>
            <w:tcW w:w="1873" w:type="dxa"/>
          </w:tcPr>
          <w:p w14:paraId="21C668CD"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Indian Pines </w:t>
            </w:r>
          </w:p>
        </w:tc>
        <w:tc>
          <w:tcPr>
            <w:tcW w:w="1890" w:type="dxa"/>
          </w:tcPr>
          <w:p w14:paraId="53AF343F"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Self-taught learning</w:t>
            </w:r>
          </w:p>
        </w:tc>
        <w:tc>
          <w:tcPr>
            <w:tcW w:w="1386" w:type="dxa"/>
          </w:tcPr>
          <w:p w14:paraId="03744270"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98.03% OA</w:t>
            </w:r>
          </w:p>
        </w:tc>
      </w:tr>
      <w:tr w:rsidR="00C70D84" w:rsidRPr="008F601D" w14:paraId="59162108" w14:textId="77777777" w:rsidTr="00135CC7">
        <w:trPr>
          <w:trHeight w:val="364"/>
        </w:trPr>
        <w:tc>
          <w:tcPr>
            <w:tcW w:w="2897" w:type="dxa"/>
            <w:tcBorders>
              <w:top w:val="single" w:sz="4" w:space="0" w:color="auto"/>
              <w:bottom w:val="single" w:sz="4" w:space="0" w:color="auto"/>
            </w:tcBorders>
            <w:vAlign w:val="center"/>
          </w:tcPr>
          <w:p w14:paraId="1BA95829"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135CC7">
              <w:rPr>
                <w:color w:val="auto"/>
              </w:rPr>
              <w:t xml:space="preserve">2D–3D CNN </w:t>
            </w:r>
            <w:r w:rsidR="00B40EE1" w:rsidRPr="00135CC7">
              <w:rPr>
                <w:color w:val="auto"/>
              </w:rPr>
              <w:fldChar w:fldCharType="begin"/>
            </w:r>
            <w:r w:rsidRPr="00135CC7">
              <w:rPr>
                <w:color w:val="auto"/>
              </w:rPr>
              <w:instrText xml:space="preserve"> ADDIN EN.CITE &lt;EndNote&gt;&lt;Cite&gt;&lt;Author&gt;Ge&lt;/Author&gt;&lt;Year&gt;2020&lt;/Year&gt;&lt;RecNum&gt;769&lt;/RecNum&gt;&lt;DisplayText&gt;(Ge et al., 2020)&lt;/DisplayText&gt;&lt;record&gt;&lt;rec-number&gt;769&lt;/rec-number&gt;&lt;foreign-keys&gt;&lt;key app="EN" db-id="9tzztt9fztrewoefrsoxzf5nddss0awxvzs0" timestamp="1607673709"&gt;769&lt;/key&gt;&lt;/foreign-keys&gt;&lt;ref-type name="Journal Article"&gt;17&lt;/ref-type&gt;&lt;contributors&gt;&lt;authors&gt;&lt;author&gt;Ge, Zixian&lt;/author&gt;&lt;author&gt;Cao, Guo&lt;/author&gt;&lt;author&gt;Li, Xuesong&lt;/author&gt;&lt;author&gt;Fu, Peng&lt;/author&gt;&lt;/authors&gt;&lt;/contributors&gt;&lt;titles&gt;&lt;title&gt;Hyperspectral Image Classification Method Based on 2D-3D CNN and Multibranch Feature Fusion&lt;/title&gt;&lt;secondary-title&gt;IEEE J. Sel. Top. Appl. Earth Obs. Remote. Sens.&lt;/secondary-title&gt;&lt;/titles&gt;&lt;periodical&gt;&lt;full-title&gt;IEEE J. Sel. Top. Appl. Earth Obs. Remote. Sens.&lt;/full-title&gt;&lt;/periodical&gt;&lt;pages&gt;5776-5788&lt;/pages&gt;&lt;volume&gt;13&lt;/volume&gt;&lt;dates&gt;&lt;year&gt;2020&lt;/year&gt;&lt;pub-dates&gt;&lt;date&gt;/&lt;/date&gt;&lt;/pub-dates&gt;&lt;/dates&gt;&lt;urls&gt;&lt;related-urls&gt;&lt;url&gt;https://doi.org/10.1109/JSTARS.2020.3024841&lt;/url&gt;&lt;/related-urls&gt;&lt;/urls&gt;&lt;electronic-resource-num&gt;10.1109/JSTARS.2020.3024841&lt;/electronic-resource-num&gt;&lt;/record&gt;&lt;/Cite&gt;&lt;/EndNote&gt;</w:instrText>
            </w:r>
            <w:r w:rsidR="00B40EE1" w:rsidRPr="00135CC7">
              <w:rPr>
                <w:color w:val="auto"/>
              </w:rPr>
              <w:fldChar w:fldCharType="separate"/>
            </w:r>
            <w:r w:rsidRPr="00135CC7">
              <w:rPr>
                <w:noProof/>
                <w:color w:val="auto"/>
              </w:rPr>
              <w:t>(Ge et al., 2020)</w:t>
            </w:r>
            <w:r w:rsidR="00B40EE1" w:rsidRPr="00135CC7">
              <w:rPr>
                <w:color w:val="auto"/>
              </w:rPr>
              <w:fldChar w:fldCharType="end"/>
            </w:r>
          </w:p>
        </w:tc>
        <w:tc>
          <w:tcPr>
            <w:tcW w:w="1873" w:type="dxa"/>
            <w:tcBorders>
              <w:top w:val="single" w:sz="4" w:space="0" w:color="auto"/>
              <w:bottom w:val="single" w:sz="4" w:space="0" w:color="auto"/>
            </w:tcBorders>
          </w:tcPr>
          <w:p w14:paraId="4AA7DA8F"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Indian Pines</w:t>
            </w:r>
          </w:p>
        </w:tc>
        <w:tc>
          <w:tcPr>
            <w:tcW w:w="1890" w:type="dxa"/>
            <w:tcBorders>
              <w:top w:val="single" w:sz="4" w:space="0" w:color="auto"/>
              <w:bottom w:val="single" w:sz="4" w:space="0" w:color="auto"/>
            </w:tcBorders>
            <w:vAlign w:val="center"/>
          </w:tcPr>
          <w:p w14:paraId="24788C99"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Multibranch feature fusion</w:t>
            </w:r>
          </w:p>
        </w:tc>
        <w:tc>
          <w:tcPr>
            <w:tcW w:w="1386" w:type="dxa"/>
            <w:tcBorders>
              <w:top w:val="single" w:sz="4" w:space="0" w:color="auto"/>
              <w:bottom w:val="single" w:sz="4" w:space="0" w:color="auto"/>
            </w:tcBorders>
            <w:vAlign w:val="center"/>
          </w:tcPr>
          <w:p w14:paraId="3FB68B98"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96.07% OA</w:t>
            </w:r>
          </w:p>
        </w:tc>
      </w:tr>
      <w:tr w:rsidR="00C70D84" w:rsidRPr="008F601D" w14:paraId="5CC8EC8B" w14:textId="77777777" w:rsidTr="00135CC7">
        <w:trPr>
          <w:trHeight w:val="364"/>
        </w:trPr>
        <w:tc>
          <w:tcPr>
            <w:tcW w:w="2897" w:type="dxa"/>
            <w:tcBorders>
              <w:top w:val="single" w:sz="4" w:space="0" w:color="auto"/>
              <w:bottom w:val="single" w:sz="4" w:space="0" w:color="auto"/>
            </w:tcBorders>
            <w:vAlign w:val="center"/>
          </w:tcPr>
          <w:p w14:paraId="40FE0F71"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Graph-based spatial-spectral feature learning </w:t>
            </w:r>
            <w:r w:rsidR="00B40EE1" w:rsidRPr="008F601D">
              <w:rPr>
                <w:rFonts w:ascii="Times New Roman" w:eastAsia="SimSun" w:hAnsi="Times New Roman"/>
                <w:snapToGrid/>
                <w:color w:val="auto"/>
                <w:kern w:val="2"/>
                <w:lang w:eastAsia="zh-CN" w:bidi="ar-SA"/>
              </w:rPr>
              <w:fldChar w:fldCharType="begin"/>
            </w:r>
            <w:r w:rsidRPr="008F601D">
              <w:rPr>
                <w:rFonts w:ascii="Times New Roman" w:eastAsia="SimSun" w:hAnsi="Times New Roman"/>
                <w:snapToGrid/>
                <w:color w:val="auto"/>
                <w:kern w:val="2"/>
                <w:lang w:eastAsia="zh-CN" w:bidi="ar-SA"/>
              </w:rPr>
              <w:instrText xml:space="preserve"> ADDIN EN.CITE &lt;EndNote&gt;&lt;Cite&gt;&lt;Author&gt;Ahmad&lt;/Author&gt;&lt;Year&gt;2017&lt;/Year&gt;&lt;RecNum&gt;810&lt;/RecNum&gt;&lt;DisplayText&gt;(Ahmad et al., 2017)&lt;/DisplayText&gt;&lt;record&gt;&lt;rec-number&gt;810&lt;/rec-number&gt;&lt;foreign-keys&gt;&lt;key app="EN" db-id="fspe090xm2sf0nef9aapp9tezvaxx5av9vr9" timestamp="1606823026"&gt;810&lt;/key&gt;&lt;/foreign-keys&gt;&lt;ref-type name="Journal Article"&gt;17&lt;/ref-type&gt;&lt;contributors&gt;&lt;authors&gt;&lt;author&gt;M. Ahmad&lt;/author&gt;&lt;author&gt;A. M. Khan&lt;/author&gt;&lt;author&gt;R. Hussain&lt;/author&gt;&lt;/authors&gt;&lt;/contributors&gt;&lt;titles&gt;&lt;title&gt;Graph-based spatial–spectral feature learning for hyperspectral image classification&lt;/title&gt;&lt;secondary-title&gt;IET Image Processing&lt;/secondary-title&gt;&lt;/titles&gt;&lt;periodical&gt;&lt;full-title&gt;IET Image Processing&lt;/full-title&gt;&lt;/periodical&gt;&lt;pages&gt;1310-1316&lt;/pages&gt;&lt;volume&gt;11&lt;/volume&gt;&lt;number&gt;12&lt;/number&gt;&lt;keywords&gt;&lt;keyword&gt;feature extraction&lt;/keyword&gt;&lt;keyword&gt;geophysical image processing&lt;/keyword&gt;&lt;keyword&gt;graph theory&lt;/keyword&gt;&lt;keyword&gt;image classification&lt;/keyword&gt;&lt;keyword&gt;Indian Pines datasets&lt;/keyword&gt;&lt;keyword&gt;Salinas-A datasets&lt;/keyword&gt;&lt;keyword&gt;Pavia University&lt;/keyword&gt;&lt;keyword&gt;classification accuracy&lt;/keyword&gt;&lt;keyword&gt;grouping relation&lt;/keyword&gt;&lt;keyword&gt;classification feature&lt;/keyword&gt;&lt;keyword&gt;initial similarity&lt;/keyword&gt;&lt;keyword&gt;high-dimensional space&lt;/keyword&gt;&lt;keyword&gt;semisupervised multikernel class consistency regulariser&lt;/keyword&gt;&lt;keyword&gt;hyperspectral image classification&lt;/keyword&gt;&lt;keyword&gt;graph-based spatial-spectral feature learning&lt;/keyword&gt;&lt;/keywords&gt;&lt;dates&gt;&lt;year&gt;2017&lt;/year&gt;&lt;/dates&gt;&lt;isbn&gt;1751-9667&lt;/isbn&gt;&lt;urls&gt;&lt;/urls&gt;&lt;electronic-resource-num&gt;10.1049/iet-ipr.2017.0168&lt;/electronic-resource-num&gt;&lt;/record&gt;&lt;/Cite&gt;&lt;/EndNote&gt;</w:instrText>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noProof/>
                <w:snapToGrid/>
                <w:color w:val="auto"/>
                <w:kern w:val="2"/>
                <w:lang w:eastAsia="zh-CN" w:bidi="ar-SA"/>
              </w:rPr>
              <w:t>(Ahmad et al., 2017)</w:t>
            </w:r>
            <w:r w:rsidR="00B40EE1" w:rsidRPr="008F601D">
              <w:rPr>
                <w:rFonts w:ascii="Times New Roman" w:eastAsia="SimSun" w:hAnsi="Times New Roman"/>
                <w:snapToGrid/>
                <w:color w:val="auto"/>
                <w:kern w:val="2"/>
                <w:lang w:eastAsia="zh-CN" w:bidi="ar-SA"/>
              </w:rPr>
              <w:fldChar w:fldCharType="end"/>
            </w:r>
          </w:p>
        </w:tc>
        <w:tc>
          <w:tcPr>
            <w:tcW w:w="1873" w:type="dxa"/>
            <w:tcBorders>
              <w:top w:val="single" w:sz="4" w:space="0" w:color="auto"/>
              <w:bottom w:val="single" w:sz="4" w:space="0" w:color="auto"/>
            </w:tcBorders>
          </w:tcPr>
          <w:p w14:paraId="6DA32C3A"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Indian Pines </w:t>
            </w:r>
          </w:p>
        </w:tc>
        <w:tc>
          <w:tcPr>
            <w:tcW w:w="1890" w:type="dxa"/>
            <w:tcBorders>
              <w:top w:val="single" w:sz="4" w:space="0" w:color="auto"/>
              <w:bottom w:val="single" w:sz="4" w:space="0" w:color="auto"/>
            </w:tcBorders>
            <w:vAlign w:val="center"/>
          </w:tcPr>
          <w:p w14:paraId="27E4A688"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Graph-based method</w:t>
            </w:r>
          </w:p>
        </w:tc>
        <w:tc>
          <w:tcPr>
            <w:tcW w:w="1386" w:type="dxa"/>
            <w:tcBorders>
              <w:top w:val="single" w:sz="4" w:space="0" w:color="auto"/>
              <w:bottom w:val="single" w:sz="4" w:space="0" w:color="auto"/>
            </w:tcBorders>
            <w:vAlign w:val="center"/>
          </w:tcPr>
          <w:p w14:paraId="09D573D2"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98.38% OA</w:t>
            </w:r>
          </w:p>
        </w:tc>
      </w:tr>
      <w:tr w:rsidR="00C70D84" w:rsidRPr="008F601D" w14:paraId="21BCF33A" w14:textId="77777777" w:rsidTr="00135CC7">
        <w:trPr>
          <w:trHeight w:val="364"/>
        </w:trPr>
        <w:tc>
          <w:tcPr>
            <w:tcW w:w="2897" w:type="dxa"/>
            <w:tcBorders>
              <w:top w:val="single" w:sz="4" w:space="0" w:color="auto"/>
              <w:bottom w:val="single" w:sz="4" w:space="0" w:color="auto"/>
            </w:tcBorders>
            <w:vAlign w:val="center"/>
          </w:tcPr>
          <w:p w14:paraId="2327859C"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PL-SSDL </w:t>
            </w:r>
            <w:r w:rsidR="00B40EE1" w:rsidRPr="008F601D">
              <w:rPr>
                <w:rFonts w:ascii="Times New Roman" w:eastAsia="SimSun" w:hAnsi="Times New Roman"/>
                <w:snapToGrid/>
                <w:color w:val="auto"/>
                <w:kern w:val="2"/>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(Wu and Prasad, 2018)</w:t>
            </w:r>
            <w:r w:rsidR="00B40EE1" w:rsidRPr="008F601D">
              <w:rPr>
                <w:rFonts w:ascii="Times New Roman" w:eastAsia="SimSun" w:hAnsi="Times New Roman"/>
                <w:snapToGrid/>
                <w:color w:val="auto"/>
                <w:kern w:val="2"/>
                <w:lang w:eastAsia="zh-CN" w:bidi="ar-SA"/>
              </w:rPr>
              <w:fldChar w:fldCharType="end"/>
            </w:r>
          </w:p>
        </w:tc>
        <w:tc>
          <w:tcPr>
            <w:tcW w:w="1873" w:type="dxa"/>
            <w:tcBorders>
              <w:top w:val="single" w:sz="4" w:space="0" w:color="auto"/>
              <w:bottom w:val="single" w:sz="4" w:space="0" w:color="auto"/>
            </w:tcBorders>
            <w:vAlign w:val="center"/>
          </w:tcPr>
          <w:p w14:paraId="3E3D87D7"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University of Houston</w:t>
            </w:r>
          </w:p>
        </w:tc>
        <w:tc>
          <w:tcPr>
            <w:tcW w:w="1890" w:type="dxa"/>
            <w:tcBorders>
              <w:top w:val="single" w:sz="4" w:space="0" w:color="auto"/>
              <w:bottom w:val="single" w:sz="4" w:space="0" w:color="auto"/>
            </w:tcBorders>
            <w:vAlign w:val="center"/>
          </w:tcPr>
          <w:p w14:paraId="59911899" w14:textId="77777777" w:rsidR="00C70D84" w:rsidRPr="008F601D" w:rsidRDefault="000B4F80"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 s</w:t>
            </w:r>
            <w:r w:rsidR="00C70D84" w:rsidRPr="008F601D">
              <w:rPr>
                <w:rFonts w:ascii="Times New Roman" w:eastAsia="SimSun" w:hAnsi="Times New Roman"/>
                <w:snapToGrid/>
                <w:color w:val="auto"/>
                <w:kern w:val="2"/>
                <w:lang w:eastAsia="zh-CN" w:bidi="ar-SA"/>
              </w:rPr>
              <w:t>emi-supervised</w:t>
            </w:r>
            <w:r w:rsidR="00C70D84" w:rsidRPr="00011EEF">
              <w:rPr>
                <w:rFonts w:ascii="Times New Roman" w:eastAsia="SimSun" w:hAnsi="Times New Roman"/>
                <w:snapToGrid/>
                <w:color w:val="auto"/>
                <w:kern w:val="2"/>
                <w:lang w:eastAsia="zh-CN" w:bidi="ar-SA"/>
              </w:rPr>
              <w:t xml:space="preserve"> met</w:t>
            </w:r>
            <w:r w:rsidR="00C70D84" w:rsidRPr="008F601D">
              <w:rPr>
                <w:rFonts w:ascii="Times New Roman" w:eastAsia="SimSun" w:hAnsi="Times New Roman"/>
                <w:snapToGrid/>
                <w:color w:val="auto"/>
                <w:kern w:val="2"/>
                <w:lang w:eastAsia="zh-CN" w:bidi="ar-SA"/>
              </w:rPr>
              <w:t>hod with pseudo labels</w:t>
            </w:r>
          </w:p>
        </w:tc>
        <w:tc>
          <w:tcPr>
            <w:tcW w:w="1386" w:type="dxa"/>
            <w:tcBorders>
              <w:top w:val="single" w:sz="4" w:space="0" w:color="auto"/>
              <w:bottom w:val="single" w:sz="4" w:space="0" w:color="auto"/>
            </w:tcBorders>
            <w:vAlign w:val="center"/>
          </w:tcPr>
          <w:p w14:paraId="2E698917"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82.61% OA</w:t>
            </w:r>
          </w:p>
        </w:tc>
      </w:tr>
      <w:tr w:rsidR="00C70D84" w:rsidRPr="008F601D" w14:paraId="34390DB8" w14:textId="77777777" w:rsidTr="00135CC7">
        <w:trPr>
          <w:trHeight w:val="340"/>
        </w:trPr>
        <w:tc>
          <w:tcPr>
            <w:tcW w:w="2897" w:type="dxa"/>
            <w:tcBorders>
              <w:top w:val="single" w:sz="4" w:space="0" w:color="auto"/>
            </w:tcBorders>
            <w:vAlign w:val="center"/>
          </w:tcPr>
          <w:p w14:paraId="68CBB090"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PL-SSDL </w:t>
            </w:r>
            <w:r w:rsidR="00B40EE1" w:rsidRPr="008F601D">
              <w:rPr>
                <w:rFonts w:ascii="Times New Roman" w:eastAsia="SimSun" w:hAnsi="Times New Roman"/>
                <w:snapToGrid/>
                <w:color w:val="auto"/>
                <w:kern w:val="2"/>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(Wu and Prasad, 2018)</w:t>
            </w:r>
            <w:r w:rsidR="00B40EE1" w:rsidRPr="008F601D">
              <w:rPr>
                <w:rFonts w:ascii="Times New Roman" w:eastAsia="SimSun" w:hAnsi="Times New Roman"/>
                <w:snapToGrid/>
                <w:color w:val="auto"/>
                <w:kern w:val="2"/>
                <w:lang w:eastAsia="zh-CN" w:bidi="ar-SA"/>
              </w:rPr>
              <w:fldChar w:fldCharType="end"/>
            </w:r>
          </w:p>
        </w:tc>
        <w:tc>
          <w:tcPr>
            <w:tcW w:w="1873" w:type="dxa"/>
            <w:tcBorders>
              <w:top w:val="single" w:sz="4" w:space="0" w:color="auto"/>
            </w:tcBorders>
            <w:vAlign w:val="center"/>
          </w:tcPr>
          <w:p w14:paraId="694182DD"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University of Pavia dataset</w:t>
            </w:r>
          </w:p>
        </w:tc>
        <w:tc>
          <w:tcPr>
            <w:tcW w:w="1890" w:type="dxa"/>
            <w:tcBorders>
              <w:top w:val="single" w:sz="4" w:space="0" w:color="auto"/>
            </w:tcBorders>
            <w:vAlign w:val="center"/>
          </w:tcPr>
          <w:p w14:paraId="11465079" w14:textId="77777777" w:rsidR="00C70D84" w:rsidRPr="00011EEF" w:rsidRDefault="000B4F80"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A s</w:t>
            </w:r>
            <w:r w:rsidR="00C70D84" w:rsidRPr="008F601D">
              <w:rPr>
                <w:rFonts w:ascii="Times New Roman" w:eastAsia="SimSun" w:hAnsi="Times New Roman"/>
                <w:snapToGrid/>
                <w:color w:val="auto"/>
                <w:kern w:val="2"/>
                <w:lang w:eastAsia="zh-CN" w:bidi="ar-SA"/>
              </w:rPr>
              <w:t>emi-supervised</w:t>
            </w:r>
            <w:r w:rsidR="00C70D84" w:rsidRPr="00011EEF">
              <w:rPr>
                <w:rFonts w:ascii="Times New Roman" w:eastAsia="SimSun" w:hAnsi="Times New Roman"/>
                <w:snapToGrid/>
                <w:color w:val="auto"/>
                <w:kern w:val="2"/>
                <w:lang w:eastAsia="zh-CN" w:bidi="ar-SA"/>
              </w:rPr>
              <w:t xml:space="preserve"> method with pseudo labels</w:t>
            </w:r>
          </w:p>
        </w:tc>
        <w:tc>
          <w:tcPr>
            <w:tcW w:w="1386" w:type="dxa"/>
            <w:tcBorders>
              <w:top w:val="single" w:sz="4" w:space="0" w:color="auto"/>
            </w:tcBorders>
            <w:vAlign w:val="center"/>
          </w:tcPr>
          <w:p w14:paraId="5189F2EB"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88.43% OA</w:t>
            </w:r>
          </w:p>
        </w:tc>
      </w:tr>
      <w:tr w:rsidR="00C70D84" w:rsidRPr="008F601D" w14:paraId="5DF6BBE3" w14:textId="77777777" w:rsidTr="00135CC7">
        <w:trPr>
          <w:trHeight w:val="208"/>
        </w:trPr>
        <w:tc>
          <w:tcPr>
            <w:tcW w:w="2897" w:type="dxa"/>
            <w:tcBorders>
              <w:top w:val="single" w:sz="4" w:space="0" w:color="auto"/>
            </w:tcBorders>
            <w:vAlign w:val="center"/>
          </w:tcPr>
          <w:p w14:paraId="0BD01859"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PL-SSDL </w:t>
            </w:r>
            <w:r w:rsidR="00B40EE1" w:rsidRPr="008F601D">
              <w:rPr>
                <w:rFonts w:ascii="Times New Roman" w:eastAsia="SimSun" w:hAnsi="Times New Roman"/>
                <w:snapToGrid/>
                <w:color w:val="auto"/>
                <w:kern w:val="2"/>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PEVuZE5vdGU+PENpdGU+PEF1dGhvcj5XdTwvQXV0aG9yPjxZZWFyPjIwMTg8L1llYXI+PFJlY051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(Wu and Prasad, 2018)</w:t>
            </w:r>
            <w:r w:rsidR="00B40EE1" w:rsidRPr="008F601D">
              <w:rPr>
                <w:rFonts w:ascii="Times New Roman" w:eastAsia="SimSun" w:hAnsi="Times New Roman"/>
                <w:snapToGrid/>
                <w:color w:val="auto"/>
                <w:kern w:val="2"/>
                <w:lang w:eastAsia="zh-CN" w:bidi="ar-SA"/>
              </w:rPr>
              <w:fldChar w:fldCharType="end"/>
            </w:r>
          </w:p>
        </w:tc>
        <w:tc>
          <w:tcPr>
            <w:tcW w:w="1873" w:type="dxa"/>
            <w:tcBorders>
              <w:top w:val="single" w:sz="4" w:space="0" w:color="auto"/>
            </w:tcBorders>
            <w:vAlign w:val="center"/>
          </w:tcPr>
          <w:p w14:paraId="4942D344"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Wetland dataset</w:t>
            </w:r>
          </w:p>
        </w:tc>
        <w:tc>
          <w:tcPr>
            <w:tcW w:w="1890" w:type="dxa"/>
            <w:tcBorders>
              <w:top w:val="single" w:sz="4" w:space="0" w:color="auto"/>
            </w:tcBorders>
            <w:vAlign w:val="center"/>
          </w:tcPr>
          <w:p w14:paraId="23AFB5BD"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Semi-supervised method with pseudo labels</w:t>
            </w:r>
          </w:p>
        </w:tc>
        <w:tc>
          <w:tcPr>
            <w:tcW w:w="1386" w:type="dxa"/>
            <w:tcBorders>
              <w:top w:val="single" w:sz="4" w:space="0" w:color="auto"/>
            </w:tcBorders>
            <w:vAlign w:val="center"/>
          </w:tcPr>
          <w:p w14:paraId="26DBEBED"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97.33% OA </w:t>
            </w:r>
          </w:p>
        </w:tc>
      </w:tr>
      <w:tr w:rsidR="00C70D84" w:rsidRPr="008F601D" w14:paraId="73117680" w14:textId="77777777" w:rsidTr="00135CC7">
        <w:tc>
          <w:tcPr>
            <w:tcW w:w="2897" w:type="dxa"/>
          </w:tcPr>
          <w:p w14:paraId="5D92D6AB" w14:textId="77777777" w:rsidR="00C70D84" w:rsidRPr="008F601D" w:rsidRDefault="00C70D84" w:rsidP="00C70D84">
            <w:pPr>
              <w:pStyle w:val="MDPI42tablebody"/>
              <w:spacing w:line="240" w:lineRule="auto"/>
              <w:jc w:val="both"/>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Pop-Net </w:t>
            </w:r>
            <w:r w:rsidR="00B40EE1" w:rsidRPr="008F601D">
              <w:rPr>
                <w:rFonts w:ascii="Times New Roman" w:eastAsia="SimSun" w:hAnsi="Times New Roman"/>
                <w:snapToGrid/>
                <w:color w:val="auto"/>
                <w:kern w:val="2"/>
                <w:lang w:eastAsia="zh-CN" w:bidi="ar-SA"/>
              </w:rPr>
              <w:fldChar w:fldCharType="begin">
                <w:fldData xml:space="preserve">PEVuZE5vdGU+PENpdGU+PEF1dGhvcj5aaGVuZzwvQXV0aG9yPjxZZWFyPjIwMTk8L1llYXI+PFJl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==
</w:fldData>
              </w:fldChar>
            </w:r>
            <w:r w:rsidRPr="008F601D">
              <w:rPr>
                <w:rFonts w:ascii="Times New Roman" w:eastAsia="SimSun" w:hAnsi="Times New Roman"/>
                <w:snapToGrid/>
                <w:color w:val="auto"/>
                <w:kern w:val="2"/>
                <w:lang w:eastAsia="zh-CN" w:bidi="ar-SA"/>
              </w:rPr>
              <w:instrText xml:space="preserve"> ADDIN EN.CITE </w:instrText>
            </w:r>
            <w:r w:rsidR="00B40EE1" w:rsidRPr="00135CC7">
              <w:rPr>
                <w:rFonts w:ascii="Times New Roman" w:eastAsia="SimSun" w:hAnsi="Times New Roman"/>
                <w:snapToGrid/>
                <w:color w:val="auto"/>
                <w:kern w:val="2"/>
                <w:lang w:eastAsia="zh-CN" w:bidi="ar-SA"/>
              </w:rPr>
              <w:fldChar w:fldCharType="begin">
                <w:fldData xml:space="preserve">PEVuZE5vdGU+PENpdGU+PEF1dGhvcj5aaGVuZzwvQXV0aG9yPjxZZWFyPjIwMTk8L1llYXI+PFJl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==
</w:fldData>
              </w:fldChar>
            </w:r>
            <w:r w:rsidRPr="008F601D">
              <w:rPr>
                <w:rFonts w:ascii="Times New Roman" w:eastAsia="SimSun" w:hAnsi="Times New Roman"/>
                <w:snapToGrid/>
                <w:color w:val="auto"/>
                <w:kern w:val="2"/>
                <w:lang w:eastAsia="zh-CN" w:bidi="ar-SA"/>
              </w:rPr>
              <w:instrText xml:space="preserve"> ADDIN EN.CITE.DATA </w:instrText>
            </w:r>
            <w:r w:rsidR="00B40EE1" w:rsidRPr="00135CC7">
              <w:rPr>
                <w:rFonts w:ascii="Times New Roman" w:eastAsia="SimSun" w:hAnsi="Times New Roman"/>
                <w:snapToGrid/>
                <w:color w:val="auto"/>
                <w:kern w:val="2"/>
                <w:lang w:eastAsia="zh-CN" w:bidi="ar-SA"/>
              </w:rPr>
            </w:r>
            <w:r w:rsidR="00B40EE1" w:rsidRPr="00135CC7">
              <w:rPr>
                <w:rFonts w:ascii="Times New Roman" w:eastAsia="SimSun" w:hAnsi="Times New Roman"/>
                <w:snapToGrid/>
                <w:color w:val="auto"/>
                <w:kern w:val="2"/>
                <w:lang w:eastAsia="zh-CN" w:bidi="ar-SA"/>
              </w:rPr>
              <w:fldChar w:fldCharType="end"/>
            </w:r>
            <w:r w:rsidR="00B40EE1" w:rsidRPr="008F601D">
              <w:rPr>
                <w:rFonts w:ascii="Times New Roman" w:eastAsia="SimSun" w:hAnsi="Times New Roman"/>
                <w:snapToGrid/>
                <w:color w:val="auto"/>
                <w:kern w:val="2"/>
                <w:lang w:eastAsia="zh-CN" w:bidi="ar-SA"/>
              </w:rPr>
            </w:r>
            <w:r w:rsidR="00B40EE1" w:rsidRPr="008F601D">
              <w:rPr>
                <w:rFonts w:ascii="Times New Roman" w:eastAsia="SimSun" w:hAnsi="Times New Roman"/>
                <w:snapToGrid/>
                <w:color w:val="auto"/>
                <w:kern w:val="2"/>
                <w:lang w:eastAsia="zh-CN" w:bidi="ar-SA"/>
              </w:rPr>
              <w:fldChar w:fldCharType="separate"/>
            </w:r>
            <w:r w:rsidRPr="008F601D">
              <w:rPr>
                <w:rFonts w:ascii="Times New Roman" w:eastAsia="SimSun" w:hAnsi="Times New Roman"/>
                <w:snapToGrid/>
                <w:color w:val="auto"/>
                <w:kern w:val="2"/>
                <w:lang w:eastAsia="zh-CN" w:bidi="ar-SA"/>
              </w:rPr>
              <w:t>(Zheng et al., 2019b)</w:t>
            </w:r>
            <w:r w:rsidR="00B40EE1" w:rsidRPr="008F601D">
              <w:rPr>
                <w:rFonts w:ascii="Times New Roman" w:eastAsia="SimSun" w:hAnsi="Times New Roman"/>
                <w:snapToGrid/>
                <w:color w:val="auto"/>
                <w:kern w:val="2"/>
                <w:lang w:eastAsia="zh-CN" w:bidi="ar-SA"/>
              </w:rPr>
              <w:fldChar w:fldCharType="end"/>
            </w:r>
          </w:p>
        </w:tc>
        <w:tc>
          <w:tcPr>
            <w:tcW w:w="1873" w:type="dxa"/>
          </w:tcPr>
          <w:p w14:paraId="65424AD7"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 xml:space="preserve">IEEE GRSS Data Fusion dataset </w:t>
            </w:r>
          </w:p>
        </w:tc>
        <w:tc>
          <w:tcPr>
            <w:tcW w:w="1890" w:type="dxa"/>
          </w:tcPr>
          <w:p w14:paraId="3B3E0973" w14:textId="77777777" w:rsidR="00C70D84" w:rsidRPr="008F601D"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8F601D">
              <w:rPr>
                <w:rFonts w:ascii="Times New Roman" w:eastAsia="SimSun" w:hAnsi="Times New Roman"/>
                <w:snapToGrid/>
                <w:color w:val="auto"/>
                <w:kern w:val="2"/>
                <w:lang w:eastAsia="zh-CN" w:bidi="ar-SA"/>
              </w:rPr>
              <w:t>Encoder with Dual decoder</w:t>
            </w:r>
          </w:p>
        </w:tc>
        <w:tc>
          <w:tcPr>
            <w:tcW w:w="1386" w:type="dxa"/>
          </w:tcPr>
          <w:p w14:paraId="55FD5778" w14:textId="77777777" w:rsidR="00C70D84" w:rsidRPr="00011EEF" w:rsidRDefault="00C70D84" w:rsidP="00C70D84">
            <w:pPr>
              <w:pStyle w:val="MDPI42tablebody"/>
              <w:spacing w:line="240" w:lineRule="auto"/>
              <w:jc w:val="left"/>
              <w:rPr>
                <w:rFonts w:ascii="Times New Roman" w:eastAsia="SimSun" w:hAnsi="Times New Roman"/>
                <w:snapToGrid/>
                <w:color w:val="auto"/>
                <w:kern w:val="2"/>
                <w:lang w:eastAsia="zh-CN" w:bidi="ar-SA"/>
              </w:rPr>
            </w:pPr>
            <w:r w:rsidRPr="00011EEF">
              <w:rPr>
                <w:rFonts w:ascii="Times New Roman" w:eastAsia="SimSun" w:hAnsi="Times New Roman"/>
                <w:snapToGrid/>
                <w:color w:val="auto"/>
                <w:kern w:val="2"/>
                <w:lang w:eastAsia="zh-CN" w:bidi="ar-SA"/>
              </w:rPr>
              <w:t>77.78% OA</w:t>
            </w:r>
          </w:p>
        </w:tc>
      </w:tr>
    </w:tbl>
    <w:p w14:paraId="7FFBF984" w14:textId="77777777" w:rsidR="00E01C4D" w:rsidRPr="008F601D" w:rsidRDefault="00E01C4D"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p>
    <w:p w14:paraId="00A04840" w14:textId="77777777" w:rsidR="00016BD5" w:rsidRPr="008F601D" w:rsidRDefault="00016BD5" w:rsidP="00016BD5">
      <w:pPr>
        <w:pStyle w:val="MDPI21heading1"/>
        <w:spacing w:before="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i/>
          <w:snapToGrid/>
          <w:color w:val="auto"/>
          <w:kern w:val="2"/>
          <w:sz w:val="24"/>
          <w:szCs w:val="24"/>
          <w:lang w:eastAsia="zh-CN" w:bidi="ar-SA"/>
        </w:rPr>
        <w:t>Table 9</w:t>
      </w:r>
      <w:r w:rsidRPr="008F601D">
        <w:rPr>
          <w:rFonts w:ascii="Times New Roman" w:eastAsia="SimSun" w:hAnsi="Times New Roman"/>
          <w:b w:val="0"/>
          <w:snapToGrid/>
          <w:color w:val="auto"/>
          <w:kern w:val="2"/>
          <w:sz w:val="24"/>
          <w:szCs w:val="24"/>
          <w:lang w:eastAsia="zh-CN" w:bidi="ar-SA"/>
        </w:rPr>
        <w:t xml:space="preserve"> presents the common HSI datasets used in semantic segmentation tasks together with the results of the current models on these datasets as reported in their original papers. </w:t>
      </w:r>
    </w:p>
    <w:p w14:paraId="20006624" w14:textId="385E2E4E" w:rsidR="0097375F" w:rsidRPr="008F601D" w:rsidRDefault="009E03FA" w:rsidP="00016BD5">
      <w:pPr>
        <w:pStyle w:val="MDPI21heading1"/>
        <w:spacing w:before="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In the reported models in Table 9, GAN based network (WGAN-GP) demonstrates better performance over dilated (DDCM-Net) and multi-scale methods using the attention mechanism (ATD-</w:t>
      </w:r>
      <w:proofErr w:type="spellStart"/>
      <w:r w:rsidRPr="008F601D">
        <w:rPr>
          <w:rFonts w:ascii="Times New Roman" w:eastAsia="SimSun" w:hAnsi="Times New Roman"/>
          <w:b w:val="0"/>
          <w:snapToGrid/>
          <w:color w:val="auto"/>
          <w:kern w:val="2"/>
          <w:sz w:val="24"/>
          <w:szCs w:val="24"/>
          <w:lang w:eastAsia="zh-CN" w:bidi="ar-SA"/>
        </w:rPr>
        <w:t>LinkNet</w:t>
      </w:r>
      <w:proofErr w:type="spellEnd"/>
      <w:r w:rsidRPr="008F601D">
        <w:rPr>
          <w:rFonts w:ascii="Times New Roman" w:eastAsia="SimSun" w:hAnsi="Times New Roman"/>
          <w:b w:val="0"/>
          <w:snapToGrid/>
          <w:color w:val="auto"/>
          <w:kern w:val="2"/>
          <w:sz w:val="24"/>
          <w:szCs w:val="24"/>
          <w:lang w:eastAsia="zh-CN" w:bidi="ar-SA"/>
        </w:rPr>
        <w:t xml:space="preserve">) on the </w:t>
      </w:r>
      <w:proofErr w:type="spellStart"/>
      <w:r w:rsidRPr="008F601D">
        <w:rPr>
          <w:rFonts w:ascii="Times New Roman" w:eastAsia="SimSun" w:hAnsi="Times New Roman"/>
          <w:b w:val="0"/>
          <w:snapToGrid/>
          <w:color w:val="auto"/>
          <w:kern w:val="2"/>
          <w:sz w:val="24"/>
          <w:szCs w:val="24"/>
          <w:lang w:eastAsia="zh-CN" w:bidi="ar-SA"/>
        </w:rPr>
        <w:t>DeepGlobe</w:t>
      </w:r>
      <w:proofErr w:type="spellEnd"/>
      <w:r w:rsidRPr="008F601D">
        <w:rPr>
          <w:rFonts w:ascii="Times New Roman" w:eastAsia="SimSun" w:hAnsi="Times New Roman"/>
          <w:b w:val="0"/>
          <w:snapToGrid/>
          <w:color w:val="auto"/>
          <w:kern w:val="2"/>
          <w:sz w:val="24"/>
          <w:szCs w:val="24"/>
          <w:lang w:eastAsia="zh-CN" w:bidi="ar-SA"/>
        </w:rPr>
        <w:t xml:space="preserve"> dataset with a leading </w:t>
      </w:r>
      <w:proofErr w:type="spellStart"/>
      <w:r w:rsidRPr="008F601D">
        <w:rPr>
          <w:rFonts w:ascii="Times New Roman" w:eastAsia="SimSun" w:hAnsi="Times New Roman"/>
          <w:b w:val="0"/>
          <w:snapToGrid/>
          <w:color w:val="auto"/>
          <w:kern w:val="2"/>
          <w:sz w:val="24"/>
          <w:szCs w:val="24"/>
          <w:lang w:eastAsia="zh-CN" w:bidi="ar-SA"/>
        </w:rPr>
        <w:t>mIoU</w:t>
      </w:r>
      <w:proofErr w:type="spellEnd"/>
      <w:r w:rsidRPr="008F601D">
        <w:rPr>
          <w:rFonts w:ascii="Times New Roman" w:eastAsia="SimSun" w:hAnsi="Times New Roman"/>
          <w:b w:val="0"/>
          <w:snapToGrid/>
          <w:color w:val="auto"/>
          <w:kern w:val="2"/>
          <w:sz w:val="24"/>
          <w:szCs w:val="24"/>
          <w:lang w:eastAsia="zh-CN" w:bidi="ar-SA"/>
        </w:rPr>
        <w:t xml:space="preserve"> of 73</w:t>
      </w:r>
      <w:r w:rsidR="003E3017" w:rsidRPr="008F601D">
        <w:rPr>
          <w:rFonts w:ascii="Times New Roman" w:eastAsia="SimSun" w:hAnsi="Times New Roman"/>
          <w:b w:val="0"/>
          <w:snapToGrid/>
          <w:color w:val="auto"/>
          <w:kern w:val="2"/>
          <w:sz w:val="24"/>
          <w:szCs w:val="24"/>
          <w:lang w:eastAsia="zh-CN" w:bidi="ar-SA"/>
        </w:rPr>
        <w:t>.0</w:t>
      </w:r>
      <w:r w:rsidRPr="008F601D">
        <w:rPr>
          <w:rFonts w:ascii="Times New Roman" w:eastAsia="SimSun" w:hAnsi="Times New Roman"/>
          <w:b w:val="0"/>
          <w:snapToGrid/>
          <w:color w:val="auto"/>
          <w:kern w:val="2"/>
          <w:sz w:val="24"/>
          <w:szCs w:val="24"/>
          <w:lang w:eastAsia="zh-CN" w:bidi="ar-SA"/>
        </w:rPr>
        <w:t>%. In the ISPRS Potsdam dataset, the network model using the Attention mechanism (</w:t>
      </w:r>
      <w:proofErr w:type="spellStart"/>
      <w:r w:rsidRPr="008F601D">
        <w:rPr>
          <w:rFonts w:ascii="Times New Roman" w:eastAsia="SimSun" w:hAnsi="Times New Roman"/>
          <w:b w:val="0"/>
          <w:snapToGrid/>
          <w:color w:val="auto"/>
          <w:kern w:val="2"/>
          <w:sz w:val="24"/>
          <w:szCs w:val="24"/>
          <w:lang w:eastAsia="zh-CN" w:bidi="ar-SA"/>
        </w:rPr>
        <w:t>SCAttNet</w:t>
      </w:r>
      <w:proofErr w:type="spellEnd"/>
      <w:r w:rsidRPr="008F601D">
        <w:rPr>
          <w:rFonts w:ascii="Times New Roman" w:eastAsia="SimSun" w:hAnsi="Times New Roman"/>
          <w:b w:val="0"/>
          <w:snapToGrid/>
          <w:color w:val="auto"/>
          <w:kern w:val="2"/>
          <w:sz w:val="24"/>
          <w:szCs w:val="24"/>
          <w:lang w:eastAsia="zh-CN" w:bidi="ar-SA"/>
        </w:rPr>
        <w:t xml:space="preserve">) reports better </w:t>
      </w:r>
      <w:proofErr w:type="spellStart"/>
      <w:r w:rsidR="003E3017" w:rsidRPr="00084724">
        <w:rPr>
          <w:rFonts w:ascii="Times New Roman" w:eastAsia="SimSun" w:hAnsi="Times New Roman"/>
          <w:b w:val="0"/>
          <w:i/>
          <w:snapToGrid/>
          <w:color w:val="auto"/>
          <w:kern w:val="2"/>
          <w:sz w:val="24"/>
          <w:szCs w:val="24"/>
          <w:lang w:eastAsia="zh-CN" w:bidi="ar-SA"/>
          <w:rPrChange w:id="539" w:author="Windows User" w:date="2020-12-29T11:17:00Z">
            <w:rPr>
              <w:rFonts w:ascii="Times New Roman" w:eastAsia="SimSun" w:hAnsi="Times New Roman"/>
              <w:b w:val="0"/>
              <w:snapToGrid/>
              <w:color w:val="auto"/>
              <w:kern w:val="2"/>
              <w:sz w:val="24"/>
              <w:szCs w:val="24"/>
              <w:lang w:eastAsia="zh-CN" w:bidi="ar-SA"/>
            </w:rPr>
          </w:rPrChange>
        </w:rPr>
        <w:t>mIoU</w:t>
      </w:r>
      <w:proofErr w:type="spellEnd"/>
      <w:r w:rsidR="003E3017"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scores</w:t>
      </w:r>
      <w:r w:rsidR="003E3017" w:rsidRPr="008F601D">
        <w:rPr>
          <w:rFonts w:ascii="Times New Roman" w:eastAsia="SimSun" w:hAnsi="Times New Roman"/>
          <w:b w:val="0"/>
          <w:snapToGrid/>
          <w:color w:val="auto"/>
          <w:kern w:val="2"/>
          <w:sz w:val="24"/>
          <w:szCs w:val="24"/>
          <w:lang w:eastAsia="zh-CN" w:bidi="ar-SA"/>
        </w:rPr>
        <w:t xml:space="preserve"> of 68.31%</w:t>
      </w:r>
      <w:r w:rsidRPr="008F601D">
        <w:rPr>
          <w:rFonts w:ascii="Times New Roman" w:eastAsia="SimSun" w:hAnsi="Times New Roman"/>
          <w:b w:val="0"/>
          <w:snapToGrid/>
          <w:color w:val="auto"/>
          <w:kern w:val="2"/>
          <w:sz w:val="24"/>
          <w:szCs w:val="24"/>
          <w:lang w:eastAsia="zh-CN" w:bidi="ar-SA"/>
        </w:rPr>
        <w:t xml:space="preserve"> than the dilated convolution method (DeepLabV3+)</w:t>
      </w:r>
      <w:r w:rsidR="003E3017" w:rsidRPr="008F601D">
        <w:rPr>
          <w:rFonts w:ascii="Times New Roman" w:eastAsia="SimSun" w:hAnsi="Times New Roman"/>
          <w:b w:val="0"/>
          <w:snapToGrid/>
          <w:color w:val="auto"/>
          <w:kern w:val="2"/>
          <w:sz w:val="24"/>
          <w:szCs w:val="24"/>
          <w:lang w:eastAsia="zh-CN" w:bidi="ar-SA"/>
        </w:rPr>
        <w:t xml:space="preserve"> which scored 66.82%</w:t>
      </w:r>
      <w:r w:rsidRPr="008F601D">
        <w:rPr>
          <w:rFonts w:ascii="Times New Roman" w:eastAsia="SimSun" w:hAnsi="Times New Roman"/>
          <w:b w:val="0"/>
          <w:snapToGrid/>
          <w:color w:val="auto"/>
          <w:kern w:val="2"/>
          <w:sz w:val="24"/>
          <w:szCs w:val="24"/>
          <w:lang w:eastAsia="zh-CN" w:bidi="ar-SA"/>
        </w:rPr>
        <w:t xml:space="preserve">. Also, </w:t>
      </w:r>
      <w:proofErr w:type="spellStart"/>
      <w:r w:rsidRPr="008F601D">
        <w:rPr>
          <w:rFonts w:ascii="Times New Roman" w:eastAsia="SimSun" w:hAnsi="Times New Roman"/>
          <w:b w:val="0"/>
          <w:snapToGrid/>
          <w:color w:val="auto"/>
          <w:kern w:val="2"/>
          <w:sz w:val="24"/>
          <w:szCs w:val="24"/>
          <w:lang w:eastAsia="zh-CN" w:bidi="ar-SA"/>
        </w:rPr>
        <w:t>RefineNet</w:t>
      </w:r>
      <w:proofErr w:type="spellEnd"/>
      <w:r w:rsidRPr="008F601D">
        <w:rPr>
          <w:rFonts w:ascii="Times New Roman" w:eastAsia="SimSun" w:hAnsi="Times New Roman"/>
          <w:b w:val="0"/>
          <w:snapToGrid/>
          <w:color w:val="auto"/>
          <w:kern w:val="2"/>
          <w:sz w:val="24"/>
          <w:szCs w:val="24"/>
          <w:lang w:eastAsia="zh-CN" w:bidi="ar-SA"/>
        </w:rPr>
        <w:t xml:space="preserve"> based on multiple paths performed better with a 5% score over </w:t>
      </w:r>
      <w:proofErr w:type="spellStart"/>
      <w:r w:rsidRPr="008F601D">
        <w:rPr>
          <w:rFonts w:ascii="Times New Roman" w:eastAsia="SimSun" w:hAnsi="Times New Roman"/>
          <w:b w:val="0"/>
          <w:snapToGrid/>
          <w:color w:val="auto"/>
          <w:kern w:val="2"/>
          <w:sz w:val="24"/>
          <w:szCs w:val="24"/>
          <w:lang w:eastAsia="zh-CN" w:bidi="ar-SA"/>
        </w:rPr>
        <w:t>SegNet</w:t>
      </w:r>
      <w:proofErr w:type="spellEnd"/>
      <w:r w:rsidRPr="008F601D">
        <w:rPr>
          <w:rFonts w:ascii="Times New Roman" w:eastAsia="SimSun" w:hAnsi="Times New Roman"/>
          <w:b w:val="0"/>
          <w:snapToGrid/>
          <w:color w:val="auto"/>
          <w:kern w:val="2"/>
          <w:sz w:val="24"/>
          <w:szCs w:val="24"/>
          <w:lang w:eastAsia="zh-CN" w:bidi="ar-SA"/>
        </w:rPr>
        <w:t xml:space="preserve"> which is based on Encoder-Decoder. </w:t>
      </w:r>
      <w:proofErr w:type="spellStart"/>
      <w:r w:rsidRPr="008F601D">
        <w:rPr>
          <w:rFonts w:ascii="Times New Roman" w:eastAsia="SimSun" w:hAnsi="Times New Roman"/>
          <w:b w:val="0"/>
          <w:snapToGrid/>
          <w:color w:val="auto"/>
          <w:kern w:val="2"/>
          <w:sz w:val="24"/>
          <w:szCs w:val="24"/>
          <w:lang w:eastAsia="zh-CN" w:bidi="ar-SA"/>
        </w:rPr>
        <w:t>Autoencoders</w:t>
      </w:r>
      <w:proofErr w:type="spellEnd"/>
      <w:r w:rsidRPr="008F601D">
        <w:rPr>
          <w:rFonts w:ascii="Times New Roman" w:eastAsia="SimSun" w:hAnsi="Times New Roman"/>
          <w:b w:val="0"/>
          <w:snapToGrid/>
          <w:color w:val="auto"/>
          <w:kern w:val="2"/>
          <w:sz w:val="24"/>
          <w:szCs w:val="24"/>
          <w:lang w:eastAsia="zh-CN" w:bidi="ar-SA"/>
        </w:rPr>
        <w:t xml:space="preserve"> have performed better than graph-based methods in the Salina dataset but on the other hand, scored lower than graph-based methods in the Pavia center dataset. This can be attributed to the difference in dataset complexity and network parameter settings. In the Indian Pines dataset, </w:t>
      </w:r>
      <w:r w:rsidR="0097375F" w:rsidRPr="008F601D">
        <w:rPr>
          <w:rFonts w:ascii="Times New Roman" w:eastAsia="SimSun" w:hAnsi="Times New Roman"/>
          <w:b w:val="0"/>
          <w:snapToGrid/>
          <w:color w:val="auto"/>
          <w:kern w:val="2"/>
          <w:sz w:val="24"/>
          <w:szCs w:val="24"/>
          <w:lang w:eastAsia="zh-CN" w:bidi="ar-SA"/>
        </w:rPr>
        <w:t xml:space="preserve">the </w:t>
      </w:r>
      <w:r w:rsidRPr="008F601D">
        <w:rPr>
          <w:rFonts w:ascii="Times New Roman" w:eastAsia="SimSun" w:hAnsi="Times New Roman"/>
          <w:b w:val="0"/>
          <w:snapToGrid/>
          <w:color w:val="auto"/>
          <w:kern w:val="2"/>
          <w:sz w:val="24"/>
          <w:szCs w:val="24"/>
          <w:lang w:eastAsia="zh-CN" w:bidi="ar-SA"/>
        </w:rPr>
        <w:t xml:space="preserve">Graph-based method reported better overall accuracy compared to </w:t>
      </w:r>
      <w:r w:rsidR="0097375F" w:rsidRPr="008F601D">
        <w:rPr>
          <w:rFonts w:ascii="Times New Roman" w:eastAsia="SimSun" w:hAnsi="Times New Roman"/>
          <w:b w:val="0"/>
          <w:snapToGrid/>
          <w:color w:val="auto"/>
          <w:kern w:val="2"/>
          <w:sz w:val="24"/>
          <w:szCs w:val="24"/>
          <w:lang w:eastAsia="zh-CN" w:bidi="ar-SA"/>
        </w:rPr>
        <w:t xml:space="preserve">the </w:t>
      </w:r>
      <w:r w:rsidRPr="008F601D">
        <w:rPr>
          <w:rFonts w:ascii="Times New Roman" w:eastAsia="SimSun" w:hAnsi="Times New Roman"/>
          <w:b w:val="0"/>
          <w:snapToGrid/>
          <w:color w:val="auto"/>
          <w:kern w:val="2"/>
          <w:sz w:val="24"/>
          <w:szCs w:val="24"/>
          <w:lang w:eastAsia="zh-CN" w:bidi="ar-SA"/>
        </w:rPr>
        <w:t>multi</w:t>
      </w:r>
      <w:ins w:id="540" w:author="Windows User" w:date="2020-12-29T11:17:00Z">
        <w:r w:rsidR="00084724">
          <w:rPr>
            <w:rFonts w:ascii="Times New Roman" w:eastAsia="SimSun" w:hAnsi="Times New Roman"/>
            <w:b w:val="0"/>
            <w:snapToGrid/>
            <w:color w:val="auto"/>
            <w:kern w:val="2"/>
            <w:sz w:val="24"/>
            <w:szCs w:val="24"/>
            <w:lang w:eastAsia="zh-CN" w:bidi="ar-SA"/>
          </w:rPr>
          <w:t>-</w:t>
        </w:r>
      </w:ins>
      <w:r w:rsidRPr="008F601D">
        <w:rPr>
          <w:rFonts w:ascii="Times New Roman" w:eastAsia="SimSun" w:hAnsi="Times New Roman"/>
          <w:b w:val="0"/>
          <w:snapToGrid/>
          <w:color w:val="auto"/>
          <w:kern w:val="2"/>
          <w:sz w:val="24"/>
          <w:szCs w:val="24"/>
          <w:lang w:eastAsia="zh-CN" w:bidi="ar-SA"/>
        </w:rPr>
        <w:t xml:space="preserve">branch feature fusion </w:t>
      </w:r>
      <w:r w:rsidR="0097375F" w:rsidRPr="008F601D">
        <w:rPr>
          <w:rFonts w:ascii="Times New Roman" w:eastAsia="SimSun" w:hAnsi="Times New Roman"/>
          <w:b w:val="0"/>
          <w:snapToGrid/>
          <w:color w:val="auto"/>
          <w:kern w:val="2"/>
          <w:sz w:val="24"/>
          <w:szCs w:val="24"/>
          <w:lang w:eastAsia="zh-CN" w:bidi="ar-SA"/>
        </w:rPr>
        <w:t>method and self-taught learning approach.</w:t>
      </w:r>
    </w:p>
    <w:p w14:paraId="4A5B30F8" w14:textId="77777777" w:rsidR="00016BD5" w:rsidRPr="008F601D" w:rsidRDefault="00016BD5" w:rsidP="00016BD5">
      <w:pPr>
        <w:pStyle w:val="MDPI21heading1"/>
        <w:spacing w:before="0"/>
        <w:ind w:firstLine="42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Whereas most models in various reports have used standard metrics, some models have not tested their results on standard benchmarks thus making it difficult to compare the performances on level ground. </w:t>
      </w:r>
      <w:r w:rsidR="003E3017" w:rsidRPr="008F601D">
        <w:rPr>
          <w:rFonts w:ascii="Times New Roman" w:eastAsia="SimSun" w:hAnsi="Times New Roman"/>
          <w:b w:val="0"/>
          <w:snapToGrid/>
          <w:color w:val="auto"/>
          <w:kern w:val="2"/>
          <w:sz w:val="24"/>
          <w:szCs w:val="24"/>
          <w:lang w:eastAsia="zh-CN" w:bidi="ar-SA"/>
        </w:rPr>
        <w:t>In addition</w:t>
      </w:r>
      <w:r w:rsidRPr="008F601D">
        <w:rPr>
          <w:rFonts w:ascii="Times New Roman" w:eastAsia="SimSun" w:hAnsi="Times New Roman"/>
          <w:b w:val="0"/>
          <w:snapToGrid/>
          <w:color w:val="auto"/>
          <w:kern w:val="2"/>
          <w:sz w:val="24"/>
          <w:szCs w:val="24"/>
          <w:lang w:eastAsia="zh-CN" w:bidi="ar-SA"/>
        </w:rPr>
        <w:t xml:space="preserve">, only a small percentage of </w:t>
      </w:r>
      <w:r w:rsidR="003E3017" w:rsidRPr="008F601D">
        <w:rPr>
          <w:rFonts w:ascii="Times New Roman" w:eastAsia="SimSun" w:hAnsi="Times New Roman"/>
          <w:b w:val="0"/>
          <w:snapToGrid/>
          <w:color w:val="auto"/>
          <w:kern w:val="2"/>
          <w:sz w:val="24"/>
          <w:szCs w:val="24"/>
          <w:lang w:eastAsia="zh-CN" w:bidi="ar-SA"/>
        </w:rPr>
        <w:t xml:space="preserve">the </w:t>
      </w:r>
      <w:r w:rsidRPr="008F601D">
        <w:rPr>
          <w:rFonts w:ascii="Times New Roman" w:eastAsia="SimSun" w:hAnsi="Times New Roman"/>
          <w:b w:val="0"/>
          <w:snapToGrid/>
          <w:color w:val="auto"/>
          <w:kern w:val="2"/>
          <w:sz w:val="24"/>
          <w:szCs w:val="24"/>
          <w:lang w:eastAsia="zh-CN" w:bidi="ar-SA"/>
        </w:rPr>
        <w:t>works have provided additional information on computational</w:t>
      </w:r>
      <w:r w:rsidR="003E3017" w:rsidRPr="008F601D">
        <w:rPr>
          <w:rFonts w:ascii="Times New Roman" w:eastAsia="SimSun" w:hAnsi="Times New Roman"/>
          <w:b w:val="0"/>
          <w:snapToGrid/>
          <w:color w:val="auto"/>
          <w:kern w:val="2"/>
          <w:sz w:val="24"/>
          <w:szCs w:val="24"/>
          <w:lang w:eastAsia="zh-CN" w:bidi="ar-SA"/>
        </w:rPr>
        <w:t xml:space="preserve"> resources</w:t>
      </w:r>
      <w:r w:rsidRPr="008F601D">
        <w:rPr>
          <w:rFonts w:ascii="Times New Roman" w:eastAsia="SimSun" w:hAnsi="Times New Roman"/>
          <w:b w:val="0"/>
          <w:snapToGrid/>
          <w:color w:val="auto"/>
          <w:kern w:val="2"/>
          <w:sz w:val="24"/>
          <w:szCs w:val="24"/>
          <w:lang w:eastAsia="zh-CN" w:bidi="ar-SA"/>
        </w:rPr>
        <w:t>,</w:t>
      </w:r>
      <w:r w:rsidR="003E3017"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execution time, and memory usage</w:t>
      </w:r>
      <w:r w:rsidR="003E3017"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which are important parameters for comparison on the performances of these models. </w:t>
      </w:r>
    </w:p>
    <w:p w14:paraId="2CCDAB36" w14:textId="77777777" w:rsidR="00084724" w:rsidRDefault="00016BD5" w:rsidP="00016BD5">
      <w:pPr>
        <w:pStyle w:val="MDPI21heading1"/>
        <w:spacing w:before="0" w:after="0"/>
        <w:ind w:firstLine="360"/>
        <w:jc w:val="both"/>
        <w:rPr>
          <w:ins w:id="541" w:author="Windows User" w:date="2020-12-29T11:21:00Z"/>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Most</w:t>
      </w:r>
      <w:r w:rsidR="00C70D84" w:rsidRPr="008F601D">
        <w:rPr>
          <w:rFonts w:ascii="Times New Roman" w:eastAsia="SimSun" w:hAnsi="Times New Roman"/>
          <w:b w:val="0"/>
          <w:snapToGrid/>
          <w:color w:val="auto"/>
          <w:kern w:val="2"/>
          <w:sz w:val="24"/>
          <w:szCs w:val="24"/>
          <w:lang w:eastAsia="zh-CN" w:bidi="ar-SA"/>
        </w:rPr>
        <w:t xml:space="preserve"> of the current tasks on image segmentation using </w:t>
      </w:r>
      <w:r w:rsidR="000B4F80" w:rsidRPr="008F601D">
        <w:rPr>
          <w:rFonts w:ascii="Times New Roman" w:eastAsia="SimSun" w:hAnsi="Times New Roman"/>
          <w:b w:val="0"/>
          <w:snapToGrid/>
          <w:color w:val="auto"/>
          <w:kern w:val="2"/>
          <w:sz w:val="24"/>
          <w:szCs w:val="24"/>
          <w:lang w:eastAsia="zh-CN" w:bidi="ar-SA"/>
        </w:rPr>
        <w:t xml:space="preserve">the </w:t>
      </w:r>
      <w:r w:rsidR="00C70D84" w:rsidRPr="008F601D">
        <w:rPr>
          <w:rFonts w:ascii="Times New Roman" w:eastAsia="SimSun" w:hAnsi="Times New Roman"/>
          <w:b w:val="0"/>
          <w:snapToGrid/>
          <w:color w:val="auto"/>
          <w:kern w:val="2"/>
          <w:sz w:val="24"/>
          <w:szCs w:val="24"/>
          <w:lang w:eastAsia="zh-CN" w:bidi="ar-SA"/>
        </w:rPr>
        <w:t xml:space="preserve">HSI dataset still use </w:t>
      </w:r>
      <w:r w:rsidR="00A431E1" w:rsidRPr="008F601D">
        <w:rPr>
          <w:rFonts w:ascii="Times New Roman" w:eastAsia="SimSun" w:hAnsi="Times New Roman"/>
          <w:b w:val="0"/>
          <w:snapToGrid/>
          <w:color w:val="auto"/>
          <w:kern w:val="2"/>
          <w:sz w:val="24"/>
          <w:szCs w:val="24"/>
          <w:lang w:eastAsia="zh-CN" w:bidi="ar-SA"/>
        </w:rPr>
        <w:t>well</w:t>
      </w:r>
      <w:r w:rsidR="000B4F80" w:rsidRPr="008F601D">
        <w:rPr>
          <w:rFonts w:ascii="Times New Roman" w:eastAsia="SimSun" w:hAnsi="Times New Roman"/>
          <w:b w:val="0"/>
          <w:snapToGrid/>
          <w:color w:val="auto"/>
          <w:kern w:val="2"/>
          <w:sz w:val="24"/>
          <w:szCs w:val="24"/>
          <w:lang w:eastAsia="zh-CN" w:bidi="ar-SA"/>
        </w:rPr>
        <w:t>-</w:t>
      </w:r>
      <w:r w:rsidR="00A431E1" w:rsidRPr="008F601D">
        <w:rPr>
          <w:rFonts w:ascii="Times New Roman" w:eastAsia="SimSun" w:hAnsi="Times New Roman"/>
          <w:b w:val="0"/>
          <w:snapToGrid/>
          <w:color w:val="auto"/>
          <w:kern w:val="2"/>
          <w:sz w:val="24"/>
          <w:szCs w:val="24"/>
          <w:lang w:eastAsia="zh-CN" w:bidi="ar-SA"/>
        </w:rPr>
        <w:t>known</w:t>
      </w:r>
      <w:r w:rsidR="00C70D84" w:rsidRPr="008F601D">
        <w:rPr>
          <w:rFonts w:ascii="Times New Roman" w:eastAsia="SimSun" w:hAnsi="Times New Roman"/>
          <w:b w:val="0"/>
          <w:snapToGrid/>
          <w:color w:val="auto"/>
          <w:kern w:val="2"/>
          <w:sz w:val="24"/>
          <w:szCs w:val="24"/>
          <w:lang w:eastAsia="zh-CN" w:bidi="ar-SA"/>
        </w:rPr>
        <w:t xml:space="preserve"> methods such as </w:t>
      </w:r>
      <w:r w:rsidR="0097375F" w:rsidRPr="008F601D">
        <w:rPr>
          <w:rFonts w:ascii="Times New Roman" w:eastAsia="SimSun" w:hAnsi="Times New Roman"/>
          <w:b w:val="0"/>
          <w:snapToGrid/>
          <w:color w:val="auto"/>
          <w:kern w:val="2"/>
          <w:sz w:val="24"/>
          <w:szCs w:val="24"/>
          <w:lang w:eastAsia="zh-CN" w:bidi="ar-SA"/>
        </w:rPr>
        <w:t xml:space="preserve">FCN, </w:t>
      </w:r>
      <w:r w:rsidR="00C70D84" w:rsidRPr="008F601D">
        <w:rPr>
          <w:rFonts w:ascii="Times New Roman" w:eastAsia="SimSun" w:hAnsi="Times New Roman"/>
          <w:b w:val="0"/>
          <w:snapToGrid/>
          <w:color w:val="auto"/>
          <w:kern w:val="2"/>
          <w:sz w:val="24"/>
          <w:szCs w:val="24"/>
          <w:lang w:eastAsia="zh-CN" w:bidi="ar-SA"/>
        </w:rPr>
        <w:t>residual connections, encoder-decoder</w:t>
      </w:r>
      <w:r w:rsidR="0097375F" w:rsidRPr="008F601D">
        <w:rPr>
          <w:rFonts w:ascii="Times New Roman" w:eastAsia="SimSun" w:hAnsi="Times New Roman"/>
          <w:b w:val="0"/>
          <w:snapToGrid/>
          <w:color w:val="auto"/>
          <w:kern w:val="2"/>
          <w:sz w:val="24"/>
          <w:szCs w:val="24"/>
          <w:lang w:eastAsia="zh-CN" w:bidi="ar-SA"/>
        </w:rPr>
        <w:t>,</w:t>
      </w:r>
      <w:r w:rsidR="00C70D84" w:rsidRPr="008F601D">
        <w:rPr>
          <w:rFonts w:ascii="Times New Roman" w:eastAsia="SimSun" w:hAnsi="Times New Roman"/>
          <w:b w:val="0"/>
          <w:snapToGrid/>
          <w:color w:val="auto"/>
          <w:kern w:val="2"/>
          <w:sz w:val="24"/>
          <w:szCs w:val="24"/>
          <w:lang w:eastAsia="zh-CN" w:bidi="ar-SA"/>
        </w:rPr>
        <w:t xml:space="preserve"> dilated convolutions, and semi-supervised methods with pseudo labels</w:t>
      </w:r>
      <w:r w:rsidR="003E3017" w:rsidRPr="008F601D">
        <w:rPr>
          <w:rFonts w:ascii="Times New Roman" w:eastAsia="SimSun" w:hAnsi="Times New Roman"/>
          <w:b w:val="0"/>
          <w:snapToGrid/>
          <w:color w:val="auto"/>
          <w:kern w:val="2"/>
          <w:sz w:val="24"/>
          <w:szCs w:val="24"/>
          <w:lang w:eastAsia="zh-CN" w:bidi="ar-SA"/>
        </w:rPr>
        <w:t>.</w:t>
      </w:r>
      <w:ins w:id="542" w:author="Windows User" w:date="2020-12-29T11:19:00Z">
        <w:r w:rsidR="00084724">
          <w:rPr>
            <w:rFonts w:ascii="Times New Roman" w:eastAsia="SimSun" w:hAnsi="Times New Roman"/>
            <w:b w:val="0"/>
            <w:snapToGrid/>
            <w:color w:val="auto"/>
            <w:kern w:val="2"/>
            <w:sz w:val="24"/>
            <w:szCs w:val="24"/>
            <w:lang w:eastAsia="zh-CN" w:bidi="ar-SA"/>
          </w:rPr>
          <w:t xml:space="preserve"> In the recent literature, new techniques such as graph-based methods, attention mechanism, multi-layer and multi-branch feature fusion and GANs are being adopted for higher performance and precision</w:t>
        </w:r>
      </w:ins>
      <w:ins w:id="543" w:author="Windows User" w:date="2020-12-29T11:21:00Z">
        <w:r w:rsidR="00084724">
          <w:rPr>
            <w:rFonts w:ascii="Times New Roman" w:eastAsia="SimSun" w:hAnsi="Times New Roman"/>
            <w:b w:val="0"/>
            <w:snapToGrid/>
            <w:color w:val="auto"/>
            <w:kern w:val="2"/>
            <w:sz w:val="24"/>
            <w:szCs w:val="24"/>
            <w:lang w:eastAsia="zh-CN" w:bidi="ar-SA"/>
          </w:rPr>
          <w:t xml:space="preserve"> in the feature extraction process.</w:t>
        </w:r>
      </w:ins>
      <w:r w:rsidR="00C70D84" w:rsidRPr="008F601D">
        <w:rPr>
          <w:rFonts w:ascii="Times New Roman" w:eastAsia="SimSun" w:hAnsi="Times New Roman"/>
          <w:b w:val="0"/>
          <w:snapToGrid/>
          <w:color w:val="auto"/>
          <w:kern w:val="2"/>
          <w:sz w:val="24"/>
          <w:szCs w:val="24"/>
          <w:lang w:eastAsia="zh-CN" w:bidi="ar-SA"/>
        </w:rPr>
        <w:t xml:space="preserve"> </w:t>
      </w:r>
      <w:del w:id="544" w:author="Windows User" w:date="2020-12-29T11:21:00Z">
        <w:r w:rsidR="00C70D84" w:rsidRPr="008F601D" w:rsidDel="00084724">
          <w:rPr>
            <w:rFonts w:ascii="Times New Roman" w:eastAsia="SimSun" w:hAnsi="Times New Roman"/>
            <w:b w:val="0"/>
            <w:snapToGrid/>
            <w:color w:val="auto"/>
            <w:kern w:val="2"/>
            <w:sz w:val="24"/>
            <w:szCs w:val="24"/>
            <w:lang w:eastAsia="zh-CN" w:bidi="ar-SA"/>
          </w:rPr>
          <w:delText>However, there is a notable rise in the new approaches</w:delText>
        </w:r>
        <w:r w:rsidR="0097375F" w:rsidRPr="008F601D" w:rsidDel="00084724">
          <w:rPr>
            <w:rFonts w:ascii="Times New Roman" w:eastAsia="SimSun" w:hAnsi="Times New Roman"/>
            <w:b w:val="0"/>
            <w:snapToGrid/>
            <w:color w:val="auto"/>
            <w:kern w:val="2"/>
            <w:sz w:val="24"/>
            <w:szCs w:val="24"/>
            <w:lang w:eastAsia="zh-CN" w:bidi="ar-SA"/>
          </w:rPr>
          <w:delText xml:space="preserve"> </w:delText>
        </w:r>
        <w:r w:rsidR="00C70D84" w:rsidRPr="008F601D" w:rsidDel="00084724">
          <w:rPr>
            <w:rFonts w:ascii="Times New Roman" w:eastAsia="SimSun" w:hAnsi="Times New Roman"/>
            <w:b w:val="0"/>
            <w:snapToGrid/>
            <w:color w:val="auto"/>
            <w:kern w:val="2"/>
            <w:sz w:val="24"/>
            <w:szCs w:val="24"/>
            <w:lang w:eastAsia="zh-CN" w:bidi="ar-SA"/>
          </w:rPr>
          <w:delText>such as</w:delText>
        </w:r>
        <w:r w:rsidR="003C5FD5" w:rsidRPr="008F601D" w:rsidDel="00084724">
          <w:rPr>
            <w:rFonts w:ascii="Times New Roman" w:eastAsia="SimSun" w:hAnsi="Times New Roman"/>
            <w:b w:val="0"/>
            <w:snapToGrid/>
            <w:color w:val="auto"/>
            <w:kern w:val="2"/>
            <w:sz w:val="24"/>
            <w:szCs w:val="24"/>
            <w:lang w:eastAsia="zh-CN" w:bidi="ar-SA"/>
          </w:rPr>
          <w:delText xml:space="preserve"> graph-based methods, attention mechanism, </w:delText>
        </w:r>
        <w:r w:rsidR="00A431E1" w:rsidRPr="008F601D" w:rsidDel="00084724">
          <w:rPr>
            <w:rFonts w:ascii="Times New Roman" w:eastAsia="SimSun" w:hAnsi="Times New Roman"/>
            <w:b w:val="0"/>
            <w:snapToGrid/>
            <w:color w:val="auto"/>
            <w:kern w:val="2"/>
            <w:sz w:val="24"/>
            <w:szCs w:val="24"/>
            <w:lang w:eastAsia="zh-CN" w:bidi="ar-SA"/>
          </w:rPr>
          <w:delText>multi-layer</w:delText>
        </w:r>
        <w:r w:rsidR="0097375F" w:rsidRPr="008F601D" w:rsidDel="00084724">
          <w:rPr>
            <w:rFonts w:ascii="Times New Roman" w:eastAsia="SimSun" w:hAnsi="Times New Roman"/>
            <w:b w:val="0"/>
            <w:snapToGrid/>
            <w:color w:val="auto"/>
            <w:kern w:val="2"/>
            <w:sz w:val="24"/>
            <w:szCs w:val="24"/>
            <w:lang w:eastAsia="zh-CN" w:bidi="ar-SA"/>
          </w:rPr>
          <w:delText>,</w:delText>
        </w:r>
        <w:r w:rsidR="00A431E1" w:rsidRPr="008F601D" w:rsidDel="00084724">
          <w:rPr>
            <w:rFonts w:ascii="Times New Roman" w:eastAsia="SimSun" w:hAnsi="Times New Roman"/>
            <w:b w:val="0"/>
            <w:snapToGrid/>
            <w:color w:val="auto"/>
            <w:kern w:val="2"/>
            <w:sz w:val="24"/>
            <w:szCs w:val="24"/>
            <w:lang w:eastAsia="zh-CN" w:bidi="ar-SA"/>
          </w:rPr>
          <w:delText xml:space="preserve"> and </w:delText>
        </w:r>
        <w:r w:rsidR="003C5FD5" w:rsidRPr="008F601D" w:rsidDel="00084724">
          <w:rPr>
            <w:rFonts w:ascii="Times New Roman" w:eastAsia="SimSun" w:hAnsi="Times New Roman"/>
            <w:b w:val="0"/>
            <w:snapToGrid/>
            <w:color w:val="auto"/>
            <w:kern w:val="2"/>
            <w:sz w:val="24"/>
            <w:szCs w:val="24"/>
            <w:lang w:eastAsia="zh-CN" w:bidi="ar-SA"/>
          </w:rPr>
          <w:delText>multi</w:delText>
        </w:r>
        <w:r w:rsidR="0097375F" w:rsidRPr="008F601D" w:rsidDel="00084724">
          <w:rPr>
            <w:rFonts w:ascii="Times New Roman" w:eastAsia="SimSun" w:hAnsi="Times New Roman"/>
            <w:b w:val="0"/>
            <w:snapToGrid/>
            <w:color w:val="auto"/>
            <w:kern w:val="2"/>
            <w:sz w:val="24"/>
            <w:szCs w:val="24"/>
            <w:lang w:eastAsia="zh-CN" w:bidi="ar-SA"/>
          </w:rPr>
          <w:delText>-</w:delText>
        </w:r>
        <w:r w:rsidR="003C5FD5" w:rsidRPr="008F601D" w:rsidDel="00084724">
          <w:rPr>
            <w:rFonts w:ascii="Times New Roman" w:eastAsia="SimSun" w:hAnsi="Times New Roman"/>
            <w:b w:val="0"/>
            <w:snapToGrid/>
            <w:color w:val="auto"/>
            <w:kern w:val="2"/>
            <w:sz w:val="24"/>
            <w:szCs w:val="24"/>
            <w:lang w:eastAsia="zh-CN" w:bidi="ar-SA"/>
          </w:rPr>
          <w:delText>branch fea</w:delText>
        </w:r>
        <w:r w:rsidR="00A431E1" w:rsidRPr="008F601D" w:rsidDel="00084724">
          <w:rPr>
            <w:rFonts w:ascii="Times New Roman" w:eastAsia="SimSun" w:hAnsi="Times New Roman"/>
            <w:b w:val="0"/>
            <w:snapToGrid/>
            <w:color w:val="auto"/>
            <w:kern w:val="2"/>
            <w:sz w:val="24"/>
            <w:szCs w:val="24"/>
            <w:lang w:eastAsia="zh-CN" w:bidi="ar-SA"/>
          </w:rPr>
          <w:delText>t</w:delText>
        </w:r>
        <w:r w:rsidR="003C5FD5" w:rsidRPr="008F601D" w:rsidDel="00084724">
          <w:rPr>
            <w:rFonts w:ascii="Times New Roman" w:eastAsia="SimSun" w:hAnsi="Times New Roman"/>
            <w:b w:val="0"/>
            <w:snapToGrid/>
            <w:color w:val="auto"/>
            <w:kern w:val="2"/>
            <w:sz w:val="24"/>
            <w:szCs w:val="24"/>
            <w:lang w:eastAsia="zh-CN" w:bidi="ar-SA"/>
          </w:rPr>
          <w:delText>ure fusion, and GANs</w:delText>
        </w:r>
        <w:r w:rsidR="0097375F" w:rsidRPr="008F601D" w:rsidDel="00084724">
          <w:rPr>
            <w:rFonts w:ascii="Times New Roman" w:eastAsia="SimSun" w:hAnsi="Times New Roman"/>
            <w:b w:val="0"/>
            <w:snapToGrid/>
            <w:color w:val="auto"/>
            <w:kern w:val="2"/>
            <w:sz w:val="24"/>
            <w:szCs w:val="24"/>
            <w:lang w:eastAsia="zh-CN" w:bidi="ar-SA"/>
          </w:rPr>
          <w:delText xml:space="preserve"> being plugged in main network designs for higher performance and improved precision in </w:delText>
        </w:r>
        <w:r w:rsidR="003E3017" w:rsidRPr="008F601D" w:rsidDel="00084724">
          <w:rPr>
            <w:rFonts w:ascii="Times New Roman" w:eastAsia="SimSun" w:hAnsi="Times New Roman"/>
            <w:b w:val="0"/>
            <w:snapToGrid/>
            <w:color w:val="auto"/>
            <w:kern w:val="2"/>
            <w:sz w:val="24"/>
            <w:szCs w:val="24"/>
            <w:lang w:eastAsia="zh-CN" w:bidi="ar-SA"/>
          </w:rPr>
          <w:delText xml:space="preserve">the </w:delText>
        </w:r>
        <w:r w:rsidR="0097375F" w:rsidRPr="008F601D" w:rsidDel="00084724">
          <w:rPr>
            <w:rFonts w:ascii="Times New Roman" w:eastAsia="SimSun" w:hAnsi="Times New Roman"/>
            <w:b w:val="0"/>
            <w:snapToGrid/>
            <w:color w:val="auto"/>
            <w:kern w:val="2"/>
            <w:sz w:val="24"/>
            <w:szCs w:val="24"/>
            <w:lang w:eastAsia="zh-CN" w:bidi="ar-SA"/>
          </w:rPr>
          <w:delText>feature extraction</w:delText>
        </w:r>
        <w:r w:rsidR="003E3017" w:rsidRPr="008F601D" w:rsidDel="00084724">
          <w:rPr>
            <w:rFonts w:ascii="Times New Roman" w:eastAsia="SimSun" w:hAnsi="Times New Roman"/>
            <w:b w:val="0"/>
            <w:snapToGrid/>
            <w:color w:val="auto"/>
            <w:kern w:val="2"/>
            <w:sz w:val="24"/>
            <w:szCs w:val="24"/>
            <w:lang w:eastAsia="zh-CN" w:bidi="ar-SA"/>
          </w:rPr>
          <w:delText xml:space="preserve"> process</w:delText>
        </w:r>
        <w:r w:rsidR="003C5FD5" w:rsidRPr="008F601D" w:rsidDel="00084724">
          <w:rPr>
            <w:rFonts w:ascii="Times New Roman" w:eastAsia="SimSun" w:hAnsi="Times New Roman"/>
            <w:b w:val="0"/>
            <w:snapToGrid/>
            <w:color w:val="auto"/>
            <w:kern w:val="2"/>
            <w:sz w:val="24"/>
            <w:szCs w:val="24"/>
            <w:lang w:eastAsia="zh-CN" w:bidi="ar-SA"/>
          </w:rPr>
          <w:delText>.</w:delText>
        </w:r>
        <w:r w:rsidR="00A431E1" w:rsidRPr="008F601D" w:rsidDel="00084724">
          <w:rPr>
            <w:rFonts w:ascii="Times New Roman" w:eastAsia="SimSun" w:hAnsi="Times New Roman"/>
            <w:b w:val="0"/>
            <w:snapToGrid/>
            <w:color w:val="auto"/>
            <w:kern w:val="2"/>
            <w:sz w:val="24"/>
            <w:szCs w:val="24"/>
            <w:lang w:eastAsia="zh-CN" w:bidi="ar-SA"/>
          </w:rPr>
          <w:delText xml:space="preserve"> </w:delText>
        </w:r>
      </w:del>
      <w:r w:rsidR="003C5FD5" w:rsidRPr="008F601D">
        <w:rPr>
          <w:rFonts w:ascii="Times New Roman" w:eastAsia="SimSun" w:hAnsi="Times New Roman"/>
          <w:b w:val="0"/>
          <w:snapToGrid/>
          <w:color w:val="auto"/>
          <w:kern w:val="2"/>
          <w:sz w:val="24"/>
          <w:szCs w:val="24"/>
          <w:lang w:eastAsia="zh-CN" w:bidi="ar-SA"/>
        </w:rPr>
        <w:t xml:space="preserve">We </w:t>
      </w:r>
      <w:r w:rsidR="001A571A" w:rsidRPr="008F601D">
        <w:rPr>
          <w:rFonts w:ascii="Times New Roman" w:eastAsia="SimSun" w:hAnsi="Times New Roman"/>
          <w:b w:val="0"/>
          <w:snapToGrid/>
          <w:color w:val="auto"/>
          <w:kern w:val="2"/>
          <w:sz w:val="24"/>
          <w:szCs w:val="24"/>
          <w:lang w:eastAsia="zh-CN" w:bidi="ar-SA"/>
        </w:rPr>
        <w:t>summarize</w:t>
      </w:r>
      <w:r w:rsidR="003C5FD5" w:rsidRPr="008F601D">
        <w:rPr>
          <w:rFonts w:ascii="Times New Roman" w:eastAsia="SimSun" w:hAnsi="Times New Roman"/>
          <w:b w:val="0"/>
          <w:snapToGrid/>
          <w:color w:val="auto"/>
          <w:kern w:val="2"/>
          <w:sz w:val="24"/>
          <w:szCs w:val="24"/>
          <w:lang w:eastAsia="zh-CN" w:bidi="ar-SA"/>
        </w:rPr>
        <w:t xml:space="preserve"> these</w:t>
      </w:r>
      <w:r w:rsidR="009773B6" w:rsidRPr="008F601D">
        <w:rPr>
          <w:rFonts w:ascii="Times New Roman" w:eastAsia="SimSun" w:hAnsi="Times New Roman"/>
          <w:b w:val="0"/>
          <w:snapToGrid/>
          <w:color w:val="auto"/>
          <w:kern w:val="2"/>
          <w:sz w:val="24"/>
          <w:szCs w:val="24"/>
          <w:lang w:eastAsia="zh-CN" w:bidi="ar-SA"/>
        </w:rPr>
        <w:t xml:space="preserve"> trends on most of the HSI segmentation tasks in the next</w:t>
      </w:r>
      <w:r w:rsidR="003C5FD5" w:rsidRPr="008F601D">
        <w:rPr>
          <w:rFonts w:ascii="Times New Roman" w:eastAsia="SimSun" w:hAnsi="Times New Roman"/>
          <w:b w:val="0"/>
          <w:snapToGrid/>
          <w:color w:val="auto"/>
          <w:kern w:val="2"/>
          <w:sz w:val="24"/>
          <w:szCs w:val="24"/>
          <w:lang w:eastAsia="zh-CN" w:bidi="ar-SA"/>
        </w:rPr>
        <w:t xml:space="preserve"> section</w:t>
      </w:r>
      <w:r w:rsidR="009773B6" w:rsidRPr="008F601D">
        <w:rPr>
          <w:rFonts w:ascii="Times New Roman" w:eastAsia="SimSun" w:hAnsi="Times New Roman"/>
          <w:b w:val="0"/>
          <w:snapToGrid/>
          <w:color w:val="auto"/>
          <w:kern w:val="2"/>
          <w:sz w:val="24"/>
          <w:szCs w:val="24"/>
          <w:lang w:eastAsia="zh-CN" w:bidi="ar-SA"/>
        </w:rPr>
        <w:t xml:space="preserve">. </w:t>
      </w:r>
    </w:p>
    <w:p w14:paraId="6A76C685" w14:textId="77777777" w:rsidR="00084724" w:rsidRDefault="00084724" w:rsidP="00016BD5">
      <w:pPr>
        <w:pStyle w:val="MDPI21heading1"/>
        <w:spacing w:before="0" w:after="0"/>
        <w:ind w:firstLine="360"/>
        <w:jc w:val="both"/>
        <w:rPr>
          <w:ins w:id="545" w:author="Windows User" w:date="2020-12-29T11:21:00Z"/>
          <w:rFonts w:ascii="Times New Roman" w:eastAsia="SimSun" w:hAnsi="Times New Roman"/>
          <w:b w:val="0"/>
          <w:snapToGrid/>
          <w:color w:val="auto"/>
          <w:kern w:val="2"/>
          <w:sz w:val="24"/>
          <w:szCs w:val="24"/>
          <w:lang w:eastAsia="zh-CN" w:bidi="ar-SA"/>
        </w:rPr>
      </w:pPr>
    </w:p>
    <w:p w14:paraId="277280C9" w14:textId="5A6186A1" w:rsidR="009773B6" w:rsidRPr="008F601D" w:rsidRDefault="009773B6" w:rsidP="00016BD5">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 </w:t>
      </w:r>
    </w:p>
    <w:p w14:paraId="6EC3635A" w14:textId="77777777" w:rsidR="00A61D00" w:rsidRPr="008F601D" w:rsidRDefault="00A61D00" w:rsidP="00E32FD4">
      <w:pPr>
        <w:numPr>
          <w:ilvl w:val="0"/>
          <w:numId w:val="25"/>
        </w:numPr>
        <w:rPr>
          <w:rFonts w:ascii="Times New Roman" w:hAnsi="Times New Roman"/>
          <w:b/>
          <w:bCs/>
          <w:sz w:val="24"/>
        </w:rPr>
      </w:pPr>
      <w:r w:rsidRPr="008F601D">
        <w:rPr>
          <w:rFonts w:ascii="Times New Roman" w:hAnsi="Times New Roman"/>
          <w:b/>
          <w:bCs/>
          <w:sz w:val="24"/>
        </w:rPr>
        <w:lastRenderedPageBreak/>
        <w:t xml:space="preserve">Discussions </w:t>
      </w:r>
      <w:r w:rsidR="003C5FD5" w:rsidRPr="008F601D">
        <w:rPr>
          <w:rFonts w:ascii="Times New Roman" w:hAnsi="Times New Roman"/>
          <w:b/>
          <w:bCs/>
          <w:sz w:val="24"/>
        </w:rPr>
        <w:t>on</w:t>
      </w:r>
      <w:r w:rsidRPr="008F601D">
        <w:rPr>
          <w:rFonts w:ascii="Times New Roman" w:hAnsi="Times New Roman"/>
          <w:b/>
          <w:bCs/>
          <w:sz w:val="24"/>
        </w:rPr>
        <w:t xml:space="preserve"> current trends</w:t>
      </w:r>
      <w:r w:rsidR="003C5FD5" w:rsidRPr="008F601D">
        <w:rPr>
          <w:rFonts w:ascii="Times New Roman" w:hAnsi="Times New Roman"/>
          <w:b/>
          <w:bCs/>
          <w:sz w:val="24"/>
        </w:rPr>
        <w:t>.</w:t>
      </w:r>
      <w:r w:rsidR="00753A17" w:rsidRPr="00135CC7">
        <w:rPr>
          <w:rFonts w:ascii="Times New Roman" w:hAnsi="Times New Roman"/>
          <w:b/>
          <w:bCs/>
          <w:sz w:val="24"/>
        </w:rPr>
        <w:t xml:space="preserve"> </w:t>
      </w:r>
    </w:p>
    <w:p w14:paraId="58C766B6" w14:textId="3147D63B" w:rsidR="001B3FA3" w:rsidRPr="008F601D" w:rsidRDefault="00A61D00" w:rsidP="001B3FA3">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 xml:space="preserve">FCN sets the foundation of most of the current well-performing segmentation models due to its distinguished contribution to overcoming the fully connected network input size limitation. </w:t>
      </w:r>
      <w:proofErr w:type="spellStart"/>
      <w:r w:rsidRPr="008F601D">
        <w:rPr>
          <w:rFonts w:ascii="Times New Roman" w:eastAsia="SimSun" w:hAnsi="Times New Roman"/>
          <w:b w:val="0"/>
          <w:snapToGrid/>
          <w:color w:val="auto"/>
          <w:kern w:val="2"/>
          <w:sz w:val="24"/>
          <w:szCs w:val="24"/>
          <w:lang w:eastAsia="zh-CN" w:bidi="ar-SA"/>
        </w:rPr>
        <w:t>U</w:t>
      </w:r>
      <w:r w:rsidR="00580C9A" w:rsidRPr="008F601D">
        <w:rPr>
          <w:rFonts w:ascii="Times New Roman" w:eastAsia="SimSun" w:hAnsi="Times New Roman"/>
          <w:b w:val="0"/>
          <w:snapToGrid/>
          <w:color w:val="auto"/>
          <w:kern w:val="2"/>
          <w:sz w:val="24"/>
          <w:szCs w:val="24"/>
          <w:lang w:eastAsia="zh-CN" w:bidi="ar-SA"/>
        </w:rPr>
        <w:t>N</w:t>
      </w:r>
      <w:r w:rsidRPr="008F601D">
        <w:rPr>
          <w:rFonts w:ascii="Times New Roman" w:eastAsia="SimSun" w:hAnsi="Times New Roman"/>
          <w:b w:val="0"/>
          <w:snapToGrid/>
          <w:color w:val="auto"/>
          <w:kern w:val="2"/>
          <w:sz w:val="24"/>
          <w:szCs w:val="24"/>
          <w:lang w:eastAsia="zh-CN" w:bidi="ar-SA"/>
        </w:rPr>
        <w:t>et</w:t>
      </w:r>
      <w:proofErr w:type="spellEnd"/>
      <w:del w:id="546" w:author="EPING" w:date="2020-12-25T09:04:00Z">
        <w:r w:rsidRPr="008F601D" w:rsidDel="00D8427F">
          <w:rPr>
            <w:rFonts w:ascii="Times New Roman" w:eastAsia="SimSun" w:hAnsi="Times New Roman"/>
            <w:b w:val="0"/>
            <w:snapToGrid/>
            <w:color w:val="auto"/>
            <w:kern w:val="2"/>
            <w:sz w:val="24"/>
            <w:szCs w:val="24"/>
            <w:lang w:eastAsia="zh-CN" w:bidi="ar-SA"/>
          </w:rPr>
          <w:delText>, which</w:delText>
        </w:r>
      </w:del>
      <w:r w:rsidRPr="008F601D">
        <w:rPr>
          <w:rFonts w:ascii="Times New Roman" w:eastAsia="SimSun" w:hAnsi="Times New Roman"/>
          <w:b w:val="0"/>
          <w:snapToGrid/>
          <w:color w:val="auto"/>
          <w:kern w:val="2"/>
          <w:sz w:val="24"/>
          <w:szCs w:val="24"/>
          <w:lang w:eastAsia="zh-CN" w:bidi="ar-SA"/>
        </w:rPr>
        <w:t xml:space="preserve"> was initially developed for bio-medical image segmentation is based on the encoder-decoder paradigm</w:t>
      </w:r>
      <w:r w:rsidR="004A5B40" w:rsidRPr="008F601D">
        <w:rPr>
          <w:rFonts w:ascii="Times New Roman" w:eastAsia="SimSun" w:hAnsi="Times New Roman"/>
          <w:b w:val="0"/>
          <w:snapToGrid/>
          <w:color w:val="auto"/>
          <w:kern w:val="2"/>
          <w:sz w:val="24"/>
          <w:szCs w:val="24"/>
          <w:lang w:eastAsia="zh-CN" w:bidi="ar-SA"/>
        </w:rPr>
        <w:t xml:space="preserve">. It </w:t>
      </w:r>
      <w:r w:rsidRPr="00011EEF">
        <w:rPr>
          <w:rFonts w:ascii="Times New Roman" w:eastAsia="SimSun" w:hAnsi="Times New Roman"/>
          <w:b w:val="0"/>
          <w:snapToGrid/>
          <w:color w:val="auto"/>
          <w:kern w:val="2"/>
          <w:sz w:val="24"/>
          <w:szCs w:val="24"/>
          <w:lang w:eastAsia="zh-CN" w:bidi="ar-SA"/>
        </w:rPr>
        <w:t xml:space="preserve">has been applied in many image segmentation tasks and is rated as one of the most popular image segmentation networks. It solves the information loss problem by use of skip connections to send information to every </w:t>
      </w:r>
      <w:proofErr w:type="spellStart"/>
      <w:r w:rsidRPr="00011EEF">
        <w:rPr>
          <w:rFonts w:ascii="Times New Roman" w:eastAsia="SimSun" w:hAnsi="Times New Roman"/>
          <w:b w:val="0"/>
          <w:snapToGrid/>
          <w:color w:val="auto"/>
          <w:kern w:val="2"/>
          <w:sz w:val="24"/>
          <w:szCs w:val="24"/>
          <w:lang w:eastAsia="zh-CN" w:bidi="ar-SA"/>
        </w:rPr>
        <w:t>upsampling</w:t>
      </w:r>
      <w:proofErr w:type="spellEnd"/>
      <w:r w:rsidRPr="00011EEF">
        <w:rPr>
          <w:rFonts w:ascii="Times New Roman" w:eastAsia="SimSun" w:hAnsi="Times New Roman"/>
          <w:b w:val="0"/>
          <w:snapToGrid/>
          <w:color w:val="auto"/>
          <w:kern w:val="2"/>
          <w:sz w:val="24"/>
          <w:szCs w:val="24"/>
          <w:lang w:eastAsia="zh-CN" w:bidi="ar-SA"/>
        </w:rPr>
        <w:t xml:space="preserve"> layer in the decoder from the corresponding </w:t>
      </w:r>
      <w:proofErr w:type="spellStart"/>
      <w:r w:rsidR="001B3FA3" w:rsidRPr="00011EEF">
        <w:rPr>
          <w:rFonts w:ascii="Times New Roman" w:eastAsia="SimSun" w:hAnsi="Times New Roman"/>
          <w:b w:val="0"/>
          <w:snapToGrid/>
          <w:color w:val="auto"/>
          <w:kern w:val="2"/>
          <w:sz w:val="24"/>
          <w:szCs w:val="24"/>
          <w:lang w:eastAsia="zh-CN" w:bidi="ar-SA"/>
        </w:rPr>
        <w:t>downsampling</w:t>
      </w:r>
      <w:proofErr w:type="spellEnd"/>
      <w:r w:rsidR="001B3FA3" w:rsidRPr="00011EEF">
        <w:rPr>
          <w:rFonts w:ascii="Times New Roman" w:eastAsia="SimSun" w:hAnsi="Times New Roman"/>
          <w:b w:val="0"/>
          <w:snapToGrid/>
          <w:color w:val="auto"/>
          <w:kern w:val="2"/>
          <w:sz w:val="24"/>
          <w:szCs w:val="24"/>
          <w:lang w:eastAsia="zh-CN" w:bidi="ar-SA"/>
        </w:rPr>
        <w:t xml:space="preserve"> layer in the encoder</w:t>
      </w:r>
      <w:r w:rsidR="001B3FA3" w:rsidRPr="008F601D">
        <w:rPr>
          <w:rFonts w:ascii="Times New Roman" w:eastAsia="SimSun" w:hAnsi="Times New Roman"/>
          <w:b w:val="0"/>
          <w:i/>
          <w:snapToGrid/>
          <w:color w:val="auto"/>
          <w:kern w:val="2"/>
          <w:sz w:val="24"/>
          <w:szCs w:val="24"/>
          <w:lang w:eastAsia="zh-CN" w:bidi="ar-SA"/>
        </w:rPr>
        <w:t>.</w:t>
      </w:r>
      <w:r w:rsidR="004A5B40" w:rsidRPr="008F601D">
        <w:rPr>
          <w:rFonts w:ascii="Times New Roman" w:eastAsia="SimSun" w:hAnsi="Times New Roman"/>
          <w:b w:val="0"/>
          <w:snapToGrid/>
          <w:color w:val="auto"/>
          <w:kern w:val="2"/>
          <w:sz w:val="24"/>
          <w:szCs w:val="24"/>
          <w:lang w:eastAsia="zh-CN" w:bidi="ar-SA"/>
        </w:rPr>
        <w:t xml:space="preserve"> </w:t>
      </w:r>
    </w:p>
    <w:p w14:paraId="74BC270F" w14:textId="4A8C3015" w:rsidR="004A5B40" w:rsidRPr="008F601D" w:rsidRDefault="004A5B40" w:rsidP="004128AF">
      <w:pPr>
        <w:pStyle w:val="MDPI21heading1"/>
        <w:spacing w:before="0" w:after="0"/>
        <w:ind w:firstLine="360"/>
        <w:jc w:val="both"/>
        <w:rPr>
          <w:rFonts w:ascii="Times New Roman" w:eastAsia="SimSun" w:hAnsi="Times New Roman"/>
          <w:b w:val="0"/>
          <w:snapToGrid/>
          <w:color w:val="auto"/>
          <w:kern w:val="2"/>
          <w:sz w:val="24"/>
          <w:szCs w:val="24"/>
          <w:lang w:eastAsia="zh-CN" w:bidi="ar-SA"/>
        </w:rPr>
      </w:pPr>
      <w:proofErr w:type="spellStart"/>
      <w:r w:rsidRPr="008F601D">
        <w:rPr>
          <w:rFonts w:ascii="Times New Roman" w:eastAsia="SimSun" w:hAnsi="Times New Roman"/>
          <w:b w:val="0"/>
          <w:snapToGrid/>
          <w:color w:val="auto"/>
          <w:kern w:val="2"/>
          <w:sz w:val="24"/>
          <w:szCs w:val="24"/>
          <w:lang w:eastAsia="zh-CN" w:bidi="ar-SA"/>
        </w:rPr>
        <w:t>A</w:t>
      </w:r>
      <w:r w:rsidR="00A61D00" w:rsidRPr="008F601D">
        <w:rPr>
          <w:rFonts w:ascii="Times New Roman" w:eastAsia="SimSun" w:hAnsi="Times New Roman"/>
          <w:b w:val="0"/>
          <w:snapToGrid/>
          <w:color w:val="auto"/>
          <w:kern w:val="2"/>
          <w:sz w:val="24"/>
          <w:szCs w:val="24"/>
          <w:lang w:eastAsia="zh-CN" w:bidi="ar-SA"/>
        </w:rPr>
        <w:t>trous</w:t>
      </w:r>
      <w:proofErr w:type="spellEnd"/>
      <w:r w:rsidR="00A61D00" w:rsidRPr="008F601D">
        <w:rPr>
          <w:rFonts w:ascii="Times New Roman" w:eastAsia="SimSun" w:hAnsi="Times New Roman"/>
          <w:b w:val="0"/>
          <w:snapToGrid/>
          <w:color w:val="auto"/>
          <w:kern w:val="2"/>
          <w:sz w:val="24"/>
          <w:szCs w:val="24"/>
          <w:lang w:eastAsia="zh-CN" w:bidi="ar-SA"/>
        </w:rPr>
        <w:t xml:space="preserve"> convolution ha</w:t>
      </w:r>
      <w:r w:rsidRPr="008F601D">
        <w:rPr>
          <w:rFonts w:ascii="Times New Roman" w:eastAsia="SimSun" w:hAnsi="Times New Roman"/>
          <w:b w:val="0"/>
          <w:snapToGrid/>
          <w:color w:val="auto"/>
          <w:kern w:val="2"/>
          <w:sz w:val="24"/>
          <w:szCs w:val="24"/>
          <w:lang w:eastAsia="zh-CN" w:bidi="ar-SA"/>
        </w:rPr>
        <w:t>s</w:t>
      </w:r>
      <w:r w:rsidR="00A61D00" w:rsidRPr="008F601D">
        <w:rPr>
          <w:rFonts w:ascii="Times New Roman" w:eastAsia="SimSun" w:hAnsi="Times New Roman"/>
          <w:b w:val="0"/>
          <w:snapToGrid/>
          <w:color w:val="auto"/>
          <w:kern w:val="2"/>
          <w:sz w:val="24"/>
          <w:szCs w:val="24"/>
          <w:lang w:eastAsia="zh-CN" w:bidi="ar-SA"/>
        </w:rPr>
        <w:t xml:space="preserve"> been used in many models to probe image features without increasing the number of parameters. It works by appending holes to the kernel to increase the size of the filter and have been applied in many studies for capturing large context in objects.</w:t>
      </w:r>
      <w:r w:rsidR="00307CEC" w:rsidRPr="008F601D">
        <w:rPr>
          <w:rFonts w:ascii="Times New Roman" w:eastAsia="SimSun" w:hAnsi="Times New Roman"/>
          <w:b w:val="0"/>
          <w:snapToGrid/>
          <w:color w:val="auto"/>
          <w:kern w:val="2"/>
          <w:sz w:val="24"/>
          <w:szCs w:val="24"/>
          <w:lang w:eastAsia="zh-CN" w:bidi="ar-SA"/>
        </w:rPr>
        <w:t xml:space="preserve"> </w:t>
      </w:r>
      <w:r w:rsidR="00A61D00" w:rsidRPr="008F601D">
        <w:rPr>
          <w:rFonts w:ascii="Times New Roman" w:eastAsia="SimSun" w:hAnsi="Times New Roman"/>
          <w:b w:val="0"/>
          <w:snapToGrid/>
          <w:color w:val="auto"/>
          <w:kern w:val="2"/>
          <w:sz w:val="24"/>
          <w:szCs w:val="24"/>
          <w:lang w:eastAsia="zh-CN" w:bidi="ar-SA"/>
        </w:rPr>
        <w:t xml:space="preserve">Spatial Pyramidal Pooling (ASPP) concept has been applied in many networks to achieve multiscale information from the feature map. </w:t>
      </w:r>
      <w:ins w:id="547" w:author="EPING" w:date="2020-12-25T09:06:00Z">
        <w:r w:rsidR="005F4DBB">
          <w:rPr>
            <w:rFonts w:ascii="Times New Roman" w:eastAsia="SimSun" w:hAnsi="Times New Roman" w:hint="eastAsia"/>
            <w:b w:val="0"/>
            <w:snapToGrid/>
            <w:color w:val="auto"/>
            <w:kern w:val="2"/>
            <w:sz w:val="24"/>
            <w:szCs w:val="24"/>
            <w:lang w:eastAsia="zh-CN" w:bidi="ar-SA"/>
          </w:rPr>
          <w:t>I</w:t>
        </w:r>
        <w:r w:rsidR="005F4DBB" w:rsidRPr="008F601D">
          <w:rPr>
            <w:rFonts w:ascii="Times New Roman" w:eastAsia="SimSun" w:hAnsi="Times New Roman"/>
            <w:b w:val="0"/>
            <w:snapToGrid/>
            <w:color w:val="auto"/>
            <w:kern w:val="2"/>
            <w:sz w:val="24"/>
            <w:szCs w:val="24"/>
            <w:lang w:eastAsia="zh-CN" w:bidi="ar-SA"/>
          </w:rPr>
          <w:t>nstead</w:t>
        </w:r>
        <w:r w:rsidR="005F4DBB">
          <w:rPr>
            <w:rFonts w:ascii="Times New Roman" w:eastAsia="SimSun" w:hAnsi="Times New Roman" w:hint="eastAsia"/>
            <w:b w:val="0"/>
            <w:snapToGrid/>
            <w:color w:val="auto"/>
            <w:kern w:val="2"/>
            <w:sz w:val="24"/>
            <w:szCs w:val="24"/>
            <w:lang w:eastAsia="zh-CN" w:bidi="ar-SA"/>
          </w:rPr>
          <w:t xml:space="preserve"> of</w:t>
        </w:r>
        <w:r w:rsidR="005F4DBB" w:rsidRPr="008F601D">
          <w:rPr>
            <w:rFonts w:ascii="Times New Roman" w:eastAsia="SimSun" w:hAnsi="Times New Roman"/>
            <w:b w:val="0"/>
            <w:snapToGrid/>
            <w:color w:val="auto"/>
            <w:kern w:val="2"/>
            <w:sz w:val="24"/>
            <w:szCs w:val="24"/>
            <w:lang w:eastAsia="zh-CN" w:bidi="ar-SA"/>
          </w:rPr>
          <w:t xml:space="preserve"> us</w:t>
        </w:r>
        <w:r w:rsidR="005F4DBB">
          <w:rPr>
            <w:rFonts w:ascii="Times New Roman" w:eastAsia="SimSun" w:hAnsi="Times New Roman" w:hint="eastAsia"/>
            <w:b w:val="0"/>
            <w:snapToGrid/>
            <w:color w:val="auto"/>
            <w:kern w:val="2"/>
            <w:sz w:val="24"/>
            <w:szCs w:val="24"/>
            <w:lang w:eastAsia="zh-CN" w:bidi="ar-SA"/>
          </w:rPr>
          <w:t>ing</w:t>
        </w:r>
        <w:r w:rsidR="005F4DBB" w:rsidRPr="008F601D">
          <w:rPr>
            <w:rFonts w:ascii="Times New Roman" w:eastAsia="SimSun" w:hAnsi="Times New Roman"/>
            <w:b w:val="0"/>
            <w:snapToGrid/>
            <w:color w:val="auto"/>
            <w:kern w:val="2"/>
            <w:sz w:val="24"/>
            <w:szCs w:val="24"/>
            <w:lang w:eastAsia="zh-CN" w:bidi="ar-SA"/>
          </w:rPr>
          <w:t xml:space="preserve"> a single image</w:t>
        </w:r>
        <w:r w:rsidR="005F4DBB">
          <w:rPr>
            <w:rFonts w:ascii="Times New Roman" w:eastAsia="SimSun" w:hAnsi="Times New Roman" w:hint="eastAsia"/>
            <w:b w:val="0"/>
            <w:snapToGrid/>
            <w:color w:val="auto"/>
            <w:kern w:val="2"/>
            <w:sz w:val="24"/>
            <w:szCs w:val="24"/>
            <w:lang w:eastAsia="zh-CN" w:bidi="ar-SA"/>
          </w:rPr>
          <w:t xml:space="preserve">, </w:t>
        </w:r>
      </w:ins>
      <w:del w:id="548" w:author="EPING" w:date="2020-12-25T09:06:00Z">
        <w:r w:rsidR="00A61D00" w:rsidRPr="008F601D" w:rsidDel="005F4DBB">
          <w:rPr>
            <w:rFonts w:ascii="Times New Roman" w:eastAsia="SimSun" w:hAnsi="Times New Roman"/>
            <w:b w:val="0"/>
            <w:snapToGrid/>
            <w:color w:val="auto"/>
            <w:kern w:val="2"/>
            <w:sz w:val="24"/>
            <w:szCs w:val="24"/>
            <w:lang w:eastAsia="zh-CN" w:bidi="ar-SA"/>
          </w:rPr>
          <w:delText xml:space="preserve">The </w:delText>
        </w:r>
      </w:del>
      <w:ins w:id="549" w:author="EPING" w:date="2020-12-25T09:06:00Z">
        <w:r w:rsidR="005F4DBB">
          <w:rPr>
            <w:rFonts w:ascii="Times New Roman" w:eastAsia="SimSun" w:hAnsi="Times New Roman" w:hint="eastAsia"/>
            <w:b w:val="0"/>
            <w:snapToGrid/>
            <w:color w:val="auto"/>
            <w:kern w:val="2"/>
            <w:sz w:val="24"/>
            <w:szCs w:val="24"/>
            <w:lang w:eastAsia="zh-CN" w:bidi="ar-SA"/>
          </w:rPr>
          <w:t>t</w:t>
        </w:r>
        <w:r w:rsidR="005F4DBB" w:rsidRPr="008F601D">
          <w:rPr>
            <w:rFonts w:ascii="Times New Roman" w:eastAsia="SimSun" w:hAnsi="Times New Roman"/>
            <w:b w:val="0"/>
            <w:snapToGrid/>
            <w:color w:val="auto"/>
            <w:kern w:val="2"/>
            <w:sz w:val="24"/>
            <w:szCs w:val="24"/>
            <w:lang w:eastAsia="zh-CN" w:bidi="ar-SA"/>
          </w:rPr>
          <w:t xml:space="preserve">he </w:t>
        </w:r>
      </w:ins>
      <w:r w:rsidR="00A61D00" w:rsidRPr="008F601D">
        <w:rPr>
          <w:rFonts w:ascii="Times New Roman" w:eastAsia="SimSun" w:hAnsi="Times New Roman"/>
          <w:b w:val="0"/>
          <w:snapToGrid/>
          <w:color w:val="auto"/>
          <w:kern w:val="2"/>
          <w:sz w:val="24"/>
          <w:szCs w:val="24"/>
          <w:lang w:eastAsia="zh-CN" w:bidi="ar-SA"/>
        </w:rPr>
        <w:t>ASPP concept replaces the need to have different images of different sizes to aggregate multiscale context</w:t>
      </w:r>
      <w:ins w:id="550" w:author="Windows User" w:date="2020-12-29T11:28:00Z">
        <w:r w:rsidR="00B92F9C">
          <w:rPr>
            <w:rFonts w:ascii="Times New Roman" w:eastAsia="SimSun" w:hAnsi="Times New Roman"/>
            <w:b w:val="0"/>
            <w:snapToGrid/>
            <w:color w:val="auto"/>
            <w:kern w:val="2"/>
            <w:sz w:val="24"/>
            <w:szCs w:val="24"/>
            <w:lang w:eastAsia="zh-CN" w:bidi="ar-SA"/>
          </w:rPr>
          <w:t>.</w:t>
        </w:r>
      </w:ins>
      <w:del w:id="551" w:author="Windows User" w:date="2020-12-29T11:28:00Z">
        <w:r w:rsidR="00A61D00" w:rsidRPr="008F601D" w:rsidDel="00B92F9C">
          <w:rPr>
            <w:rFonts w:ascii="Times New Roman" w:eastAsia="SimSun" w:hAnsi="Times New Roman"/>
            <w:b w:val="0"/>
            <w:snapToGrid/>
            <w:color w:val="auto"/>
            <w:kern w:val="2"/>
            <w:sz w:val="24"/>
            <w:szCs w:val="24"/>
            <w:lang w:eastAsia="zh-CN" w:bidi="ar-SA"/>
          </w:rPr>
          <w:delText xml:space="preserve">, </w:delText>
        </w:r>
      </w:del>
      <w:del w:id="552" w:author="EPING" w:date="2020-12-25T09:06:00Z">
        <w:r w:rsidR="00A61D00" w:rsidRPr="008F601D" w:rsidDel="00D8427F">
          <w:rPr>
            <w:rFonts w:ascii="Times New Roman" w:eastAsia="SimSun" w:hAnsi="Times New Roman"/>
            <w:b w:val="0"/>
            <w:snapToGrid/>
            <w:color w:val="auto"/>
            <w:kern w:val="2"/>
            <w:sz w:val="24"/>
            <w:szCs w:val="24"/>
            <w:lang w:eastAsia="zh-CN" w:bidi="ar-SA"/>
          </w:rPr>
          <w:delText>and i</w:delText>
        </w:r>
        <w:r w:rsidR="00A61D00" w:rsidRPr="008F601D" w:rsidDel="005F4DBB">
          <w:rPr>
            <w:rFonts w:ascii="Times New Roman" w:eastAsia="SimSun" w:hAnsi="Times New Roman"/>
            <w:b w:val="0"/>
            <w:snapToGrid/>
            <w:color w:val="auto"/>
            <w:kern w:val="2"/>
            <w:sz w:val="24"/>
            <w:szCs w:val="24"/>
            <w:lang w:eastAsia="zh-CN" w:bidi="ar-SA"/>
          </w:rPr>
          <w:delText>nstead us</w:delText>
        </w:r>
        <w:r w:rsidR="00A61D00" w:rsidRPr="008F601D" w:rsidDel="00D8427F">
          <w:rPr>
            <w:rFonts w:ascii="Times New Roman" w:eastAsia="SimSun" w:hAnsi="Times New Roman"/>
            <w:b w:val="0"/>
            <w:snapToGrid/>
            <w:color w:val="auto"/>
            <w:kern w:val="2"/>
            <w:sz w:val="24"/>
            <w:szCs w:val="24"/>
            <w:lang w:eastAsia="zh-CN" w:bidi="ar-SA"/>
          </w:rPr>
          <w:delText>es</w:delText>
        </w:r>
        <w:r w:rsidR="00A61D00" w:rsidRPr="008F601D" w:rsidDel="005F4DBB">
          <w:rPr>
            <w:rFonts w:ascii="Times New Roman" w:eastAsia="SimSun" w:hAnsi="Times New Roman"/>
            <w:b w:val="0"/>
            <w:snapToGrid/>
            <w:color w:val="auto"/>
            <w:kern w:val="2"/>
            <w:sz w:val="24"/>
            <w:szCs w:val="24"/>
            <w:lang w:eastAsia="zh-CN" w:bidi="ar-SA"/>
          </w:rPr>
          <w:delText xml:space="preserve"> a single image</w:delText>
        </w:r>
        <w:r w:rsidRPr="008F601D" w:rsidDel="005F4DBB">
          <w:rPr>
            <w:rFonts w:ascii="Times New Roman" w:eastAsia="SimSun" w:hAnsi="Times New Roman"/>
            <w:b w:val="0"/>
            <w:snapToGrid/>
            <w:color w:val="auto"/>
            <w:kern w:val="2"/>
            <w:sz w:val="24"/>
            <w:szCs w:val="24"/>
            <w:lang w:eastAsia="zh-CN" w:bidi="ar-SA"/>
          </w:rPr>
          <w:delText>.</w:delText>
        </w:r>
      </w:del>
      <w:r w:rsidRPr="008F601D">
        <w:rPr>
          <w:rFonts w:ascii="Times New Roman" w:eastAsia="SimSun" w:hAnsi="Times New Roman"/>
          <w:b w:val="0"/>
          <w:snapToGrid/>
          <w:color w:val="auto"/>
          <w:kern w:val="2"/>
          <w:sz w:val="24"/>
          <w:szCs w:val="24"/>
          <w:lang w:eastAsia="zh-CN" w:bidi="ar-SA"/>
        </w:rPr>
        <w:t xml:space="preserve"> </w:t>
      </w:r>
    </w:p>
    <w:p w14:paraId="71336D92" w14:textId="77777777" w:rsidR="00BA2C6D" w:rsidRPr="008F601D" w:rsidRDefault="004128AF" w:rsidP="004128AF">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Cascaded layers treat</w:t>
      </w:r>
      <w:r w:rsidR="003C60C5"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a</w:t>
      </w:r>
      <w:r w:rsidR="003C60C5" w:rsidRPr="008F601D">
        <w:rPr>
          <w:rFonts w:ascii="Times New Roman" w:eastAsia="SimSun" w:hAnsi="Times New Roman"/>
          <w:b w:val="0"/>
          <w:snapToGrid/>
          <w:color w:val="auto"/>
          <w:kern w:val="2"/>
          <w:sz w:val="24"/>
          <w:szCs w:val="24"/>
          <w:lang w:eastAsia="zh-CN" w:bidi="ar-SA"/>
        </w:rPr>
        <w:t xml:space="preserve"> </w:t>
      </w:r>
      <w:r w:rsidRPr="008F601D">
        <w:rPr>
          <w:rFonts w:ascii="Times New Roman" w:eastAsia="SimSun" w:hAnsi="Times New Roman"/>
          <w:b w:val="0"/>
          <w:snapToGrid/>
          <w:color w:val="auto"/>
          <w:kern w:val="2"/>
          <w:sz w:val="24"/>
          <w:szCs w:val="24"/>
          <w:lang w:eastAsia="zh-CN" w:bidi="ar-SA"/>
        </w:rPr>
        <w:t xml:space="preserve">single deep model as a cascade of several sub-models and classiﬁes most of the easy regions in the shallow stage and make </w:t>
      </w:r>
      <w:r w:rsidR="003C60C5" w:rsidRPr="008F601D">
        <w:rPr>
          <w:rFonts w:ascii="Times New Roman" w:eastAsia="SimSun" w:hAnsi="Times New Roman"/>
          <w:b w:val="0"/>
          <w:snapToGrid/>
          <w:color w:val="auto"/>
          <w:kern w:val="2"/>
          <w:sz w:val="24"/>
          <w:szCs w:val="24"/>
          <w:lang w:eastAsia="zh-CN" w:bidi="ar-SA"/>
        </w:rPr>
        <w:t xml:space="preserve">the </w:t>
      </w:r>
      <w:r w:rsidRPr="008F601D">
        <w:rPr>
          <w:rFonts w:ascii="Times New Roman" w:eastAsia="SimSun" w:hAnsi="Times New Roman"/>
          <w:b w:val="0"/>
          <w:snapToGrid/>
          <w:color w:val="auto"/>
          <w:kern w:val="2"/>
          <w:sz w:val="24"/>
          <w:szCs w:val="24"/>
          <w:lang w:eastAsia="zh-CN" w:bidi="ar-SA"/>
        </w:rPr>
        <w:t xml:space="preserve">deeper stage focus on a few hard regions. By introducing different levels in the network, the layer cascade model can probe coarse and fine details as different resolutions thus improving accuracy and speed. </w:t>
      </w:r>
      <w:r w:rsidR="004A5B40" w:rsidRPr="008F601D">
        <w:rPr>
          <w:rFonts w:ascii="Times New Roman" w:eastAsia="SimSun" w:hAnsi="Times New Roman"/>
          <w:b w:val="0"/>
          <w:snapToGrid/>
          <w:color w:val="auto"/>
          <w:kern w:val="2"/>
          <w:sz w:val="24"/>
          <w:szCs w:val="24"/>
          <w:lang w:eastAsia="zh-CN" w:bidi="ar-SA"/>
        </w:rPr>
        <w:t xml:space="preserve">Most DCNNs based </w:t>
      </w:r>
      <w:r w:rsidR="00397AF8" w:rsidRPr="008F601D">
        <w:rPr>
          <w:rFonts w:ascii="Times New Roman" w:eastAsia="SimSun" w:hAnsi="Times New Roman"/>
          <w:b w:val="0"/>
          <w:snapToGrid/>
          <w:color w:val="auto"/>
          <w:kern w:val="2"/>
          <w:sz w:val="24"/>
          <w:szCs w:val="24"/>
          <w:lang w:eastAsia="zh-CN" w:bidi="ar-SA"/>
        </w:rPr>
        <w:t xml:space="preserve">HSI classification </w:t>
      </w:r>
      <w:r w:rsidR="00A61D00" w:rsidRPr="008F601D">
        <w:rPr>
          <w:rFonts w:ascii="Times New Roman" w:eastAsia="SimSun" w:hAnsi="Times New Roman"/>
          <w:b w:val="0"/>
          <w:snapToGrid/>
          <w:color w:val="auto"/>
          <w:kern w:val="2"/>
          <w:sz w:val="24"/>
          <w:szCs w:val="24"/>
          <w:lang w:eastAsia="zh-CN" w:bidi="ar-SA"/>
        </w:rPr>
        <w:t>networks</w:t>
      </w:r>
      <w:r w:rsidR="00397AF8" w:rsidRPr="008F601D">
        <w:rPr>
          <w:rFonts w:ascii="Times New Roman" w:eastAsia="SimSun" w:hAnsi="Times New Roman"/>
          <w:b w:val="0"/>
          <w:snapToGrid/>
          <w:color w:val="auto"/>
          <w:kern w:val="2"/>
          <w:sz w:val="24"/>
          <w:szCs w:val="24"/>
          <w:lang w:eastAsia="zh-CN" w:bidi="ar-SA"/>
        </w:rPr>
        <w:t xml:space="preserve"> are</w:t>
      </w:r>
      <w:r w:rsidR="00A61D00" w:rsidRPr="008F601D">
        <w:rPr>
          <w:rFonts w:ascii="Times New Roman" w:eastAsia="SimSun" w:hAnsi="Times New Roman"/>
          <w:b w:val="0"/>
          <w:snapToGrid/>
          <w:color w:val="auto"/>
          <w:kern w:val="2"/>
          <w:sz w:val="24"/>
          <w:szCs w:val="24"/>
          <w:lang w:eastAsia="zh-CN" w:bidi="ar-SA"/>
        </w:rPr>
        <w:t xml:space="preserve"> based on either </w:t>
      </w:r>
      <w:r w:rsidR="004A5B40" w:rsidRPr="008F601D">
        <w:rPr>
          <w:rFonts w:ascii="Times New Roman" w:eastAsia="SimSun" w:hAnsi="Times New Roman"/>
          <w:b w:val="0"/>
          <w:snapToGrid/>
          <w:color w:val="auto"/>
          <w:kern w:val="2"/>
          <w:sz w:val="24"/>
          <w:szCs w:val="24"/>
          <w:lang w:eastAsia="zh-CN" w:bidi="ar-SA"/>
        </w:rPr>
        <w:t>encoder</w:t>
      </w:r>
      <w:r w:rsidR="00A61D00" w:rsidRPr="008F601D">
        <w:rPr>
          <w:rFonts w:ascii="Times New Roman" w:eastAsia="SimSun" w:hAnsi="Times New Roman"/>
          <w:b w:val="0"/>
          <w:snapToGrid/>
          <w:color w:val="auto"/>
          <w:kern w:val="2"/>
          <w:sz w:val="24"/>
          <w:szCs w:val="24"/>
          <w:lang w:eastAsia="zh-CN" w:bidi="ar-SA"/>
        </w:rPr>
        <w:t xml:space="preserve"> or fully convolution network </w:t>
      </w:r>
      <w:r w:rsidR="00397AF8" w:rsidRPr="008F601D">
        <w:rPr>
          <w:rFonts w:ascii="Times New Roman" w:eastAsia="SimSun" w:hAnsi="Times New Roman"/>
          <w:b w:val="0"/>
          <w:snapToGrid/>
          <w:color w:val="auto"/>
          <w:kern w:val="2"/>
          <w:sz w:val="24"/>
          <w:szCs w:val="24"/>
          <w:lang w:eastAsia="zh-CN" w:bidi="ar-SA"/>
        </w:rPr>
        <w:t xml:space="preserve">and </w:t>
      </w:r>
      <w:r w:rsidR="00A61D00" w:rsidRPr="008F601D">
        <w:rPr>
          <w:rFonts w:ascii="Times New Roman" w:eastAsia="SimSun" w:hAnsi="Times New Roman"/>
          <w:b w:val="0"/>
          <w:snapToGrid/>
          <w:color w:val="auto"/>
          <w:kern w:val="2"/>
          <w:sz w:val="24"/>
          <w:szCs w:val="24"/>
          <w:lang w:eastAsia="zh-CN" w:bidi="ar-SA"/>
        </w:rPr>
        <w:t xml:space="preserve">incorporate </w:t>
      </w:r>
      <w:r w:rsidR="004A5B40" w:rsidRPr="008F601D">
        <w:rPr>
          <w:rFonts w:ascii="Times New Roman" w:eastAsia="SimSun" w:hAnsi="Times New Roman"/>
          <w:b w:val="0"/>
          <w:snapToGrid/>
          <w:color w:val="auto"/>
          <w:kern w:val="2"/>
          <w:sz w:val="24"/>
          <w:szCs w:val="24"/>
          <w:lang w:eastAsia="zh-CN" w:bidi="ar-SA"/>
        </w:rPr>
        <w:t>other methods discussed earlier</w:t>
      </w:r>
      <w:r w:rsidR="00A61D00" w:rsidRPr="008F601D">
        <w:rPr>
          <w:rFonts w:ascii="Times New Roman" w:eastAsia="SimSun" w:hAnsi="Times New Roman"/>
          <w:b w:val="0"/>
          <w:snapToGrid/>
          <w:color w:val="auto"/>
          <w:kern w:val="2"/>
          <w:sz w:val="24"/>
          <w:szCs w:val="24"/>
          <w:lang w:eastAsia="zh-CN" w:bidi="ar-SA"/>
        </w:rPr>
        <w:t xml:space="preserve"> as part of their network to capture the benefits of both precise localization and to capture </w:t>
      </w:r>
      <w:r w:rsidR="004A5B40" w:rsidRPr="008F601D">
        <w:rPr>
          <w:rFonts w:ascii="Times New Roman" w:eastAsia="SimSun" w:hAnsi="Times New Roman"/>
          <w:b w:val="0"/>
          <w:snapToGrid/>
          <w:color w:val="auto"/>
          <w:kern w:val="2"/>
          <w:sz w:val="24"/>
          <w:szCs w:val="24"/>
          <w:lang w:eastAsia="zh-CN" w:bidi="ar-SA"/>
        </w:rPr>
        <w:t>robust</w:t>
      </w:r>
      <w:r w:rsidR="00A61D00" w:rsidRPr="008F601D">
        <w:rPr>
          <w:rFonts w:ascii="Times New Roman" w:eastAsia="SimSun" w:hAnsi="Times New Roman"/>
          <w:b w:val="0"/>
          <w:snapToGrid/>
          <w:color w:val="auto"/>
          <w:kern w:val="2"/>
          <w:sz w:val="24"/>
          <w:szCs w:val="24"/>
          <w:lang w:eastAsia="zh-CN" w:bidi="ar-SA"/>
        </w:rPr>
        <w:t xml:space="preserve"> feature</w:t>
      </w:r>
      <w:r w:rsidR="004A5B40" w:rsidRPr="008F601D">
        <w:rPr>
          <w:rFonts w:ascii="Times New Roman" w:eastAsia="SimSun" w:hAnsi="Times New Roman"/>
          <w:b w:val="0"/>
          <w:snapToGrid/>
          <w:color w:val="auto"/>
          <w:kern w:val="2"/>
          <w:sz w:val="24"/>
          <w:szCs w:val="24"/>
          <w:lang w:eastAsia="zh-CN" w:bidi="ar-SA"/>
        </w:rPr>
        <w:t>s</w:t>
      </w:r>
      <w:r w:rsidR="00A61D00" w:rsidRPr="008F601D">
        <w:rPr>
          <w:rFonts w:ascii="Times New Roman" w:eastAsia="SimSun" w:hAnsi="Times New Roman"/>
          <w:b w:val="0"/>
          <w:snapToGrid/>
          <w:color w:val="auto"/>
          <w:kern w:val="2"/>
          <w:sz w:val="24"/>
          <w:szCs w:val="24"/>
          <w:lang w:eastAsia="zh-CN" w:bidi="ar-SA"/>
        </w:rPr>
        <w:t xml:space="preserve"> </w:t>
      </w:r>
      <w:r w:rsidR="004A5B40" w:rsidRPr="008F601D">
        <w:rPr>
          <w:rFonts w:ascii="Times New Roman" w:eastAsia="SimSun" w:hAnsi="Times New Roman"/>
          <w:b w:val="0"/>
          <w:snapToGrid/>
          <w:color w:val="auto"/>
          <w:kern w:val="2"/>
          <w:sz w:val="24"/>
          <w:szCs w:val="24"/>
          <w:lang w:eastAsia="zh-CN" w:bidi="ar-SA"/>
        </w:rPr>
        <w:t>descriptor</w:t>
      </w:r>
      <w:r w:rsidR="00A61D00" w:rsidRPr="008F601D">
        <w:rPr>
          <w:rFonts w:ascii="Times New Roman" w:eastAsia="SimSun" w:hAnsi="Times New Roman"/>
          <w:b w:val="0"/>
          <w:snapToGrid/>
          <w:color w:val="auto"/>
          <w:kern w:val="2"/>
          <w:sz w:val="24"/>
          <w:szCs w:val="24"/>
          <w:lang w:eastAsia="zh-CN" w:bidi="ar-SA"/>
        </w:rPr>
        <w:t>.</w:t>
      </w:r>
      <w:r w:rsidRPr="008F601D">
        <w:rPr>
          <w:rFonts w:ascii="Times New Roman" w:eastAsia="SimSun" w:hAnsi="Times New Roman"/>
          <w:b w:val="0"/>
          <w:snapToGrid/>
          <w:color w:val="auto"/>
          <w:kern w:val="2"/>
          <w:sz w:val="24"/>
          <w:szCs w:val="24"/>
          <w:lang w:eastAsia="zh-CN" w:bidi="ar-SA"/>
        </w:rPr>
        <w:t xml:space="preserve"> </w:t>
      </w:r>
    </w:p>
    <w:p w14:paraId="5CFF7572" w14:textId="4304960B" w:rsidR="00BA2C6D" w:rsidRPr="008F601D" w:rsidRDefault="00BA2C6D" w:rsidP="00BA2C6D">
      <w:pPr>
        <w:pStyle w:val="MDPI21heading1"/>
        <w:spacing w:before="0" w:after="0"/>
        <w:ind w:firstLine="36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Current trends on imag</w:t>
      </w:r>
      <w:r w:rsidR="004A5B40" w:rsidRPr="008F601D">
        <w:rPr>
          <w:rFonts w:ascii="Times New Roman" w:eastAsia="SimSun" w:hAnsi="Times New Roman"/>
          <w:b w:val="0"/>
          <w:snapToGrid/>
          <w:color w:val="auto"/>
          <w:kern w:val="2"/>
          <w:sz w:val="24"/>
          <w:szCs w:val="24"/>
          <w:lang w:eastAsia="zh-CN" w:bidi="ar-SA"/>
        </w:rPr>
        <w:t>e segmentation have shifted the</w:t>
      </w:r>
      <w:r w:rsidRPr="008F601D">
        <w:rPr>
          <w:rFonts w:ascii="Times New Roman" w:eastAsia="SimSun" w:hAnsi="Times New Roman"/>
          <w:b w:val="0"/>
          <w:snapToGrid/>
          <w:color w:val="auto"/>
          <w:kern w:val="2"/>
          <w:sz w:val="24"/>
          <w:szCs w:val="24"/>
          <w:lang w:eastAsia="zh-CN" w:bidi="ar-SA"/>
        </w:rPr>
        <w:t xml:space="preserve"> focus on how </w:t>
      </w:r>
      <w:r w:rsidR="004A5B40" w:rsidRPr="008F601D">
        <w:rPr>
          <w:rFonts w:ascii="Times New Roman" w:eastAsia="SimSun" w:hAnsi="Times New Roman"/>
          <w:b w:val="0"/>
          <w:snapToGrid/>
          <w:color w:val="auto"/>
          <w:kern w:val="2"/>
          <w:sz w:val="24"/>
          <w:szCs w:val="24"/>
          <w:lang w:eastAsia="zh-CN" w:bidi="ar-SA"/>
        </w:rPr>
        <w:t xml:space="preserve">best to </w:t>
      </w:r>
      <w:r w:rsidRPr="008F601D">
        <w:rPr>
          <w:rFonts w:ascii="Times New Roman" w:eastAsia="SimSun" w:hAnsi="Times New Roman"/>
          <w:b w:val="0"/>
          <w:snapToGrid/>
          <w:color w:val="auto"/>
          <w:kern w:val="2"/>
          <w:sz w:val="24"/>
          <w:szCs w:val="24"/>
          <w:lang w:eastAsia="zh-CN" w:bidi="ar-SA"/>
        </w:rPr>
        <w:t xml:space="preserve">extract </w:t>
      </w:r>
      <w:r w:rsidR="00B05058" w:rsidRPr="008F601D">
        <w:rPr>
          <w:rFonts w:ascii="Times New Roman" w:eastAsia="SimSun" w:hAnsi="Times New Roman"/>
          <w:b w:val="0"/>
          <w:snapToGrid/>
          <w:color w:val="auto"/>
          <w:kern w:val="2"/>
          <w:sz w:val="24"/>
          <w:szCs w:val="24"/>
          <w:lang w:eastAsia="zh-CN" w:bidi="ar-SA"/>
        </w:rPr>
        <w:t xml:space="preserve">a </w:t>
      </w:r>
      <w:r w:rsidRPr="008F601D">
        <w:rPr>
          <w:rFonts w:ascii="Times New Roman" w:eastAsia="SimSun" w:hAnsi="Times New Roman"/>
          <w:b w:val="0"/>
          <w:snapToGrid/>
          <w:color w:val="auto"/>
          <w:kern w:val="2"/>
          <w:sz w:val="24"/>
          <w:szCs w:val="24"/>
          <w:lang w:eastAsia="zh-CN" w:bidi="ar-SA"/>
        </w:rPr>
        <w:t xml:space="preserve">full representation of feature descriptors while maintaining low computation complexities. Various </w:t>
      </w:r>
      <w:r w:rsidR="00A431E1" w:rsidRPr="008F601D">
        <w:rPr>
          <w:rFonts w:ascii="Times New Roman" w:eastAsia="SimSun" w:hAnsi="Times New Roman"/>
          <w:b w:val="0"/>
          <w:snapToGrid/>
          <w:color w:val="auto"/>
          <w:kern w:val="2"/>
          <w:sz w:val="24"/>
          <w:szCs w:val="24"/>
          <w:lang w:eastAsia="zh-CN" w:bidi="ar-SA"/>
        </w:rPr>
        <w:t xml:space="preserve">researchers </w:t>
      </w:r>
      <w:r w:rsidRPr="008F601D">
        <w:rPr>
          <w:rFonts w:ascii="Times New Roman" w:eastAsia="SimSun" w:hAnsi="Times New Roman"/>
          <w:b w:val="0"/>
          <w:snapToGrid/>
          <w:color w:val="auto"/>
          <w:kern w:val="2"/>
          <w:sz w:val="24"/>
          <w:szCs w:val="24"/>
          <w:lang w:eastAsia="zh-CN" w:bidi="ar-SA"/>
        </w:rPr>
        <w:t>have used different layer level</w:t>
      </w:r>
      <w:r w:rsidR="00B05058" w:rsidRPr="008F601D">
        <w:rPr>
          <w:rFonts w:ascii="Times New Roman" w:eastAsia="SimSun" w:hAnsi="Times New Roman"/>
          <w:b w:val="0"/>
          <w:snapToGrid/>
          <w:color w:val="auto"/>
          <w:kern w:val="2"/>
          <w:sz w:val="24"/>
          <w:szCs w:val="24"/>
          <w:lang w:eastAsia="zh-CN" w:bidi="ar-SA"/>
        </w:rPr>
        <w:t>s</w:t>
      </w:r>
      <w:r w:rsidRPr="008F601D">
        <w:rPr>
          <w:rFonts w:ascii="Times New Roman" w:eastAsia="SimSun" w:hAnsi="Times New Roman"/>
          <w:b w:val="0"/>
          <w:snapToGrid/>
          <w:color w:val="auto"/>
          <w:kern w:val="2"/>
          <w:sz w:val="24"/>
          <w:szCs w:val="24"/>
          <w:lang w:eastAsia="zh-CN" w:bidi="ar-SA"/>
        </w:rPr>
        <w:t xml:space="preserve"> to extract both spatial and </w:t>
      </w:r>
      <w:proofErr w:type="spellStart"/>
      <w:ins w:id="553" w:author="Windows User" w:date="2020-12-29T11:29:00Z">
        <w:r w:rsidR="00B92F9C">
          <w:rPr>
            <w:rFonts w:ascii="Times New Roman" w:eastAsia="SimSun" w:hAnsi="Times New Roman"/>
            <w:b w:val="0"/>
            <w:snapToGrid/>
            <w:color w:val="auto"/>
            <w:kern w:val="2"/>
            <w:sz w:val="24"/>
            <w:szCs w:val="24"/>
            <w:lang w:eastAsia="zh-CN" w:bidi="ar-SA"/>
          </w:rPr>
          <w:t>a</w:t>
        </w:r>
      </w:ins>
      <w:r w:rsidRPr="008F601D">
        <w:rPr>
          <w:rFonts w:ascii="Times New Roman" w:eastAsia="SimSun" w:hAnsi="Times New Roman"/>
          <w:b w:val="0"/>
          <w:snapToGrid/>
          <w:color w:val="auto"/>
          <w:kern w:val="2"/>
          <w:sz w:val="24"/>
          <w:szCs w:val="24"/>
          <w:lang w:eastAsia="zh-CN" w:bidi="ar-SA"/>
        </w:rPr>
        <w:t>spatial</w:t>
      </w:r>
      <w:proofErr w:type="spellEnd"/>
      <w:r w:rsidRPr="008F601D">
        <w:rPr>
          <w:rFonts w:ascii="Times New Roman" w:eastAsia="SimSun" w:hAnsi="Times New Roman"/>
          <w:b w:val="0"/>
          <w:snapToGrid/>
          <w:color w:val="auto"/>
          <w:kern w:val="2"/>
          <w:sz w:val="24"/>
          <w:szCs w:val="24"/>
          <w:lang w:eastAsia="zh-CN" w:bidi="ar-SA"/>
        </w:rPr>
        <w:t xml:space="preserve"> features, as others included attention mechanism</w:t>
      </w:r>
      <w:r w:rsidR="00B05058" w:rsidRPr="008F601D">
        <w:rPr>
          <w:rFonts w:ascii="Times New Roman" w:eastAsia="SimSun" w:hAnsi="Times New Roman"/>
          <w:b w:val="0"/>
          <w:snapToGrid/>
          <w:color w:val="auto"/>
          <w:kern w:val="2"/>
          <w:sz w:val="24"/>
          <w:szCs w:val="24"/>
          <w:lang w:eastAsia="zh-CN" w:bidi="ar-SA"/>
        </w:rPr>
        <w:t>s</w:t>
      </w:r>
      <w:r w:rsidRPr="008F601D">
        <w:rPr>
          <w:rFonts w:ascii="Times New Roman" w:eastAsia="SimSun" w:hAnsi="Times New Roman"/>
          <w:b w:val="0"/>
          <w:snapToGrid/>
          <w:color w:val="auto"/>
          <w:kern w:val="2"/>
          <w:sz w:val="24"/>
          <w:szCs w:val="24"/>
          <w:lang w:eastAsia="zh-CN" w:bidi="ar-SA"/>
        </w:rPr>
        <w:t xml:space="preserve"> to guide the network on what features to extract and capture. </w:t>
      </w:r>
      <w:r w:rsidR="00B05058" w:rsidRPr="008F601D">
        <w:rPr>
          <w:rFonts w:ascii="Times New Roman" w:eastAsia="SimSun" w:hAnsi="Times New Roman"/>
          <w:b w:val="0"/>
          <w:snapToGrid/>
          <w:color w:val="auto"/>
          <w:kern w:val="2"/>
          <w:sz w:val="24"/>
          <w:szCs w:val="24"/>
          <w:lang w:eastAsia="zh-CN" w:bidi="ar-SA"/>
        </w:rPr>
        <w:t>Besides</w:t>
      </w:r>
      <w:r w:rsidRPr="008F601D">
        <w:rPr>
          <w:rFonts w:ascii="Times New Roman" w:eastAsia="SimSun" w:hAnsi="Times New Roman"/>
          <w:b w:val="0"/>
          <w:snapToGrid/>
          <w:color w:val="auto"/>
          <w:kern w:val="2"/>
          <w:sz w:val="24"/>
          <w:szCs w:val="24"/>
          <w:lang w:eastAsia="zh-CN" w:bidi="ar-SA"/>
        </w:rPr>
        <w:t xml:space="preserve">, some works have employed multi-level feature fusion where features are extracted at different spatial dimensions in a multi-leveled and multi-layered structured network. GANs have </w:t>
      </w:r>
      <w:r w:rsidR="005A78FA" w:rsidRPr="008F601D">
        <w:rPr>
          <w:rFonts w:ascii="Times New Roman" w:eastAsia="SimSun" w:hAnsi="Times New Roman"/>
          <w:b w:val="0"/>
          <w:snapToGrid/>
          <w:color w:val="auto"/>
          <w:kern w:val="2"/>
          <w:sz w:val="24"/>
          <w:szCs w:val="24"/>
          <w:lang w:eastAsia="zh-CN" w:bidi="ar-SA"/>
        </w:rPr>
        <w:t xml:space="preserve">also </w:t>
      </w:r>
      <w:r w:rsidRPr="008F601D">
        <w:rPr>
          <w:rFonts w:ascii="Times New Roman" w:eastAsia="SimSun" w:hAnsi="Times New Roman"/>
          <w:b w:val="0"/>
          <w:snapToGrid/>
          <w:color w:val="auto"/>
          <w:kern w:val="2"/>
          <w:sz w:val="24"/>
          <w:szCs w:val="24"/>
          <w:lang w:eastAsia="zh-CN" w:bidi="ar-SA"/>
        </w:rPr>
        <w:t>gained wide acceptance in HSI classification tasks with some researchers in</w:t>
      </w:r>
      <w:r w:rsidR="00B05058" w:rsidRPr="008F601D">
        <w:rPr>
          <w:rFonts w:ascii="Times New Roman" w:eastAsia="SimSun" w:hAnsi="Times New Roman"/>
          <w:b w:val="0"/>
          <w:snapToGrid/>
          <w:color w:val="auto"/>
          <w:kern w:val="2"/>
          <w:sz w:val="24"/>
          <w:szCs w:val="24"/>
          <w:lang w:eastAsia="zh-CN" w:bidi="ar-SA"/>
        </w:rPr>
        <w:t>c</w:t>
      </w:r>
      <w:r w:rsidRPr="008F601D">
        <w:rPr>
          <w:rFonts w:ascii="Times New Roman" w:eastAsia="SimSun" w:hAnsi="Times New Roman"/>
          <w:b w:val="0"/>
          <w:snapToGrid/>
          <w:color w:val="auto"/>
          <w:kern w:val="2"/>
          <w:sz w:val="24"/>
          <w:szCs w:val="24"/>
          <w:lang w:eastAsia="zh-CN" w:bidi="ar-SA"/>
        </w:rPr>
        <w:t>orporating attention mechanism</w:t>
      </w:r>
      <w:r w:rsidR="00B05058" w:rsidRPr="008F601D">
        <w:rPr>
          <w:rFonts w:ascii="Times New Roman" w:eastAsia="SimSun" w:hAnsi="Times New Roman"/>
          <w:b w:val="0"/>
          <w:snapToGrid/>
          <w:color w:val="auto"/>
          <w:kern w:val="2"/>
          <w:sz w:val="24"/>
          <w:szCs w:val="24"/>
          <w:lang w:eastAsia="zh-CN" w:bidi="ar-SA"/>
        </w:rPr>
        <w:t>s</w:t>
      </w:r>
      <w:r w:rsidR="005A78FA" w:rsidRPr="008F601D">
        <w:rPr>
          <w:rFonts w:ascii="Times New Roman" w:eastAsia="SimSun" w:hAnsi="Times New Roman"/>
          <w:b w:val="0"/>
          <w:snapToGrid/>
          <w:color w:val="auto"/>
          <w:kern w:val="2"/>
          <w:sz w:val="24"/>
          <w:szCs w:val="24"/>
          <w:lang w:eastAsia="zh-CN" w:bidi="ar-SA"/>
        </w:rPr>
        <w:t xml:space="preserve"> in most networks</w:t>
      </w:r>
      <w:r w:rsidRPr="008F601D">
        <w:rPr>
          <w:rFonts w:ascii="Times New Roman" w:eastAsia="SimSun" w:hAnsi="Times New Roman"/>
          <w:b w:val="0"/>
          <w:snapToGrid/>
          <w:color w:val="auto"/>
          <w:kern w:val="2"/>
          <w:sz w:val="24"/>
          <w:szCs w:val="24"/>
          <w:lang w:eastAsia="zh-CN" w:bidi="ar-SA"/>
        </w:rPr>
        <w:t xml:space="preserve"> to refine the </w:t>
      </w:r>
      <w:r w:rsidR="005A78FA" w:rsidRPr="008F601D">
        <w:rPr>
          <w:rFonts w:ascii="Times New Roman" w:eastAsia="SimSun" w:hAnsi="Times New Roman"/>
          <w:b w:val="0"/>
          <w:snapToGrid/>
          <w:color w:val="auto"/>
          <w:kern w:val="2"/>
          <w:sz w:val="24"/>
          <w:szCs w:val="24"/>
          <w:lang w:eastAsia="zh-CN" w:bidi="ar-SA"/>
        </w:rPr>
        <w:t xml:space="preserve">precision and </w:t>
      </w:r>
      <w:r w:rsidRPr="008F601D">
        <w:rPr>
          <w:rFonts w:ascii="Times New Roman" w:eastAsia="SimSun" w:hAnsi="Times New Roman"/>
          <w:b w:val="0"/>
          <w:snapToGrid/>
          <w:color w:val="auto"/>
          <w:kern w:val="2"/>
          <w:sz w:val="24"/>
          <w:szCs w:val="24"/>
          <w:lang w:eastAsia="zh-CN" w:bidi="ar-SA"/>
        </w:rPr>
        <w:t xml:space="preserve">robustness of their models. Lastly, models that have combined different approaches have shown better performances in classification results despite recording some increased computation </w:t>
      </w:r>
      <w:r w:rsidR="003B1EF2" w:rsidRPr="008F601D">
        <w:rPr>
          <w:rFonts w:ascii="Times New Roman" w:eastAsia="SimSun" w:hAnsi="Times New Roman"/>
          <w:b w:val="0"/>
          <w:snapToGrid/>
          <w:color w:val="auto"/>
          <w:kern w:val="2"/>
          <w:sz w:val="24"/>
          <w:szCs w:val="24"/>
          <w:lang w:eastAsia="zh-CN" w:bidi="ar-SA"/>
        </w:rPr>
        <w:t>load</w:t>
      </w:r>
      <w:r w:rsidRPr="008F601D">
        <w:rPr>
          <w:rFonts w:ascii="Times New Roman" w:eastAsia="SimSun" w:hAnsi="Times New Roman"/>
          <w:b w:val="0"/>
          <w:snapToGrid/>
          <w:color w:val="auto"/>
          <w:kern w:val="2"/>
          <w:sz w:val="24"/>
          <w:szCs w:val="24"/>
          <w:lang w:eastAsia="zh-CN" w:bidi="ar-SA"/>
        </w:rPr>
        <w:t>. We</w:t>
      </w:r>
      <w:ins w:id="554" w:author="Windows User" w:date="2020-12-29T11:32:00Z">
        <w:r w:rsidR="00B92F9C">
          <w:rPr>
            <w:rFonts w:ascii="Times New Roman" w:eastAsia="SimSun" w:hAnsi="Times New Roman"/>
            <w:b w:val="0"/>
            <w:snapToGrid/>
            <w:color w:val="auto"/>
            <w:kern w:val="2"/>
            <w:sz w:val="24"/>
            <w:szCs w:val="24"/>
            <w:lang w:eastAsia="zh-CN" w:bidi="ar-SA"/>
          </w:rPr>
          <w:t>,</w:t>
        </w:r>
      </w:ins>
      <w:r w:rsidRPr="008F601D">
        <w:rPr>
          <w:rFonts w:ascii="Times New Roman" w:eastAsia="SimSun" w:hAnsi="Times New Roman"/>
          <w:b w:val="0"/>
          <w:snapToGrid/>
          <w:color w:val="auto"/>
          <w:kern w:val="2"/>
          <w:sz w:val="24"/>
          <w:szCs w:val="24"/>
          <w:lang w:eastAsia="zh-CN" w:bidi="ar-SA"/>
        </w:rPr>
        <w:t xml:space="preserve"> however note that these methods have also been reported effective in other image processing tasks such as medical image segmentation, and object detection, classification of generic images among others</w:t>
      </w:r>
      <w:r w:rsidR="00B04AB1" w:rsidRPr="008F601D">
        <w:rPr>
          <w:rFonts w:ascii="Times New Roman" w:eastAsia="SimSun" w:hAnsi="Times New Roman"/>
          <w:b w:val="0"/>
          <w:snapToGrid/>
          <w:color w:val="auto"/>
          <w:kern w:val="2"/>
          <w:sz w:val="24"/>
          <w:szCs w:val="24"/>
          <w:lang w:eastAsia="zh-CN" w:bidi="ar-SA"/>
        </w:rPr>
        <w:t xml:space="preserve"> </w:t>
      </w:r>
      <w:r w:rsidR="00B40EE1" w:rsidRPr="008F601D">
        <w:rPr>
          <w:rFonts w:ascii="Times New Roman" w:eastAsia="SimSun" w:hAnsi="Times New Roman"/>
          <w:b w:val="0"/>
          <w:snapToGrid/>
          <w:color w:val="auto"/>
          <w:kern w:val="2"/>
          <w:sz w:val="24"/>
          <w:szCs w:val="24"/>
          <w:lang w:eastAsia="zh-CN" w:bidi="ar-SA"/>
        </w:rPr>
        <w:fldChar w:fldCharType="begin"/>
      </w:r>
      <w:r w:rsidR="00B04AB1" w:rsidRPr="008F601D">
        <w:rPr>
          <w:rFonts w:ascii="Times New Roman" w:eastAsia="SimSun" w:hAnsi="Times New Roman"/>
          <w:b w:val="0"/>
          <w:snapToGrid/>
          <w:color w:val="auto"/>
          <w:kern w:val="2"/>
          <w:sz w:val="24"/>
          <w:szCs w:val="24"/>
          <w:lang w:eastAsia="zh-CN" w:bidi="ar-SA"/>
        </w:rPr>
        <w:instrText xml:space="preserve"> ADDIN EN.CITE &lt;EndNote&gt;&lt;Cite&gt;&lt;Author&gt;Signoroni&lt;/Author&gt;&lt;Year&gt;2019&lt;/Year&gt;&lt;RecNum&gt;770&lt;/RecNum&gt;&lt;DisplayText&gt;(Signoroni et al., 2019a)&lt;/DisplayText&gt;&lt;record&gt;&lt;rec-number&gt;770&lt;/rec-number&gt;&lt;foreign-keys&gt;&lt;key app="EN" db-id="9tzztt9fztrewoefrsoxzf5nddss0awxvzs0" timestamp="1607676366"&gt;770&lt;/key&gt;&lt;/foreign-keys&gt;&lt;ref-type name="Journal Article"&gt;17&lt;/ref-type&gt;&lt;contributors&gt;&lt;authors&gt;&lt;author&gt;Signoroni, Alberto&lt;/author&gt;&lt;author&gt;Savardi, Mattia&lt;/author&gt;&lt;author&gt;Baronio, Annalisa&lt;/author&gt;&lt;author&gt;Benini, Sergio&lt;/author&gt;&lt;/authors&gt;&lt;/contributors&gt;&lt;titles&gt;&lt;title&gt;Deep Learning Meets Hyperspectral Image Analysis: A Multidisciplinary Review&lt;/title&gt;&lt;secondary-title&gt;J. Imaging&lt;/secondary-title&gt;&lt;/titles&gt;&lt;periodical&gt;&lt;full-title&gt;J. Imaging&lt;/full-title&gt;&lt;/periodical&gt;&lt;pages&gt;52&lt;/pages&gt;&lt;volume&gt;5&lt;/volume&gt;&lt;number&gt;5&lt;/number&gt;&lt;dates&gt;&lt;year&gt;2019&lt;/year&gt;&lt;pub-dates&gt;&lt;date&gt;/&lt;/date&gt;&lt;/pub-dates&gt;&lt;/dates&gt;&lt;urls&gt;&lt;related-urls&gt;&lt;url&gt;https://doi.org/10.3390/jimaging5050052&lt;/url&gt;&lt;/related-urls&gt;&lt;/urls&gt;&lt;electronic-resource-num&gt;10.3390/jimaging5050052&lt;/electronic-resource-num&gt;&lt;/record&gt;&lt;/Cite&gt;&lt;/EndNote&gt;</w:instrText>
      </w:r>
      <w:r w:rsidR="00B40EE1" w:rsidRPr="008F601D">
        <w:rPr>
          <w:rFonts w:ascii="Times New Roman" w:eastAsia="SimSun" w:hAnsi="Times New Roman"/>
          <w:b w:val="0"/>
          <w:snapToGrid/>
          <w:color w:val="auto"/>
          <w:kern w:val="2"/>
          <w:sz w:val="24"/>
          <w:szCs w:val="24"/>
          <w:lang w:eastAsia="zh-CN" w:bidi="ar-SA"/>
        </w:rPr>
        <w:fldChar w:fldCharType="separate"/>
      </w:r>
      <w:r w:rsidR="00B04AB1" w:rsidRPr="008F601D">
        <w:rPr>
          <w:rFonts w:ascii="Times New Roman" w:eastAsia="SimSun" w:hAnsi="Times New Roman"/>
          <w:b w:val="0"/>
          <w:noProof/>
          <w:snapToGrid/>
          <w:color w:val="auto"/>
          <w:kern w:val="2"/>
          <w:sz w:val="24"/>
          <w:szCs w:val="24"/>
          <w:lang w:eastAsia="zh-CN" w:bidi="ar-SA"/>
        </w:rPr>
        <w:t>(Signoroni et al., 2019a)</w:t>
      </w:r>
      <w:r w:rsidR="00B40EE1" w:rsidRPr="008F601D">
        <w:rPr>
          <w:rFonts w:ascii="Times New Roman" w:eastAsia="SimSun" w:hAnsi="Times New Roman"/>
          <w:b w:val="0"/>
          <w:snapToGrid/>
          <w:color w:val="auto"/>
          <w:kern w:val="2"/>
          <w:sz w:val="24"/>
          <w:szCs w:val="24"/>
          <w:lang w:eastAsia="zh-CN" w:bidi="ar-SA"/>
        </w:rPr>
        <w:fldChar w:fldCharType="end"/>
      </w:r>
    </w:p>
    <w:p w14:paraId="4F49768C" w14:textId="1A859A7C" w:rsidR="00A61D00" w:rsidRDefault="00A61D00" w:rsidP="00E32FD4">
      <w:pPr>
        <w:pStyle w:val="MDPI21heading1"/>
        <w:spacing w:before="0" w:after="0"/>
        <w:ind w:firstLine="360"/>
        <w:jc w:val="both"/>
        <w:rPr>
          <w:ins w:id="555" w:author="Windows User" w:date="2020-12-28T12:40:00Z"/>
          <w:rFonts w:ascii="Times New Roman" w:eastAsia="SimSun" w:hAnsi="Times New Roman"/>
          <w:bCs/>
          <w:snapToGrid/>
          <w:color w:val="auto"/>
          <w:kern w:val="2"/>
          <w:sz w:val="24"/>
          <w:szCs w:val="24"/>
          <w:lang w:eastAsia="zh-CN" w:bidi="ar-SA"/>
        </w:rPr>
      </w:pPr>
      <w:r w:rsidRPr="008F601D">
        <w:rPr>
          <w:rFonts w:ascii="Times New Roman" w:eastAsia="SimSun" w:hAnsi="Times New Roman"/>
          <w:bCs/>
          <w:snapToGrid/>
          <w:color w:val="auto"/>
          <w:kern w:val="2"/>
          <w:sz w:val="24"/>
          <w:szCs w:val="24"/>
          <w:lang w:eastAsia="zh-CN" w:bidi="ar-SA"/>
        </w:rPr>
        <w:t>Conclusion</w:t>
      </w:r>
      <w:r w:rsidR="00202128" w:rsidRPr="008F601D">
        <w:rPr>
          <w:rFonts w:ascii="Times New Roman" w:eastAsia="SimSun" w:hAnsi="Times New Roman"/>
          <w:bCs/>
          <w:snapToGrid/>
          <w:color w:val="auto"/>
          <w:kern w:val="2"/>
          <w:sz w:val="24"/>
          <w:szCs w:val="24"/>
          <w:lang w:eastAsia="zh-CN" w:bidi="ar-SA"/>
        </w:rPr>
        <w:t xml:space="preserve"> </w:t>
      </w:r>
    </w:p>
    <w:p w14:paraId="1284544D" w14:textId="4A48F60B" w:rsidR="00B571BA" w:rsidRPr="00264CDA" w:rsidRDefault="00264CDA" w:rsidP="00E32FD4">
      <w:pPr>
        <w:pStyle w:val="MDPI21heading1"/>
        <w:spacing w:before="0" w:after="0"/>
        <w:ind w:firstLine="360"/>
        <w:jc w:val="both"/>
        <w:rPr>
          <w:rFonts w:ascii="Times New Roman" w:eastAsia="SimSun" w:hAnsi="Times New Roman"/>
          <w:b w:val="0"/>
          <w:bCs/>
          <w:snapToGrid/>
          <w:color w:val="auto"/>
          <w:kern w:val="2"/>
          <w:sz w:val="24"/>
          <w:szCs w:val="24"/>
          <w:lang w:eastAsia="zh-CN" w:bidi="ar-SA"/>
          <w:rPrChange w:id="556" w:author="Windows User" w:date="2020-12-28T14:07:00Z">
            <w:rPr>
              <w:rFonts w:ascii="Times New Roman" w:eastAsia="SimSun" w:hAnsi="Times New Roman"/>
              <w:bCs/>
              <w:snapToGrid/>
              <w:color w:val="auto"/>
              <w:kern w:val="2"/>
              <w:sz w:val="24"/>
              <w:szCs w:val="24"/>
              <w:lang w:eastAsia="zh-CN" w:bidi="ar-SA"/>
            </w:rPr>
          </w:rPrChange>
        </w:rPr>
      </w:pPr>
      <w:ins w:id="557" w:author="Windows User" w:date="2020-12-28T14:07:00Z">
        <w:r>
          <w:rPr>
            <w:rFonts w:ascii="Times New Roman" w:eastAsia="SimSun" w:hAnsi="Times New Roman"/>
            <w:b w:val="0"/>
            <w:bCs/>
            <w:snapToGrid/>
            <w:color w:val="auto"/>
            <w:kern w:val="2"/>
            <w:sz w:val="24"/>
            <w:szCs w:val="24"/>
            <w:lang w:eastAsia="zh-CN" w:bidi="ar-SA"/>
          </w:rPr>
          <w:t>The findings of this study can be understood as the performance of deep</w:t>
        </w:r>
      </w:ins>
      <w:ins w:id="558" w:author="Windows User" w:date="2020-12-28T14:08:00Z">
        <w:r>
          <w:rPr>
            <w:rFonts w:ascii="Times New Roman" w:eastAsia="SimSun" w:hAnsi="Times New Roman"/>
            <w:b w:val="0"/>
            <w:bCs/>
            <w:snapToGrid/>
            <w:color w:val="auto"/>
            <w:kern w:val="2"/>
            <w:sz w:val="24"/>
            <w:szCs w:val="24"/>
            <w:lang w:eastAsia="zh-CN" w:bidi="ar-SA"/>
          </w:rPr>
          <w:t xml:space="preserve"> </w:t>
        </w:r>
      </w:ins>
      <w:ins w:id="559" w:author="Windows User" w:date="2020-12-28T14:07:00Z">
        <w:r>
          <w:rPr>
            <w:rFonts w:ascii="Times New Roman" w:eastAsia="SimSun" w:hAnsi="Times New Roman"/>
            <w:b w:val="0"/>
            <w:bCs/>
            <w:snapToGrid/>
            <w:color w:val="auto"/>
            <w:kern w:val="2"/>
            <w:sz w:val="24"/>
            <w:szCs w:val="24"/>
            <w:lang w:eastAsia="zh-CN" w:bidi="ar-SA"/>
          </w:rPr>
          <w:t>learning</w:t>
        </w:r>
      </w:ins>
      <w:ins w:id="560" w:author="Windows User" w:date="2020-12-28T14:08:00Z">
        <w:r>
          <w:rPr>
            <w:rFonts w:ascii="Times New Roman" w:eastAsia="SimSun" w:hAnsi="Times New Roman"/>
            <w:b w:val="0"/>
            <w:bCs/>
            <w:snapToGrid/>
            <w:color w:val="auto"/>
            <w:kern w:val="2"/>
            <w:sz w:val="24"/>
            <w:szCs w:val="24"/>
            <w:lang w:eastAsia="zh-CN" w:bidi="ar-SA"/>
          </w:rPr>
          <w:t xml:space="preserve"> hyper spectral imaging tasks is </w:t>
        </w:r>
      </w:ins>
      <w:ins w:id="561" w:author="Windows User" w:date="2020-12-28T14:09:00Z">
        <w:r>
          <w:rPr>
            <w:rFonts w:ascii="Times New Roman" w:eastAsia="SimSun" w:hAnsi="Times New Roman"/>
            <w:b w:val="0"/>
            <w:bCs/>
            <w:snapToGrid/>
            <w:color w:val="auto"/>
            <w:kern w:val="2"/>
            <w:sz w:val="24"/>
            <w:szCs w:val="24"/>
            <w:lang w:eastAsia="zh-CN" w:bidi="ar-SA"/>
          </w:rPr>
          <w:t xml:space="preserve">lagging as compared to object identification and scenario recognition. The generalized datasets used in transfer learning do not represent diverse objects enough to represent the real </w:t>
        </w:r>
      </w:ins>
      <w:ins w:id="562" w:author="Windows User" w:date="2020-12-28T14:11:00Z">
        <w:r>
          <w:rPr>
            <w:rFonts w:ascii="Times New Roman" w:eastAsia="SimSun" w:hAnsi="Times New Roman"/>
            <w:b w:val="0"/>
            <w:bCs/>
            <w:snapToGrid/>
            <w:color w:val="auto"/>
            <w:kern w:val="2"/>
            <w:sz w:val="24"/>
            <w:szCs w:val="24"/>
            <w:lang w:eastAsia="zh-CN" w:bidi="ar-SA"/>
          </w:rPr>
          <w:t xml:space="preserve">HSI world where they exhibit inherent characteristics such as shadows, varied lightning conditions, occlusion and overlapping shades. </w:t>
        </w:r>
      </w:ins>
      <w:ins w:id="563" w:author="Windows User" w:date="2020-12-28T14:13:00Z">
        <w:r>
          <w:rPr>
            <w:rFonts w:ascii="Times New Roman" w:eastAsia="SimSun" w:hAnsi="Times New Roman"/>
            <w:b w:val="0"/>
            <w:bCs/>
            <w:snapToGrid/>
            <w:color w:val="auto"/>
            <w:kern w:val="2"/>
            <w:sz w:val="24"/>
            <w:szCs w:val="24"/>
            <w:lang w:eastAsia="zh-CN" w:bidi="ar-SA"/>
          </w:rPr>
          <w:t>As some approaches seem better in tackling data insufficiency challenges in HSI segmentations</w:t>
        </w:r>
      </w:ins>
      <w:ins w:id="564" w:author="Windows User" w:date="2020-12-28T14:07:00Z">
        <w:r>
          <w:rPr>
            <w:rFonts w:ascii="Times New Roman" w:eastAsia="SimSun" w:hAnsi="Times New Roman"/>
            <w:b w:val="0"/>
            <w:bCs/>
            <w:snapToGrid/>
            <w:color w:val="auto"/>
            <w:kern w:val="2"/>
            <w:sz w:val="24"/>
            <w:szCs w:val="24"/>
            <w:lang w:eastAsia="zh-CN" w:bidi="ar-SA"/>
          </w:rPr>
          <w:t xml:space="preserve">. Some researchers alternatively suggested the generation of synthetic datasets, adopting data augmentation techniques, transfer learning, domain adaptation, unsupervised function learning and network optimization methodologies. </w:t>
        </w:r>
      </w:ins>
    </w:p>
    <w:p w14:paraId="5055B46C" w14:textId="76B60000" w:rsidR="00A61D00" w:rsidRPr="008F601D" w:rsidRDefault="00A61D00" w:rsidP="00E32FD4">
      <w:pPr>
        <w:pStyle w:val="MDPI21heading1"/>
        <w:spacing w:before="0" w:after="0"/>
        <w:ind w:firstLine="360"/>
        <w:jc w:val="both"/>
        <w:rPr>
          <w:rFonts w:ascii="Times New Roman" w:eastAsia="SimSun" w:hAnsi="Times New Roman"/>
          <w:b w:val="0"/>
          <w:snapToGrid/>
          <w:color w:val="auto"/>
          <w:kern w:val="2"/>
          <w:sz w:val="24"/>
          <w:szCs w:val="24"/>
          <w:lang w:eastAsia="zh-CN" w:bidi="ar-SA"/>
        </w:rPr>
      </w:pPr>
      <w:del w:id="565" w:author="Windows User" w:date="2020-12-28T14:16:00Z">
        <w:r w:rsidRPr="008F601D" w:rsidDel="00264CDA">
          <w:rPr>
            <w:rFonts w:ascii="Times New Roman" w:eastAsia="SimSun" w:hAnsi="Times New Roman"/>
            <w:b w:val="0"/>
            <w:snapToGrid/>
            <w:color w:val="auto"/>
            <w:kern w:val="2"/>
            <w:sz w:val="24"/>
            <w:szCs w:val="24"/>
            <w:lang w:eastAsia="zh-CN" w:bidi="ar-SA"/>
          </w:rPr>
          <w:delText xml:space="preserve">The performance of DL in </w:delText>
        </w:r>
        <w:r w:rsidR="0077223E" w:rsidRPr="008F601D" w:rsidDel="00264CDA">
          <w:rPr>
            <w:rFonts w:ascii="Times New Roman" w:eastAsia="SimSun" w:hAnsi="Times New Roman"/>
            <w:b w:val="0"/>
            <w:snapToGrid/>
            <w:color w:val="auto"/>
            <w:kern w:val="2"/>
            <w:sz w:val="24"/>
            <w:szCs w:val="24"/>
            <w:lang w:eastAsia="zh-CN" w:bidi="ar-SA"/>
          </w:rPr>
          <w:delText>HSI</w:delText>
        </w:r>
        <w:r w:rsidRPr="00011EEF" w:rsidDel="00264CDA">
          <w:rPr>
            <w:rFonts w:ascii="Times New Roman" w:eastAsia="SimSun" w:hAnsi="Times New Roman"/>
            <w:b w:val="0"/>
            <w:snapToGrid/>
            <w:color w:val="auto"/>
            <w:kern w:val="2"/>
            <w:sz w:val="24"/>
            <w:szCs w:val="24"/>
            <w:lang w:eastAsia="zh-CN" w:bidi="ar-SA"/>
          </w:rPr>
          <w:delText xml:space="preserve"> tasks is relatively lagging compared to object detection, and scene classification. This is largely caused by </w:delText>
        </w:r>
        <w:r w:rsidR="005A78FA" w:rsidRPr="00011EEF" w:rsidDel="00264CDA">
          <w:rPr>
            <w:rFonts w:ascii="Times New Roman" w:eastAsia="SimSun" w:hAnsi="Times New Roman"/>
            <w:b w:val="0"/>
            <w:snapToGrid/>
            <w:color w:val="auto"/>
            <w:kern w:val="2"/>
            <w:sz w:val="24"/>
            <w:szCs w:val="24"/>
            <w:lang w:eastAsia="zh-CN" w:bidi="ar-SA"/>
          </w:rPr>
          <w:delText xml:space="preserve">the </w:delText>
        </w:r>
        <w:r w:rsidRPr="00011EEF" w:rsidDel="00264CDA">
          <w:rPr>
            <w:rFonts w:ascii="Times New Roman" w:eastAsia="SimSun" w:hAnsi="Times New Roman"/>
            <w:b w:val="0"/>
            <w:snapToGrid/>
            <w:color w:val="auto"/>
            <w:kern w:val="2"/>
            <w:sz w:val="24"/>
            <w:szCs w:val="24"/>
            <w:lang w:eastAsia="zh-CN" w:bidi="ar-SA"/>
          </w:rPr>
          <w:delText xml:space="preserve">limited existence of </w:delText>
        </w:r>
        <w:r w:rsidR="005A78FA" w:rsidRPr="008F601D" w:rsidDel="00264CDA">
          <w:rPr>
            <w:rFonts w:ascii="Times New Roman" w:eastAsia="SimSun" w:hAnsi="Times New Roman"/>
            <w:b w:val="0"/>
            <w:snapToGrid/>
            <w:color w:val="auto"/>
            <w:kern w:val="2"/>
            <w:sz w:val="24"/>
            <w:szCs w:val="24"/>
            <w:lang w:eastAsia="zh-CN" w:bidi="ar-SA"/>
          </w:rPr>
          <w:delText xml:space="preserve">HIS labeled </w:delText>
        </w:r>
        <w:r w:rsidRPr="008F601D" w:rsidDel="00264CDA">
          <w:rPr>
            <w:rFonts w:ascii="Times New Roman" w:eastAsia="SimSun" w:hAnsi="Times New Roman"/>
            <w:b w:val="0"/>
            <w:snapToGrid/>
            <w:color w:val="auto"/>
            <w:kern w:val="2"/>
            <w:sz w:val="24"/>
            <w:szCs w:val="24"/>
            <w:lang w:eastAsia="zh-CN" w:bidi="ar-SA"/>
          </w:rPr>
          <w:delText xml:space="preserve">datasets. The existing generic datasets </w:delText>
        </w:r>
        <w:r w:rsidR="004128AF" w:rsidRPr="008F601D" w:rsidDel="00264CDA">
          <w:rPr>
            <w:rFonts w:ascii="Times New Roman" w:eastAsia="SimSun" w:hAnsi="Times New Roman"/>
            <w:b w:val="0"/>
            <w:snapToGrid/>
            <w:color w:val="auto"/>
            <w:kern w:val="2"/>
            <w:sz w:val="24"/>
            <w:szCs w:val="24"/>
            <w:lang w:eastAsia="zh-CN" w:bidi="ar-SA"/>
          </w:rPr>
          <w:delText xml:space="preserve">used in transfer learning </w:delText>
        </w:r>
        <w:r w:rsidRPr="008F601D" w:rsidDel="00264CDA">
          <w:rPr>
            <w:rFonts w:ascii="Times New Roman" w:eastAsia="SimSun" w:hAnsi="Times New Roman"/>
            <w:b w:val="0"/>
            <w:snapToGrid/>
            <w:color w:val="auto"/>
            <w:kern w:val="2"/>
            <w:sz w:val="24"/>
            <w:szCs w:val="24"/>
            <w:lang w:eastAsia="zh-CN" w:bidi="ar-SA"/>
          </w:rPr>
          <w:delText xml:space="preserve">do not represent objects diversely enough to represent the real </w:delText>
        </w:r>
        <w:r w:rsidR="005A78FA" w:rsidRPr="008F601D" w:rsidDel="00264CDA">
          <w:rPr>
            <w:rFonts w:ascii="Times New Roman" w:eastAsia="SimSun" w:hAnsi="Times New Roman"/>
            <w:b w:val="0"/>
            <w:snapToGrid/>
            <w:color w:val="auto"/>
            <w:kern w:val="2"/>
            <w:sz w:val="24"/>
            <w:szCs w:val="24"/>
            <w:lang w:eastAsia="zh-CN" w:bidi="ar-SA"/>
          </w:rPr>
          <w:delText xml:space="preserve">HSI </w:delText>
        </w:r>
        <w:r w:rsidRPr="008F601D" w:rsidDel="00264CDA">
          <w:rPr>
            <w:rFonts w:ascii="Times New Roman" w:eastAsia="SimSun" w:hAnsi="Times New Roman"/>
            <w:b w:val="0"/>
            <w:snapToGrid/>
            <w:color w:val="auto"/>
            <w:kern w:val="2"/>
            <w:sz w:val="24"/>
            <w:szCs w:val="24"/>
            <w:lang w:eastAsia="zh-CN" w:bidi="ar-SA"/>
          </w:rPr>
          <w:delText>world where objects are disorderly, suffer shadows, lighting, occlusion, and overlapping among other challenges</w:delText>
        </w:r>
      </w:del>
      <w:ins w:id="566" w:author="Windows User" w:date="2020-12-28T14:16:00Z">
        <w:r w:rsidR="007E1A0F">
          <w:rPr>
            <w:rFonts w:ascii="Times New Roman" w:eastAsia="SimSun" w:hAnsi="Times New Roman"/>
            <w:b w:val="0"/>
            <w:snapToGrid/>
            <w:color w:val="auto"/>
            <w:kern w:val="2"/>
            <w:sz w:val="24"/>
            <w:szCs w:val="24"/>
            <w:lang w:eastAsia="zh-CN" w:bidi="ar-SA"/>
          </w:rPr>
          <w:t xml:space="preserve">The literature has laid emphasis on incorporating layer level optimization methods in their models and seek to leverage adequate features from the limited labeled dataset </w:t>
        </w:r>
        <w:r w:rsidR="007E1A0F">
          <w:rPr>
            <w:rFonts w:ascii="Times New Roman" w:eastAsia="SimSun" w:hAnsi="Times New Roman"/>
            <w:b w:val="0"/>
            <w:snapToGrid/>
            <w:color w:val="auto"/>
            <w:kern w:val="2"/>
            <w:sz w:val="24"/>
            <w:szCs w:val="24"/>
            <w:lang w:eastAsia="zh-CN" w:bidi="ar-SA"/>
          </w:rPr>
          <w:lastRenderedPageBreak/>
          <w:t xml:space="preserve">for </w:t>
        </w:r>
      </w:ins>
      <w:ins w:id="567" w:author="Windows User" w:date="2020-12-28T14:19:00Z">
        <w:r w:rsidR="007E1A0F">
          <w:rPr>
            <w:rFonts w:ascii="Times New Roman" w:eastAsia="SimSun" w:hAnsi="Times New Roman"/>
            <w:b w:val="0"/>
            <w:snapToGrid/>
            <w:color w:val="auto"/>
            <w:kern w:val="2"/>
            <w:sz w:val="24"/>
            <w:szCs w:val="24"/>
            <w:lang w:eastAsia="zh-CN" w:bidi="ar-SA"/>
          </w:rPr>
          <w:t>optimal descriptors to attain better scores on efficiency, reduce computation costs, and develop more dynamic models.</w:t>
        </w:r>
      </w:ins>
      <w:ins w:id="568" w:author="Windows User" w:date="2020-12-28T14:20:00Z">
        <w:r w:rsidR="007E1A0F">
          <w:rPr>
            <w:rFonts w:ascii="Times New Roman" w:eastAsia="SimSun" w:hAnsi="Times New Roman"/>
            <w:b w:val="0"/>
            <w:snapToGrid/>
            <w:color w:val="auto"/>
            <w:kern w:val="2"/>
            <w:sz w:val="24"/>
            <w:szCs w:val="24"/>
            <w:lang w:eastAsia="zh-CN" w:bidi="ar-SA"/>
          </w:rPr>
          <w:t xml:space="preserve"> In the coming years, we expect that more intuitive techniques and methods can be used to solve key challenges in the dynamic classification of HIS images and to navigate different remote sensing datasets to unlock the full potential of </w:t>
        </w:r>
      </w:ins>
      <w:ins w:id="569" w:author="Windows User" w:date="2020-12-28T14:21:00Z">
        <w:r w:rsidR="007E1A0F">
          <w:rPr>
            <w:rFonts w:ascii="Times New Roman" w:eastAsia="SimSun" w:hAnsi="Times New Roman"/>
            <w:b w:val="0"/>
            <w:snapToGrid/>
            <w:color w:val="auto"/>
            <w:kern w:val="2"/>
            <w:sz w:val="24"/>
            <w:szCs w:val="24"/>
            <w:lang w:eastAsia="zh-CN" w:bidi="ar-SA"/>
          </w:rPr>
          <w:t>HIS</w:t>
        </w:r>
      </w:ins>
      <w:ins w:id="570" w:author="Windows User" w:date="2020-12-28T14:20:00Z">
        <w:r w:rsidR="007E1A0F">
          <w:rPr>
            <w:rFonts w:ascii="Times New Roman" w:eastAsia="SimSun" w:hAnsi="Times New Roman"/>
            <w:b w:val="0"/>
            <w:snapToGrid/>
            <w:color w:val="auto"/>
            <w:kern w:val="2"/>
            <w:sz w:val="24"/>
            <w:szCs w:val="24"/>
            <w:lang w:eastAsia="zh-CN" w:bidi="ar-SA"/>
          </w:rPr>
          <w:t xml:space="preserve"> </w:t>
        </w:r>
      </w:ins>
      <w:ins w:id="571" w:author="Windows User" w:date="2020-12-28T14:21:00Z">
        <w:r w:rsidR="007E1A0F">
          <w:rPr>
            <w:rFonts w:ascii="Times New Roman" w:eastAsia="SimSun" w:hAnsi="Times New Roman"/>
            <w:b w:val="0"/>
            <w:snapToGrid/>
            <w:color w:val="auto"/>
            <w:kern w:val="2"/>
            <w:sz w:val="24"/>
            <w:szCs w:val="24"/>
            <w:lang w:eastAsia="zh-CN" w:bidi="ar-SA"/>
          </w:rPr>
          <w:t xml:space="preserve">applications. This literature review presented various accessible datasets including synthetic datasets and outlined the promising approaches for </w:t>
        </w:r>
      </w:ins>
      <w:ins w:id="572" w:author="Windows User" w:date="2020-12-28T14:22:00Z">
        <w:r w:rsidR="007E1A0F">
          <w:rPr>
            <w:rFonts w:ascii="Times New Roman" w:eastAsia="SimSun" w:hAnsi="Times New Roman"/>
            <w:b w:val="0"/>
            <w:snapToGrid/>
            <w:color w:val="auto"/>
            <w:kern w:val="2"/>
            <w:sz w:val="24"/>
            <w:szCs w:val="24"/>
            <w:lang w:eastAsia="zh-CN" w:bidi="ar-SA"/>
          </w:rPr>
          <w:t>HIS</w:t>
        </w:r>
      </w:ins>
      <w:ins w:id="573" w:author="Windows User" w:date="2020-12-28T14:21:00Z">
        <w:r w:rsidR="007E1A0F">
          <w:rPr>
            <w:rFonts w:ascii="Times New Roman" w:eastAsia="SimSun" w:hAnsi="Times New Roman"/>
            <w:b w:val="0"/>
            <w:snapToGrid/>
            <w:color w:val="auto"/>
            <w:kern w:val="2"/>
            <w:sz w:val="24"/>
            <w:szCs w:val="24"/>
            <w:lang w:eastAsia="zh-CN" w:bidi="ar-SA"/>
          </w:rPr>
          <w:t xml:space="preserve"> </w:t>
        </w:r>
      </w:ins>
      <w:ins w:id="574" w:author="Windows User" w:date="2020-12-28T14:22:00Z">
        <w:r w:rsidR="007E1A0F">
          <w:rPr>
            <w:rFonts w:ascii="Times New Roman" w:eastAsia="SimSun" w:hAnsi="Times New Roman"/>
            <w:b w:val="0"/>
            <w:snapToGrid/>
            <w:color w:val="auto"/>
            <w:kern w:val="2"/>
            <w:sz w:val="24"/>
            <w:szCs w:val="24"/>
            <w:lang w:eastAsia="zh-CN" w:bidi="ar-SA"/>
          </w:rPr>
          <w:t xml:space="preserve">image processing tasks to handle data insufficiency. </w:t>
        </w:r>
      </w:ins>
      <w:ins w:id="575" w:author="Windows User" w:date="2020-12-28T14:23:00Z">
        <w:r w:rsidR="007E1A0F">
          <w:rPr>
            <w:rFonts w:ascii="Times New Roman" w:eastAsia="SimSun" w:hAnsi="Times New Roman"/>
            <w:b w:val="0"/>
            <w:snapToGrid/>
            <w:color w:val="auto"/>
            <w:kern w:val="2"/>
            <w:sz w:val="24"/>
            <w:szCs w:val="24"/>
            <w:lang w:eastAsia="zh-CN" w:bidi="ar-SA"/>
          </w:rPr>
          <w:t>Lastly, we have concluded the basis of the current methods and future trends in hyperspectral imaging research.</w:t>
        </w:r>
      </w:ins>
      <w:del w:id="576" w:author="Windows User" w:date="2020-12-28T14:17:00Z">
        <w:r w:rsidRPr="008F601D" w:rsidDel="00264CDA">
          <w:rPr>
            <w:rFonts w:ascii="Times New Roman" w:eastAsia="SimSun" w:hAnsi="Times New Roman"/>
            <w:b w:val="0"/>
            <w:snapToGrid/>
            <w:color w:val="auto"/>
            <w:kern w:val="2"/>
            <w:sz w:val="24"/>
            <w:szCs w:val="24"/>
            <w:lang w:eastAsia="zh-CN" w:bidi="ar-SA"/>
          </w:rPr>
          <w:delText xml:space="preserve">. </w:delText>
        </w:r>
      </w:del>
    </w:p>
    <w:p w14:paraId="02F76BBB" w14:textId="4BFEDF58" w:rsidR="00A61D00" w:rsidRPr="008F601D" w:rsidDel="007E1A0F" w:rsidRDefault="00A61D00" w:rsidP="00BC58DB">
      <w:pPr>
        <w:pStyle w:val="MDPI21heading1"/>
        <w:spacing w:before="0" w:after="0"/>
        <w:ind w:firstLine="360"/>
        <w:jc w:val="both"/>
        <w:rPr>
          <w:del w:id="577" w:author="Windows User" w:date="2020-12-28T14:19:00Z"/>
          <w:rFonts w:ascii="Times New Roman" w:eastAsia="SimSun" w:hAnsi="Times New Roman"/>
          <w:b w:val="0"/>
          <w:snapToGrid/>
          <w:color w:val="auto"/>
          <w:kern w:val="2"/>
          <w:sz w:val="24"/>
          <w:szCs w:val="24"/>
          <w:lang w:eastAsia="zh-CN" w:bidi="ar-SA"/>
        </w:rPr>
      </w:pPr>
      <w:del w:id="578" w:author="Windows User" w:date="2020-12-28T14:19:00Z">
        <w:r w:rsidRPr="008F601D" w:rsidDel="007E1A0F">
          <w:rPr>
            <w:rFonts w:ascii="Times New Roman" w:eastAsia="SimSun" w:hAnsi="Times New Roman"/>
            <w:b w:val="0"/>
            <w:snapToGrid/>
            <w:color w:val="auto"/>
            <w:kern w:val="2"/>
            <w:sz w:val="24"/>
            <w:szCs w:val="24"/>
            <w:lang w:eastAsia="zh-CN" w:bidi="ar-SA"/>
          </w:rPr>
          <w:delText xml:space="preserve">Researchers have proposed the generation of synthetic datasets, data augmentation, transfer learning, domain adaptation, unsupervised feature learning, and network optimization as some of the methods </w:delText>
        </w:r>
        <w:r w:rsidR="005A78FA" w:rsidRPr="008F601D" w:rsidDel="007E1A0F">
          <w:rPr>
            <w:rFonts w:ascii="Times New Roman" w:eastAsia="SimSun" w:hAnsi="Times New Roman"/>
            <w:b w:val="0"/>
            <w:snapToGrid/>
            <w:color w:val="auto"/>
            <w:kern w:val="2"/>
            <w:sz w:val="24"/>
            <w:szCs w:val="24"/>
            <w:lang w:eastAsia="zh-CN" w:bidi="ar-SA"/>
          </w:rPr>
          <w:delText xml:space="preserve">to best handle </w:delText>
        </w:r>
        <w:r w:rsidRPr="008F601D" w:rsidDel="007E1A0F">
          <w:rPr>
            <w:rFonts w:ascii="Times New Roman" w:eastAsia="SimSun" w:hAnsi="Times New Roman"/>
            <w:b w:val="0"/>
            <w:snapToGrid/>
            <w:color w:val="auto"/>
            <w:kern w:val="2"/>
            <w:sz w:val="24"/>
            <w:szCs w:val="24"/>
            <w:lang w:eastAsia="zh-CN" w:bidi="ar-SA"/>
          </w:rPr>
          <w:delText xml:space="preserve">training data insufficiency </w:delText>
        </w:r>
        <w:r w:rsidR="005A78FA" w:rsidRPr="008F601D" w:rsidDel="007E1A0F">
          <w:rPr>
            <w:rFonts w:ascii="Times New Roman" w:eastAsia="SimSun" w:hAnsi="Times New Roman"/>
            <w:b w:val="0"/>
            <w:snapToGrid/>
            <w:color w:val="auto"/>
            <w:kern w:val="2"/>
            <w:sz w:val="24"/>
            <w:szCs w:val="24"/>
            <w:lang w:eastAsia="zh-CN" w:bidi="ar-SA"/>
          </w:rPr>
          <w:delText xml:space="preserve">in </w:delText>
        </w:r>
        <w:r w:rsidR="0077223E" w:rsidRPr="008F601D" w:rsidDel="007E1A0F">
          <w:rPr>
            <w:rFonts w:ascii="Times New Roman" w:eastAsia="SimSun" w:hAnsi="Times New Roman"/>
            <w:b w:val="0"/>
            <w:snapToGrid/>
            <w:color w:val="auto"/>
            <w:kern w:val="2"/>
            <w:sz w:val="24"/>
            <w:szCs w:val="24"/>
            <w:lang w:eastAsia="zh-CN" w:bidi="ar-SA"/>
          </w:rPr>
          <w:delText>HSI</w:delText>
        </w:r>
        <w:r w:rsidRPr="008F601D" w:rsidDel="007E1A0F">
          <w:rPr>
            <w:rFonts w:ascii="Times New Roman" w:eastAsia="SimSun" w:hAnsi="Times New Roman"/>
            <w:b w:val="0"/>
            <w:snapToGrid/>
            <w:color w:val="auto"/>
            <w:kern w:val="2"/>
            <w:sz w:val="24"/>
            <w:szCs w:val="24"/>
            <w:lang w:eastAsia="zh-CN" w:bidi="ar-SA"/>
          </w:rPr>
          <w:delText xml:space="preserve"> </w:delText>
        </w:r>
        <w:r w:rsidR="005A78FA" w:rsidRPr="008F601D" w:rsidDel="007E1A0F">
          <w:rPr>
            <w:rFonts w:ascii="Times New Roman" w:eastAsia="SimSun" w:hAnsi="Times New Roman"/>
            <w:b w:val="0"/>
            <w:snapToGrid/>
            <w:color w:val="auto"/>
            <w:kern w:val="2"/>
            <w:sz w:val="24"/>
            <w:szCs w:val="24"/>
            <w:lang w:eastAsia="zh-CN" w:bidi="ar-SA"/>
          </w:rPr>
          <w:delText>segmentation</w:delText>
        </w:r>
        <w:r w:rsidRPr="008F601D" w:rsidDel="007E1A0F">
          <w:rPr>
            <w:rFonts w:ascii="Times New Roman" w:eastAsia="SimSun" w:hAnsi="Times New Roman"/>
            <w:b w:val="0"/>
            <w:snapToGrid/>
            <w:color w:val="auto"/>
            <w:kern w:val="2"/>
            <w:sz w:val="24"/>
            <w:szCs w:val="24"/>
            <w:lang w:eastAsia="zh-CN" w:bidi="ar-SA"/>
          </w:rPr>
          <w:delText xml:space="preserve">. </w:delText>
        </w:r>
        <w:r w:rsidR="005A78FA" w:rsidRPr="008F601D" w:rsidDel="007E1A0F">
          <w:rPr>
            <w:rFonts w:ascii="Times New Roman" w:eastAsia="SimSun" w:hAnsi="Times New Roman"/>
            <w:b w:val="0"/>
            <w:snapToGrid/>
            <w:color w:val="auto"/>
            <w:kern w:val="2"/>
            <w:sz w:val="24"/>
            <w:szCs w:val="24"/>
            <w:lang w:eastAsia="zh-CN" w:bidi="ar-SA"/>
          </w:rPr>
          <w:delText>C</w:delText>
        </w:r>
        <w:r w:rsidR="00BC58DB" w:rsidRPr="008F601D" w:rsidDel="007E1A0F">
          <w:rPr>
            <w:rFonts w:ascii="Times New Roman" w:eastAsia="SimSun" w:hAnsi="Times New Roman"/>
            <w:b w:val="0"/>
            <w:snapToGrid/>
            <w:color w:val="auto"/>
            <w:kern w:val="2"/>
            <w:sz w:val="24"/>
            <w:szCs w:val="24"/>
            <w:lang w:eastAsia="zh-CN" w:bidi="ar-SA"/>
          </w:rPr>
          <w:delText xml:space="preserve">urrent </w:delText>
        </w:r>
        <w:r w:rsidR="005A78FA" w:rsidRPr="008F601D" w:rsidDel="007E1A0F">
          <w:rPr>
            <w:rFonts w:ascii="Times New Roman" w:eastAsia="SimSun" w:hAnsi="Times New Roman"/>
            <w:b w:val="0"/>
            <w:snapToGrid/>
            <w:color w:val="auto"/>
            <w:kern w:val="2"/>
            <w:sz w:val="24"/>
            <w:szCs w:val="24"/>
            <w:lang w:eastAsia="zh-CN" w:bidi="ar-SA"/>
          </w:rPr>
          <w:delText>works</w:delText>
        </w:r>
        <w:r w:rsidR="00BC58DB" w:rsidRPr="008F601D" w:rsidDel="007E1A0F">
          <w:rPr>
            <w:rFonts w:ascii="Times New Roman" w:eastAsia="SimSun" w:hAnsi="Times New Roman"/>
            <w:b w:val="0"/>
            <w:snapToGrid/>
            <w:color w:val="auto"/>
            <w:kern w:val="2"/>
            <w:sz w:val="24"/>
            <w:szCs w:val="24"/>
            <w:lang w:eastAsia="zh-CN" w:bidi="ar-SA"/>
          </w:rPr>
          <w:delText xml:space="preserve"> </w:delText>
        </w:r>
        <w:r w:rsidR="005A78FA" w:rsidRPr="008F601D" w:rsidDel="007E1A0F">
          <w:rPr>
            <w:rFonts w:ascii="Times New Roman" w:eastAsia="SimSun" w:hAnsi="Times New Roman"/>
            <w:b w:val="0"/>
            <w:snapToGrid/>
            <w:color w:val="auto"/>
            <w:kern w:val="2"/>
            <w:sz w:val="24"/>
            <w:szCs w:val="24"/>
            <w:lang w:eastAsia="zh-CN" w:bidi="ar-SA"/>
          </w:rPr>
          <w:delText>have changed their focus to</w:delText>
        </w:r>
        <w:r w:rsidR="00BC58DB" w:rsidRPr="008F601D" w:rsidDel="007E1A0F">
          <w:rPr>
            <w:rFonts w:ascii="Times New Roman" w:eastAsia="SimSun" w:hAnsi="Times New Roman"/>
            <w:b w:val="0"/>
            <w:snapToGrid/>
            <w:color w:val="auto"/>
            <w:kern w:val="2"/>
            <w:sz w:val="24"/>
            <w:szCs w:val="24"/>
            <w:lang w:eastAsia="zh-CN" w:bidi="ar-SA"/>
          </w:rPr>
          <w:delText xml:space="preserve"> </w:delText>
        </w:r>
        <w:r w:rsidR="005A78FA" w:rsidRPr="008F601D" w:rsidDel="007E1A0F">
          <w:rPr>
            <w:rFonts w:ascii="Times New Roman" w:eastAsia="SimSun" w:hAnsi="Times New Roman"/>
            <w:b w:val="0"/>
            <w:snapToGrid/>
            <w:color w:val="auto"/>
            <w:kern w:val="2"/>
            <w:sz w:val="24"/>
            <w:szCs w:val="24"/>
            <w:lang w:eastAsia="zh-CN" w:bidi="ar-SA"/>
          </w:rPr>
          <w:delText xml:space="preserve">incorporating </w:delText>
        </w:r>
        <w:r w:rsidR="00BC58DB" w:rsidRPr="008F601D" w:rsidDel="007E1A0F">
          <w:rPr>
            <w:rFonts w:ascii="Times New Roman" w:eastAsia="SimSun" w:hAnsi="Times New Roman"/>
            <w:b w:val="0"/>
            <w:snapToGrid/>
            <w:color w:val="auto"/>
            <w:kern w:val="2"/>
            <w:sz w:val="24"/>
            <w:szCs w:val="24"/>
            <w:lang w:eastAsia="zh-CN" w:bidi="ar-SA"/>
          </w:rPr>
          <w:delText xml:space="preserve">layer level optimization </w:delText>
        </w:r>
        <w:r w:rsidR="005A78FA" w:rsidRPr="008F601D" w:rsidDel="007E1A0F">
          <w:rPr>
            <w:rFonts w:ascii="Times New Roman" w:eastAsia="SimSun" w:hAnsi="Times New Roman"/>
            <w:b w:val="0"/>
            <w:snapToGrid/>
            <w:color w:val="auto"/>
            <w:kern w:val="2"/>
            <w:sz w:val="24"/>
            <w:szCs w:val="24"/>
            <w:lang w:eastAsia="zh-CN" w:bidi="ar-SA"/>
          </w:rPr>
          <w:delText>methods in their models (</w:delText>
        </w:r>
        <w:r w:rsidR="00BC58DB" w:rsidRPr="008F601D" w:rsidDel="007E1A0F">
          <w:rPr>
            <w:rFonts w:ascii="Times New Roman" w:eastAsia="SimSun" w:hAnsi="Times New Roman"/>
            <w:b w:val="0"/>
            <w:snapToGrid/>
            <w:color w:val="auto"/>
            <w:kern w:val="2"/>
            <w:sz w:val="24"/>
            <w:szCs w:val="24"/>
            <w:lang w:eastAsia="zh-CN" w:bidi="ar-SA"/>
          </w:rPr>
          <w:delText xml:space="preserve">using </w:delText>
        </w:r>
        <w:r w:rsidR="005A78FA" w:rsidRPr="008F601D" w:rsidDel="007E1A0F">
          <w:rPr>
            <w:rFonts w:ascii="Times New Roman" w:eastAsia="SimSun" w:hAnsi="Times New Roman"/>
            <w:b w:val="0"/>
            <w:snapToGrid/>
            <w:color w:val="auto"/>
            <w:kern w:val="2"/>
            <w:sz w:val="24"/>
            <w:szCs w:val="24"/>
            <w:lang w:eastAsia="zh-CN" w:bidi="ar-SA"/>
          </w:rPr>
          <w:delText xml:space="preserve">the </w:delText>
        </w:r>
        <w:r w:rsidR="00BC58DB" w:rsidRPr="008F601D" w:rsidDel="007E1A0F">
          <w:rPr>
            <w:rFonts w:ascii="Times New Roman" w:eastAsia="SimSun" w:hAnsi="Times New Roman"/>
            <w:b w:val="0"/>
            <w:snapToGrid/>
            <w:color w:val="auto"/>
            <w:kern w:val="2"/>
            <w:sz w:val="24"/>
            <w:szCs w:val="24"/>
            <w:lang w:eastAsia="zh-CN" w:bidi="ar-SA"/>
          </w:rPr>
          <w:delText>current approaches dis</w:delText>
        </w:r>
        <w:r w:rsidR="000B4F80" w:rsidRPr="008F601D" w:rsidDel="007E1A0F">
          <w:rPr>
            <w:rFonts w:ascii="Times New Roman" w:eastAsia="SimSun" w:hAnsi="Times New Roman"/>
            <w:b w:val="0"/>
            <w:snapToGrid/>
            <w:color w:val="auto"/>
            <w:kern w:val="2"/>
            <w:sz w:val="24"/>
            <w:szCs w:val="24"/>
            <w:lang w:eastAsia="zh-CN" w:bidi="ar-SA"/>
          </w:rPr>
          <w:delText>c</w:delText>
        </w:r>
        <w:r w:rsidR="00BC58DB" w:rsidRPr="008F601D" w:rsidDel="007E1A0F">
          <w:rPr>
            <w:rFonts w:ascii="Times New Roman" w:eastAsia="SimSun" w:hAnsi="Times New Roman"/>
            <w:b w:val="0"/>
            <w:snapToGrid/>
            <w:color w:val="auto"/>
            <w:kern w:val="2"/>
            <w:sz w:val="24"/>
            <w:szCs w:val="24"/>
            <w:lang w:eastAsia="zh-CN" w:bidi="ar-SA"/>
          </w:rPr>
          <w:delText>ussed in this report</w:delText>
        </w:r>
        <w:r w:rsidR="005A78FA" w:rsidRPr="008F601D" w:rsidDel="007E1A0F">
          <w:rPr>
            <w:rFonts w:ascii="Times New Roman" w:eastAsia="SimSun" w:hAnsi="Times New Roman"/>
            <w:b w:val="0"/>
            <w:snapToGrid/>
            <w:color w:val="auto"/>
            <w:kern w:val="2"/>
            <w:sz w:val="24"/>
            <w:szCs w:val="24"/>
            <w:lang w:eastAsia="zh-CN" w:bidi="ar-SA"/>
          </w:rPr>
          <w:delText>). T</w:delText>
        </w:r>
        <w:r w:rsidR="00BC58DB" w:rsidRPr="008F601D" w:rsidDel="007E1A0F">
          <w:rPr>
            <w:rFonts w:ascii="Times New Roman" w:eastAsia="SimSun" w:hAnsi="Times New Roman"/>
            <w:b w:val="0"/>
            <w:snapToGrid/>
            <w:color w:val="auto"/>
            <w:kern w:val="2"/>
            <w:sz w:val="24"/>
            <w:szCs w:val="24"/>
            <w:lang w:eastAsia="zh-CN" w:bidi="ar-SA"/>
          </w:rPr>
          <w:delText xml:space="preserve">hey seek to leverage adequate features </w:delText>
        </w:r>
        <w:r w:rsidR="005A78FA" w:rsidRPr="008F601D" w:rsidDel="007E1A0F">
          <w:rPr>
            <w:rFonts w:ascii="Times New Roman" w:eastAsia="SimSun" w:hAnsi="Times New Roman"/>
            <w:b w:val="0"/>
            <w:snapToGrid/>
            <w:color w:val="auto"/>
            <w:kern w:val="2"/>
            <w:sz w:val="24"/>
            <w:szCs w:val="24"/>
            <w:lang w:eastAsia="zh-CN" w:bidi="ar-SA"/>
          </w:rPr>
          <w:delText xml:space="preserve">from the limited labeled dataset </w:delText>
        </w:r>
        <w:r w:rsidR="00BC58DB" w:rsidRPr="008F601D" w:rsidDel="007E1A0F">
          <w:rPr>
            <w:rFonts w:ascii="Times New Roman" w:eastAsia="SimSun" w:hAnsi="Times New Roman"/>
            <w:b w:val="0"/>
            <w:snapToGrid/>
            <w:color w:val="auto"/>
            <w:kern w:val="2"/>
            <w:sz w:val="24"/>
            <w:szCs w:val="24"/>
            <w:lang w:eastAsia="zh-CN" w:bidi="ar-SA"/>
          </w:rPr>
          <w:delText>for optimal descriptor</w:delText>
        </w:r>
        <w:r w:rsidR="005A78FA" w:rsidRPr="008F601D" w:rsidDel="007E1A0F">
          <w:rPr>
            <w:rFonts w:ascii="Times New Roman" w:eastAsia="SimSun" w:hAnsi="Times New Roman"/>
            <w:b w:val="0"/>
            <w:snapToGrid/>
            <w:color w:val="auto"/>
            <w:kern w:val="2"/>
            <w:sz w:val="24"/>
            <w:szCs w:val="24"/>
            <w:lang w:eastAsia="zh-CN" w:bidi="ar-SA"/>
          </w:rPr>
          <w:delText>s</w:delText>
        </w:r>
        <w:r w:rsidR="00BC58DB" w:rsidRPr="008F601D" w:rsidDel="007E1A0F">
          <w:rPr>
            <w:rFonts w:ascii="Times New Roman" w:eastAsia="SimSun" w:hAnsi="Times New Roman"/>
            <w:b w:val="0"/>
            <w:snapToGrid/>
            <w:color w:val="auto"/>
            <w:kern w:val="2"/>
            <w:sz w:val="24"/>
            <w:szCs w:val="24"/>
            <w:lang w:eastAsia="zh-CN" w:bidi="ar-SA"/>
          </w:rPr>
          <w:delText xml:space="preserve"> </w:delText>
        </w:r>
        <w:r w:rsidRPr="008F601D" w:rsidDel="007E1A0F">
          <w:rPr>
            <w:rFonts w:ascii="Times New Roman" w:eastAsia="SimSun" w:hAnsi="Times New Roman"/>
            <w:b w:val="0"/>
            <w:snapToGrid/>
            <w:color w:val="auto"/>
            <w:kern w:val="2"/>
            <w:sz w:val="24"/>
            <w:szCs w:val="24"/>
            <w:lang w:eastAsia="zh-CN" w:bidi="ar-SA"/>
          </w:rPr>
          <w:delText>to attain bett</w:delText>
        </w:r>
        <w:r w:rsidR="005A78FA" w:rsidRPr="008F601D" w:rsidDel="007E1A0F">
          <w:rPr>
            <w:rFonts w:ascii="Times New Roman" w:eastAsia="SimSun" w:hAnsi="Times New Roman"/>
            <w:b w:val="0"/>
            <w:snapToGrid/>
            <w:color w:val="auto"/>
            <w:kern w:val="2"/>
            <w:sz w:val="24"/>
            <w:szCs w:val="24"/>
            <w:lang w:eastAsia="zh-CN" w:bidi="ar-SA"/>
          </w:rPr>
          <w:delText>er scores on efficiency, reduce</w:delText>
        </w:r>
        <w:r w:rsidRPr="008F601D" w:rsidDel="007E1A0F">
          <w:rPr>
            <w:rFonts w:ascii="Times New Roman" w:eastAsia="SimSun" w:hAnsi="Times New Roman"/>
            <w:b w:val="0"/>
            <w:snapToGrid/>
            <w:color w:val="auto"/>
            <w:kern w:val="2"/>
            <w:sz w:val="24"/>
            <w:szCs w:val="24"/>
            <w:lang w:eastAsia="zh-CN" w:bidi="ar-SA"/>
          </w:rPr>
          <w:delText xml:space="preserve"> computation costs, and </w:delText>
        </w:r>
        <w:r w:rsidR="005A78FA" w:rsidRPr="008F601D" w:rsidDel="007E1A0F">
          <w:rPr>
            <w:rFonts w:ascii="Times New Roman" w:eastAsia="SimSun" w:hAnsi="Times New Roman"/>
            <w:b w:val="0"/>
            <w:snapToGrid/>
            <w:color w:val="auto"/>
            <w:kern w:val="2"/>
            <w:sz w:val="24"/>
            <w:szCs w:val="24"/>
            <w:lang w:eastAsia="zh-CN" w:bidi="ar-SA"/>
          </w:rPr>
          <w:delText xml:space="preserve">develop </w:delText>
        </w:r>
        <w:r w:rsidRPr="008F601D" w:rsidDel="007E1A0F">
          <w:rPr>
            <w:rFonts w:ascii="Times New Roman" w:eastAsia="SimSun" w:hAnsi="Times New Roman"/>
            <w:b w:val="0"/>
            <w:snapToGrid/>
            <w:color w:val="auto"/>
            <w:kern w:val="2"/>
            <w:sz w:val="24"/>
            <w:szCs w:val="24"/>
            <w:lang w:eastAsia="zh-CN" w:bidi="ar-SA"/>
          </w:rPr>
          <w:delText>more dynamic models.</w:delText>
        </w:r>
      </w:del>
    </w:p>
    <w:p w14:paraId="68EC85E6" w14:textId="2727873D" w:rsidR="00A61D00" w:rsidRPr="008F601D" w:rsidDel="007E1A0F" w:rsidRDefault="00A61D00" w:rsidP="00E32FD4">
      <w:pPr>
        <w:pStyle w:val="MDPI21heading1"/>
        <w:spacing w:before="0" w:after="0"/>
        <w:ind w:firstLine="420"/>
        <w:jc w:val="both"/>
        <w:rPr>
          <w:del w:id="579" w:author="Windows User" w:date="2020-12-28T14:22:00Z"/>
          <w:rFonts w:ascii="Times New Roman" w:eastAsia="SimSun" w:hAnsi="Times New Roman"/>
          <w:b w:val="0"/>
          <w:snapToGrid/>
          <w:color w:val="auto"/>
          <w:kern w:val="2"/>
          <w:sz w:val="24"/>
          <w:szCs w:val="24"/>
          <w:lang w:eastAsia="zh-CN" w:bidi="ar-SA"/>
        </w:rPr>
      </w:pPr>
      <w:del w:id="580" w:author="Windows User" w:date="2020-12-28T14:22:00Z">
        <w:r w:rsidRPr="008F601D" w:rsidDel="007E1A0F">
          <w:rPr>
            <w:rFonts w:ascii="Times New Roman" w:eastAsia="SimSun" w:hAnsi="Times New Roman"/>
            <w:b w:val="0"/>
            <w:snapToGrid/>
            <w:color w:val="auto"/>
            <w:kern w:val="2"/>
            <w:sz w:val="24"/>
            <w:szCs w:val="24"/>
            <w:lang w:eastAsia="zh-CN" w:bidi="ar-SA"/>
          </w:rPr>
          <w:delText xml:space="preserve">As a result, DL offers exciting optimism to a variety of problems in the real-world such as change detection and real-time scene understanding among other openings in the budding area of </w:delText>
        </w:r>
        <w:r w:rsidR="0077223E" w:rsidRPr="008F601D" w:rsidDel="007E1A0F">
          <w:rPr>
            <w:rFonts w:ascii="Times New Roman" w:eastAsia="SimSun" w:hAnsi="Times New Roman"/>
            <w:b w:val="0"/>
            <w:snapToGrid/>
            <w:color w:val="auto"/>
            <w:kern w:val="2"/>
            <w:sz w:val="24"/>
            <w:szCs w:val="24"/>
            <w:lang w:eastAsia="zh-CN" w:bidi="ar-SA"/>
          </w:rPr>
          <w:delText>HSI</w:delText>
        </w:r>
        <w:r w:rsidRPr="008F601D" w:rsidDel="007E1A0F">
          <w:rPr>
            <w:rFonts w:ascii="Times New Roman" w:eastAsia="SimSun" w:hAnsi="Times New Roman"/>
            <w:b w:val="0"/>
            <w:snapToGrid/>
            <w:color w:val="auto"/>
            <w:kern w:val="2"/>
            <w:sz w:val="24"/>
            <w:szCs w:val="24"/>
            <w:lang w:eastAsia="zh-CN" w:bidi="ar-SA"/>
          </w:rPr>
          <w:delText xml:space="preserve"> application. We hope more intuitive approaches and methods will brood in the coming years to address key challenges </w:delText>
        </w:r>
        <w:r w:rsidR="00BC58DB" w:rsidRPr="008F601D" w:rsidDel="007E1A0F">
          <w:rPr>
            <w:rFonts w:ascii="Times New Roman" w:eastAsia="SimSun" w:hAnsi="Times New Roman"/>
            <w:b w:val="0"/>
            <w:snapToGrid/>
            <w:color w:val="auto"/>
            <w:kern w:val="2"/>
            <w:sz w:val="24"/>
            <w:szCs w:val="24"/>
            <w:lang w:eastAsia="zh-CN" w:bidi="ar-SA"/>
          </w:rPr>
          <w:delText>in</w:delText>
        </w:r>
        <w:r w:rsidRPr="008F601D" w:rsidDel="007E1A0F">
          <w:rPr>
            <w:rFonts w:ascii="Times New Roman" w:eastAsia="SimSun" w:hAnsi="Times New Roman"/>
            <w:b w:val="0"/>
            <w:snapToGrid/>
            <w:color w:val="auto"/>
            <w:kern w:val="2"/>
            <w:sz w:val="24"/>
            <w:szCs w:val="24"/>
            <w:lang w:eastAsia="zh-CN" w:bidi="ar-SA"/>
          </w:rPr>
          <w:delText xml:space="preserve"> the complicated </w:delText>
        </w:r>
        <w:r w:rsidR="00BC58DB" w:rsidRPr="008F601D" w:rsidDel="007E1A0F">
          <w:rPr>
            <w:rFonts w:ascii="Times New Roman" w:eastAsia="SimSun" w:hAnsi="Times New Roman"/>
            <w:b w:val="0"/>
            <w:snapToGrid/>
            <w:color w:val="auto"/>
            <w:kern w:val="2"/>
            <w:sz w:val="24"/>
            <w:szCs w:val="24"/>
            <w:lang w:eastAsia="zh-CN" w:bidi="ar-SA"/>
          </w:rPr>
          <w:delText>HIS image classification</w:delText>
        </w:r>
        <w:r w:rsidRPr="008F601D" w:rsidDel="007E1A0F">
          <w:rPr>
            <w:rFonts w:ascii="Times New Roman" w:eastAsia="SimSun" w:hAnsi="Times New Roman"/>
            <w:b w:val="0"/>
            <w:snapToGrid/>
            <w:color w:val="auto"/>
            <w:kern w:val="2"/>
            <w:sz w:val="24"/>
            <w:szCs w:val="24"/>
            <w:lang w:eastAsia="zh-CN" w:bidi="ar-SA"/>
          </w:rPr>
          <w:delText xml:space="preserve"> and </w:delText>
        </w:r>
        <w:r w:rsidR="00BC58DB" w:rsidRPr="008F601D" w:rsidDel="007E1A0F">
          <w:rPr>
            <w:rFonts w:ascii="Times New Roman" w:eastAsia="SimSun" w:hAnsi="Times New Roman"/>
            <w:b w:val="0"/>
            <w:snapToGrid/>
            <w:color w:val="auto"/>
            <w:kern w:val="2"/>
            <w:sz w:val="24"/>
            <w:szCs w:val="24"/>
            <w:lang w:eastAsia="zh-CN" w:bidi="ar-SA"/>
          </w:rPr>
          <w:delText xml:space="preserve">to handle </w:delText>
        </w:r>
        <w:r w:rsidRPr="008F601D" w:rsidDel="007E1A0F">
          <w:rPr>
            <w:rFonts w:ascii="Times New Roman" w:eastAsia="SimSun" w:hAnsi="Times New Roman"/>
            <w:b w:val="0"/>
            <w:snapToGrid/>
            <w:color w:val="auto"/>
            <w:kern w:val="2"/>
            <w:sz w:val="24"/>
            <w:szCs w:val="24"/>
            <w:lang w:eastAsia="zh-CN" w:bidi="ar-SA"/>
          </w:rPr>
          <w:delText>the limited RS datasets</w:delText>
        </w:r>
        <w:r w:rsidR="00BC58DB" w:rsidRPr="008F601D" w:rsidDel="007E1A0F">
          <w:rPr>
            <w:rFonts w:ascii="Times New Roman" w:eastAsia="SimSun" w:hAnsi="Times New Roman"/>
            <w:b w:val="0"/>
            <w:snapToGrid/>
            <w:color w:val="auto"/>
            <w:kern w:val="2"/>
            <w:sz w:val="24"/>
            <w:szCs w:val="24"/>
            <w:lang w:eastAsia="zh-CN" w:bidi="ar-SA"/>
          </w:rPr>
          <w:delText xml:space="preserve"> to</w:delText>
        </w:r>
        <w:r w:rsidRPr="008F601D" w:rsidDel="007E1A0F">
          <w:rPr>
            <w:rFonts w:ascii="Times New Roman" w:eastAsia="SimSun" w:hAnsi="Times New Roman"/>
            <w:b w:val="0"/>
            <w:snapToGrid/>
            <w:color w:val="auto"/>
            <w:kern w:val="2"/>
            <w:sz w:val="24"/>
            <w:szCs w:val="24"/>
            <w:lang w:eastAsia="zh-CN" w:bidi="ar-SA"/>
          </w:rPr>
          <w:delText xml:space="preserve"> unlock the full potential of </w:delText>
        </w:r>
        <w:r w:rsidR="0077223E" w:rsidRPr="008F601D" w:rsidDel="007E1A0F">
          <w:rPr>
            <w:rFonts w:ascii="Times New Roman" w:eastAsia="SimSun" w:hAnsi="Times New Roman"/>
            <w:b w:val="0"/>
            <w:snapToGrid/>
            <w:color w:val="auto"/>
            <w:kern w:val="2"/>
            <w:sz w:val="24"/>
            <w:szCs w:val="24"/>
            <w:lang w:eastAsia="zh-CN" w:bidi="ar-SA"/>
          </w:rPr>
          <w:delText>HSI</w:delText>
        </w:r>
        <w:r w:rsidRPr="008F601D" w:rsidDel="007E1A0F">
          <w:rPr>
            <w:rFonts w:ascii="Times New Roman" w:eastAsia="SimSun" w:hAnsi="Times New Roman"/>
            <w:b w:val="0"/>
            <w:snapToGrid/>
            <w:color w:val="auto"/>
            <w:kern w:val="2"/>
            <w:sz w:val="24"/>
            <w:szCs w:val="24"/>
            <w:lang w:eastAsia="zh-CN" w:bidi="ar-SA"/>
          </w:rPr>
          <w:delText xml:space="preserve"> </w:delText>
        </w:r>
        <w:r w:rsidR="00BC58DB" w:rsidRPr="008F601D" w:rsidDel="007E1A0F">
          <w:rPr>
            <w:rFonts w:ascii="Times New Roman" w:eastAsia="SimSun" w:hAnsi="Times New Roman"/>
            <w:b w:val="0"/>
            <w:snapToGrid/>
            <w:color w:val="auto"/>
            <w:kern w:val="2"/>
            <w:sz w:val="24"/>
            <w:szCs w:val="24"/>
            <w:lang w:eastAsia="zh-CN" w:bidi="ar-SA"/>
          </w:rPr>
          <w:delText>applications</w:delText>
        </w:r>
        <w:r w:rsidRPr="008F601D" w:rsidDel="007E1A0F">
          <w:rPr>
            <w:rFonts w:ascii="Times New Roman" w:eastAsia="SimSun" w:hAnsi="Times New Roman"/>
            <w:b w:val="0"/>
            <w:snapToGrid/>
            <w:color w:val="auto"/>
            <w:kern w:val="2"/>
            <w:sz w:val="24"/>
            <w:szCs w:val="24"/>
            <w:lang w:eastAsia="zh-CN" w:bidi="ar-SA"/>
          </w:rPr>
          <w:delText xml:space="preserve">. </w:delText>
        </w:r>
      </w:del>
    </w:p>
    <w:p w14:paraId="4184A853" w14:textId="059C56C3" w:rsidR="00A61D00" w:rsidRPr="008F601D" w:rsidDel="007E1A0F" w:rsidRDefault="00A61D00" w:rsidP="00E32FD4">
      <w:pPr>
        <w:pStyle w:val="MDPI21heading1"/>
        <w:spacing w:before="0" w:after="0"/>
        <w:ind w:firstLine="420"/>
        <w:jc w:val="both"/>
        <w:rPr>
          <w:del w:id="581" w:author="Windows User" w:date="2020-12-28T14:24:00Z"/>
          <w:rFonts w:ascii="Times New Roman" w:eastAsia="SimSun" w:hAnsi="Times New Roman"/>
          <w:b w:val="0"/>
          <w:snapToGrid/>
          <w:color w:val="auto"/>
          <w:kern w:val="2"/>
          <w:sz w:val="24"/>
          <w:szCs w:val="24"/>
          <w:lang w:eastAsia="zh-CN" w:bidi="ar-SA"/>
        </w:rPr>
      </w:pPr>
      <w:del w:id="582" w:author="Windows User" w:date="2020-12-28T14:24:00Z">
        <w:r w:rsidRPr="008F601D" w:rsidDel="007E1A0F">
          <w:rPr>
            <w:rFonts w:ascii="Times New Roman" w:eastAsia="SimSun" w:hAnsi="Times New Roman"/>
            <w:b w:val="0"/>
            <w:snapToGrid/>
            <w:color w:val="auto"/>
            <w:kern w:val="2"/>
            <w:sz w:val="24"/>
            <w:szCs w:val="24"/>
            <w:lang w:eastAsia="zh-CN" w:bidi="ar-SA"/>
          </w:rPr>
          <w:delText xml:space="preserve">In this article, we have described how deep networks have revolutionized image segmentation tasks. We have covered the contemporary literature on available datasets including synthetic datasets and summarized the promising methods for handling training data insufficiency for </w:delText>
        </w:r>
        <w:r w:rsidR="00897CCF" w:rsidRPr="008F601D" w:rsidDel="007E1A0F">
          <w:rPr>
            <w:rFonts w:ascii="Times New Roman" w:eastAsia="SimSun" w:hAnsi="Times New Roman"/>
            <w:b w:val="0"/>
            <w:snapToGrid/>
            <w:color w:val="auto"/>
            <w:kern w:val="2"/>
            <w:sz w:val="24"/>
            <w:szCs w:val="24"/>
            <w:lang w:eastAsia="zh-CN" w:bidi="ar-SA"/>
          </w:rPr>
          <w:delText xml:space="preserve">HSI </w:delText>
        </w:r>
        <w:r w:rsidRPr="008F601D" w:rsidDel="007E1A0F">
          <w:rPr>
            <w:rFonts w:ascii="Times New Roman" w:eastAsia="SimSun" w:hAnsi="Times New Roman"/>
            <w:b w:val="0"/>
            <w:snapToGrid/>
            <w:color w:val="auto"/>
            <w:kern w:val="2"/>
            <w:sz w:val="24"/>
            <w:szCs w:val="24"/>
            <w:lang w:eastAsia="zh-CN" w:bidi="ar-SA"/>
          </w:rPr>
          <w:delText xml:space="preserve">image processing tasks. We have also explored the various DL methods that have shown promising results over time for semantic segmentation despite the aforementioned limitations on labeled data insufficiency. Lastly, we have concluded the basis of the current </w:delText>
        </w:r>
        <w:r w:rsidR="00BC58DB" w:rsidRPr="008F601D" w:rsidDel="007E1A0F">
          <w:rPr>
            <w:rFonts w:ascii="Times New Roman" w:eastAsia="SimSun" w:hAnsi="Times New Roman"/>
            <w:b w:val="0"/>
            <w:snapToGrid/>
            <w:color w:val="auto"/>
            <w:kern w:val="2"/>
            <w:sz w:val="24"/>
            <w:szCs w:val="24"/>
            <w:lang w:eastAsia="zh-CN" w:bidi="ar-SA"/>
          </w:rPr>
          <w:delText>methods</w:delText>
        </w:r>
        <w:r w:rsidRPr="008F601D" w:rsidDel="007E1A0F">
          <w:rPr>
            <w:rFonts w:ascii="Times New Roman" w:eastAsia="SimSun" w:hAnsi="Times New Roman"/>
            <w:b w:val="0"/>
            <w:snapToGrid/>
            <w:color w:val="auto"/>
            <w:kern w:val="2"/>
            <w:sz w:val="24"/>
            <w:szCs w:val="24"/>
            <w:lang w:eastAsia="zh-CN" w:bidi="ar-SA"/>
          </w:rPr>
          <w:delText xml:space="preserve"> and future trends. </w:delText>
        </w:r>
      </w:del>
    </w:p>
    <w:p w14:paraId="193A53DE" w14:textId="59B9388D" w:rsidR="00A61D00" w:rsidRPr="008F601D" w:rsidDel="007E1A0F" w:rsidRDefault="00A61D00" w:rsidP="00E32FD4">
      <w:pPr>
        <w:pStyle w:val="MDPI21heading1"/>
        <w:spacing w:before="0" w:after="0"/>
        <w:ind w:firstLine="420"/>
        <w:jc w:val="both"/>
        <w:rPr>
          <w:del w:id="583" w:author="Windows User" w:date="2020-12-28T14:24:00Z"/>
          <w:rFonts w:ascii="Times New Roman" w:eastAsia="SimSun" w:hAnsi="Times New Roman"/>
          <w:b w:val="0"/>
          <w:snapToGrid/>
          <w:color w:val="auto"/>
          <w:kern w:val="2"/>
          <w:sz w:val="24"/>
          <w:szCs w:val="24"/>
          <w:lang w:eastAsia="zh-CN" w:bidi="ar-SA"/>
        </w:rPr>
      </w:pPr>
      <w:del w:id="584" w:author="Windows User" w:date="2020-12-28T14:24:00Z">
        <w:r w:rsidRPr="008F601D" w:rsidDel="007E1A0F">
          <w:rPr>
            <w:rFonts w:ascii="Times New Roman" w:eastAsia="SimSun" w:hAnsi="Times New Roman"/>
            <w:b w:val="0"/>
            <w:snapToGrid/>
            <w:color w:val="auto"/>
            <w:kern w:val="2"/>
            <w:sz w:val="24"/>
            <w:szCs w:val="24"/>
            <w:lang w:eastAsia="zh-CN" w:bidi="ar-SA"/>
          </w:rPr>
          <w:delText>We hope this review on the recent progress of semantic image segmentation can make some help to researchers related to this area.</w:delText>
        </w:r>
      </w:del>
    </w:p>
    <w:p w14:paraId="6DB02BB6" w14:textId="77777777" w:rsidR="009E03FA" w:rsidRPr="008F601D" w:rsidRDefault="009E03FA" w:rsidP="00E32FD4">
      <w:pPr>
        <w:pStyle w:val="MDPI21heading1"/>
        <w:spacing w:before="0" w:after="0"/>
        <w:jc w:val="both"/>
        <w:rPr>
          <w:rFonts w:ascii="Times New Roman" w:eastAsia="SimSun" w:hAnsi="Times New Roman"/>
          <w:snapToGrid/>
          <w:color w:val="auto"/>
          <w:kern w:val="2"/>
          <w:sz w:val="24"/>
          <w:szCs w:val="24"/>
          <w:lang w:eastAsia="zh-CN" w:bidi="ar-SA"/>
        </w:rPr>
      </w:pPr>
    </w:p>
    <w:p w14:paraId="1A89CA93" w14:textId="77777777" w:rsidR="00A61D00" w:rsidRPr="008F601D" w:rsidRDefault="00A61D00" w:rsidP="00E32FD4">
      <w:pPr>
        <w:pStyle w:val="MDPI21heading1"/>
        <w:spacing w:before="0" w:after="0"/>
        <w:jc w:val="both"/>
        <w:rPr>
          <w:rFonts w:ascii="Times New Roman" w:eastAsia="SimSun" w:hAnsi="Times New Roman"/>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Acknowledgments</w:t>
      </w:r>
    </w:p>
    <w:p w14:paraId="332D1AC8" w14:textId="77777777" w:rsidR="00A61D00" w:rsidRPr="008F601D" w:rsidRDefault="00A61D00" w:rsidP="00E32FD4">
      <w:pPr>
        <w:ind w:firstLine="360"/>
        <w:rPr>
          <w:rFonts w:ascii="Times New Roman" w:hAnsi="Times New Roman"/>
          <w:sz w:val="24"/>
        </w:rPr>
      </w:pPr>
      <w:r w:rsidRPr="008F601D">
        <w:rPr>
          <w:rFonts w:ascii="Times New Roman" w:hAnsi="Times New Roman"/>
          <w:sz w:val="24"/>
        </w:rPr>
        <w:t>This work was supported by the Fujian key Laboratory for Sensing and Computing for Smart Cities of Fujian Province of China.</w:t>
      </w:r>
    </w:p>
    <w:p w14:paraId="64693908" w14:textId="77777777" w:rsidR="009E03FA" w:rsidRPr="008F601D" w:rsidRDefault="009E03FA" w:rsidP="00E32FD4">
      <w:pPr>
        <w:ind w:firstLine="360"/>
        <w:rPr>
          <w:rFonts w:ascii="Times New Roman" w:hAnsi="Times New Roman"/>
          <w:sz w:val="24"/>
        </w:rPr>
      </w:pPr>
    </w:p>
    <w:p w14:paraId="33BDC199" w14:textId="77777777" w:rsidR="00A61D00" w:rsidRPr="008F601D" w:rsidRDefault="00A61D00" w:rsidP="00E32FD4">
      <w:pPr>
        <w:pStyle w:val="MDPI21heading1"/>
        <w:spacing w:before="0" w:after="0"/>
        <w:jc w:val="both"/>
        <w:rPr>
          <w:rFonts w:ascii="Times New Roman" w:eastAsia="SimSun" w:hAnsi="Times New Roman"/>
          <w:snapToGrid/>
          <w:color w:val="auto"/>
          <w:kern w:val="2"/>
          <w:sz w:val="24"/>
          <w:szCs w:val="24"/>
          <w:lang w:eastAsia="zh-CN" w:bidi="ar-SA"/>
        </w:rPr>
      </w:pPr>
      <w:r w:rsidRPr="008F601D">
        <w:rPr>
          <w:rFonts w:ascii="Times New Roman" w:eastAsia="SimSun" w:hAnsi="Times New Roman"/>
          <w:snapToGrid/>
          <w:color w:val="auto"/>
          <w:kern w:val="2"/>
          <w:sz w:val="24"/>
          <w:szCs w:val="24"/>
          <w:lang w:eastAsia="zh-CN" w:bidi="ar-SA"/>
        </w:rPr>
        <w:t xml:space="preserve">Abbreviations </w:t>
      </w:r>
    </w:p>
    <w:p w14:paraId="11B8CE52" w14:textId="77777777" w:rsidR="00A61D00" w:rsidRPr="008F601D" w:rsidRDefault="00A61D00" w:rsidP="00E32FD4">
      <w:pPr>
        <w:pStyle w:val="MDPI21heading1"/>
        <w:spacing w:before="0" w:after="0"/>
        <w:jc w:val="both"/>
        <w:rPr>
          <w:rFonts w:ascii="Times New Roman" w:eastAsia="SimSun" w:hAnsi="Times New Roman"/>
          <w:b w:val="0"/>
          <w:snapToGrid/>
          <w:color w:val="auto"/>
          <w:kern w:val="2"/>
          <w:sz w:val="24"/>
          <w:szCs w:val="24"/>
          <w:lang w:eastAsia="zh-CN" w:bidi="ar-SA"/>
        </w:rPr>
      </w:pPr>
      <w:r w:rsidRPr="008F601D">
        <w:rPr>
          <w:rFonts w:ascii="Times New Roman" w:eastAsia="SimSun" w:hAnsi="Times New Roman"/>
          <w:b w:val="0"/>
          <w:snapToGrid/>
          <w:color w:val="auto"/>
          <w:kern w:val="2"/>
          <w:sz w:val="24"/>
          <w:szCs w:val="24"/>
          <w:lang w:eastAsia="zh-CN" w:bidi="ar-SA"/>
        </w:rPr>
        <w:t>The following abbreviations are used in this manuscript</w:t>
      </w:r>
    </w:p>
    <w:p w14:paraId="79CFDB0E"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AC-Net</w:t>
      </w:r>
      <w:r w:rsidRPr="008F601D">
        <w:rPr>
          <w:rFonts w:ascii="Times New Roman" w:hAnsi="Times New Roman"/>
          <w:noProof w:val="0"/>
          <w:sz w:val="24"/>
        </w:rPr>
        <w:tab/>
      </w:r>
      <w:r w:rsidRPr="008F601D">
        <w:rPr>
          <w:rFonts w:ascii="Times New Roman" w:hAnsi="Times New Roman"/>
          <w:noProof w:val="0"/>
          <w:sz w:val="24"/>
        </w:rPr>
        <w:tab/>
        <w:t>Adaptive context network</w:t>
      </w:r>
    </w:p>
    <w:p w14:paraId="36139BED"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ANN</w:t>
      </w:r>
      <w:r w:rsidRPr="008F601D">
        <w:rPr>
          <w:rFonts w:ascii="Times New Roman" w:hAnsi="Times New Roman"/>
          <w:noProof w:val="0"/>
          <w:sz w:val="24"/>
        </w:rPr>
        <w:tab/>
      </w:r>
      <w:r w:rsidRPr="008F601D">
        <w:rPr>
          <w:rFonts w:ascii="Times New Roman" w:hAnsi="Times New Roman"/>
          <w:noProof w:val="0"/>
          <w:sz w:val="24"/>
        </w:rPr>
        <w:tab/>
        <w:t xml:space="preserve">Artificial neural networks </w:t>
      </w:r>
    </w:p>
    <w:p w14:paraId="2951A60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ASPP </w:t>
      </w:r>
      <w:r w:rsidRPr="008F601D">
        <w:rPr>
          <w:rFonts w:ascii="Times New Roman" w:hAnsi="Times New Roman"/>
          <w:noProof w:val="0"/>
          <w:sz w:val="24"/>
        </w:rPr>
        <w:tab/>
      </w:r>
      <w:r w:rsidRPr="008F601D">
        <w:rPr>
          <w:rFonts w:ascii="Times New Roman" w:hAnsi="Times New Roman"/>
          <w:noProof w:val="0"/>
          <w:sz w:val="24"/>
        </w:rPr>
        <w:tab/>
      </w:r>
      <w:proofErr w:type="spellStart"/>
      <w:r w:rsidRPr="008F601D">
        <w:rPr>
          <w:rFonts w:ascii="Times New Roman" w:hAnsi="Times New Roman"/>
          <w:noProof w:val="0"/>
          <w:sz w:val="24"/>
        </w:rPr>
        <w:t>Atrous</w:t>
      </w:r>
      <w:proofErr w:type="spellEnd"/>
      <w:r w:rsidRPr="008F601D">
        <w:rPr>
          <w:rFonts w:ascii="Times New Roman" w:hAnsi="Times New Roman"/>
          <w:noProof w:val="0"/>
          <w:sz w:val="24"/>
        </w:rPr>
        <w:t xml:space="preserve"> spatial pyramid pooling</w:t>
      </w:r>
    </w:p>
    <w:p w14:paraId="3C5BD0C2"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CRF </w:t>
      </w:r>
      <w:r w:rsidRPr="008F601D">
        <w:rPr>
          <w:rFonts w:ascii="Times New Roman" w:hAnsi="Times New Roman"/>
          <w:noProof w:val="0"/>
          <w:sz w:val="24"/>
        </w:rPr>
        <w:tab/>
      </w:r>
      <w:r w:rsidRPr="008F601D">
        <w:rPr>
          <w:rFonts w:ascii="Times New Roman" w:hAnsi="Times New Roman"/>
          <w:noProof w:val="0"/>
          <w:sz w:val="24"/>
        </w:rPr>
        <w:tab/>
        <w:t>Conditional random fields</w:t>
      </w:r>
    </w:p>
    <w:p w14:paraId="2964775F"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CRNN</w:t>
      </w:r>
      <w:r w:rsidRPr="008F601D">
        <w:rPr>
          <w:rFonts w:ascii="Times New Roman" w:hAnsi="Times New Roman"/>
          <w:noProof w:val="0"/>
          <w:sz w:val="24"/>
        </w:rPr>
        <w:tab/>
      </w:r>
      <w:r w:rsidRPr="008F601D">
        <w:rPr>
          <w:rFonts w:ascii="Times New Roman" w:hAnsi="Times New Roman"/>
          <w:noProof w:val="0"/>
          <w:sz w:val="24"/>
        </w:rPr>
        <w:tab/>
        <w:t>Convolution recurrent neural network</w:t>
      </w:r>
    </w:p>
    <w:p w14:paraId="0E4449A3"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DA</w:t>
      </w:r>
      <w:r w:rsidRPr="008F601D">
        <w:rPr>
          <w:rFonts w:ascii="Times New Roman" w:hAnsi="Times New Roman"/>
          <w:noProof w:val="0"/>
          <w:sz w:val="24"/>
        </w:rPr>
        <w:tab/>
      </w:r>
      <w:r w:rsidRPr="008F601D">
        <w:rPr>
          <w:rFonts w:ascii="Times New Roman" w:hAnsi="Times New Roman"/>
          <w:noProof w:val="0"/>
          <w:sz w:val="24"/>
        </w:rPr>
        <w:tab/>
      </w:r>
      <w:r w:rsidRPr="008F601D">
        <w:rPr>
          <w:rFonts w:ascii="Times New Roman" w:hAnsi="Times New Roman"/>
          <w:noProof w:val="0"/>
          <w:sz w:val="24"/>
        </w:rPr>
        <w:tab/>
        <w:t>Domain adaptation</w:t>
      </w:r>
    </w:p>
    <w:p w14:paraId="6CC9A8AF" w14:textId="77777777" w:rsidR="00A61D00" w:rsidRPr="008F601D" w:rsidRDefault="00A61D00" w:rsidP="00E32FD4">
      <w:pPr>
        <w:pStyle w:val="EndNoteBibliographyTitle"/>
        <w:ind w:firstLine="400"/>
        <w:jc w:val="left"/>
        <w:rPr>
          <w:rFonts w:ascii="Times New Roman" w:hAnsi="Times New Roman"/>
          <w:noProof w:val="0"/>
          <w:sz w:val="24"/>
        </w:rPr>
      </w:pPr>
      <w:proofErr w:type="spellStart"/>
      <w:r w:rsidRPr="008F601D">
        <w:rPr>
          <w:rFonts w:ascii="Times New Roman" w:hAnsi="Times New Roman"/>
          <w:noProof w:val="0"/>
          <w:sz w:val="24"/>
        </w:rPr>
        <w:t>DANet</w:t>
      </w:r>
      <w:proofErr w:type="spellEnd"/>
      <w:r w:rsidRPr="008F601D">
        <w:rPr>
          <w:rFonts w:ascii="Times New Roman" w:hAnsi="Times New Roman"/>
          <w:noProof w:val="0"/>
          <w:sz w:val="24"/>
        </w:rPr>
        <w:tab/>
      </w:r>
      <w:r w:rsidRPr="008F601D">
        <w:rPr>
          <w:rFonts w:ascii="Times New Roman" w:hAnsi="Times New Roman"/>
          <w:noProof w:val="0"/>
          <w:sz w:val="24"/>
        </w:rPr>
        <w:tab/>
        <w:t>Dual attention network</w:t>
      </w:r>
    </w:p>
    <w:p w14:paraId="0F5943CE"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DBN </w:t>
      </w:r>
      <w:r w:rsidRPr="008F601D">
        <w:rPr>
          <w:rFonts w:ascii="Times New Roman" w:hAnsi="Times New Roman"/>
          <w:noProof w:val="0"/>
          <w:sz w:val="24"/>
        </w:rPr>
        <w:tab/>
      </w:r>
      <w:r w:rsidRPr="008F601D">
        <w:rPr>
          <w:rFonts w:ascii="Times New Roman" w:hAnsi="Times New Roman"/>
          <w:noProof w:val="0"/>
          <w:sz w:val="24"/>
        </w:rPr>
        <w:tab/>
        <w:t xml:space="preserve">Deep belief network </w:t>
      </w:r>
    </w:p>
    <w:p w14:paraId="6E8ADD9F"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DCNN </w:t>
      </w:r>
      <w:r w:rsidRPr="008F601D">
        <w:rPr>
          <w:rFonts w:ascii="Times New Roman" w:hAnsi="Times New Roman"/>
          <w:noProof w:val="0"/>
          <w:sz w:val="24"/>
        </w:rPr>
        <w:tab/>
      </w:r>
      <w:r w:rsidRPr="008F601D">
        <w:rPr>
          <w:rFonts w:ascii="Times New Roman" w:hAnsi="Times New Roman"/>
          <w:noProof w:val="0"/>
          <w:sz w:val="24"/>
        </w:rPr>
        <w:tab/>
        <w:t xml:space="preserve">Deep convolution neural network </w:t>
      </w:r>
    </w:p>
    <w:p w14:paraId="606507E8"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DDSPP</w:t>
      </w:r>
      <w:r w:rsidRPr="008F601D">
        <w:rPr>
          <w:rFonts w:ascii="Times New Roman" w:hAnsi="Times New Roman"/>
          <w:noProof w:val="0"/>
          <w:sz w:val="24"/>
        </w:rPr>
        <w:tab/>
      </w:r>
      <w:r w:rsidRPr="008F601D">
        <w:rPr>
          <w:rFonts w:ascii="Times New Roman" w:hAnsi="Times New Roman"/>
          <w:noProof w:val="0"/>
          <w:sz w:val="24"/>
        </w:rPr>
        <w:tab/>
        <w:t xml:space="preserve">Dense dilated spatial pyramid pooling </w:t>
      </w:r>
    </w:p>
    <w:p w14:paraId="1EED45E5"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DIRSIG </w:t>
      </w:r>
      <w:r w:rsidRPr="008F601D">
        <w:rPr>
          <w:rFonts w:ascii="Times New Roman" w:hAnsi="Times New Roman"/>
          <w:noProof w:val="0"/>
          <w:sz w:val="24"/>
        </w:rPr>
        <w:tab/>
        <w:t xml:space="preserve">Digital imaging and remote sensing image generation </w:t>
      </w:r>
    </w:p>
    <w:p w14:paraId="0F9F2A47"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DL</w:t>
      </w:r>
      <w:r w:rsidRPr="008F601D">
        <w:rPr>
          <w:rFonts w:ascii="Times New Roman" w:hAnsi="Times New Roman"/>
          <w:noProof w:val="0"/>
          <w:sz w:val="24"/>
        </w:rPr>
        <w:tab/>
      </w:r>
      <w:r w:rsidRPr="008F601D">
        <w:rPr>
          <w:rFonts w:ascii="Times New Roman" w:hAnsi="Times New Roman"/>
          <w:noProof w:val="0"/>
          <w:sz w:val="24"/>
        </w:rPr>
        <w:tab/>
      </w:r>
      <w:r w:rsidRPr="008F601D">
        <w:rPr>
          <w:rFonts w:ascii="Times New Roman" w:hAnsi="Times New Roman"/>
          <w:noProof w:val="0"/>
          <w:sz w:val="24"/>
        </w:rPr>
        <w:tab/>
        <w:t xml:space="preserve">Deep learning </w:t>
      </w:r>
    </w:p>
    <w:p w14:paraId="68258F3A"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DM-NET</w:t>
      </w:r>
      <w:r w:rsidRPr="008F601D">
        <w:rPr>
          <w:rFonts w:ascii="Times New Roman" w:hAnsi="Times New Roman"/>
          <w:noProof w:val="0"/>
          <w:sz w:val="24"/>
        </w:rPr>
        <w:tab/>
        <w:t>Adaptive pyramid context network</w:t>
      </w:r>
    </w:p>
    <w:p w14:paraId="03F48F12"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DPN</w:t>
      </w:r>
      <w:r w:rsidRPr="008F601D">
        <w:rPr>
          <w:rFonts w:ascii="Times New Roman" w:hAnsi="Times New Roman"/>
          <w:noProof w:val="0"/>
          <w:sz w:val="24"/>
        </w:rPr>
        <w:tab/>
      </w:r>
      <w:r w:rsidRPr="008F601D">
        <w:rPr>
          <w:rFonts w:ascii="Times New Roman" w:hAnsi="Times New Roman"/>
          <w:noProof w:val="0"/>
          <w:sz w:val="24"/>
        </w:rPr>
        <w:tab/>
        <w:t>Deep parsing network</w:t>
      </w:r>
    </w:p>
    <w:p w14:paraId="582167B3"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DUC-HDC</w:t>
      </w:r>
      <w:r w:rsidRPr="008F601D">
        <w:rPr>
          <w:rFonts w:ascii="Times New Roman" w:hAnsi="Times New Roman"/>
          <w:noProof w:val="0"/>
          <w:sz w:val="24"/>
        </w:rPr>
        <w:tab/>
        <w:t xml:space="preserve">Dense </w:t>
      </w:r>
      <w:r w:rsidR="002A2792" w:rsidRPr="008F601D">
        <w:rPr>
          <w:rFonts w:ascii="Times New Roman" w:hAnsi="Times New Roman"/>
          <w:noProof w:val="0"/>
          <w:sz w:val="24"/>
        </w:rPr>
        <w:t>up-sampling</w:t>
      </w:r>
      <w:r w:rsidRPr="008F601D">
        <w:rPr>
          <w:rFonts w:ascii="Times New Roman" w:hAnsi="Times New Roman"/>
          <w:noProof w:val="0"/>
          <w:sz w:val="24"/>
        </w:rPr>
        <w:t xml:space="preserve"> convolution – hybrid dilated convolution</w:t>
      </w:r>
    </w:p>
    <w:p w14:paraId="149426C8"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EMA-Net</w:t>
      </w:r>
      <w:r w:rsidRPr="008F601D">
        <w:rPr>
          <w:rFonts w:ascii="Times New Roman" w:hAnsi="Times New Roman"/>
          <w:noProof w:val="0"/>
          <w:sz w:val="24"/>
        </w:rPr>
        <w:tab/>
        <w:t>Expectation-maximization attention networks</w:t>
      </w:r>
    </w:p>
    <w:p w14:paraId="12A07796"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ESA</w:t>
      </w:r>
      <w:r w:rsidRPr="008F601D">
        <w:rPr>
          <w:rFonts w:ascii="Times New Roman" w:hAnsi="Times New Roman"/>
          <w:noProof w:val="0"/>
          <w:sz w:val="24"/>
        </w:rPr>
        <w:tab/>
      </w:r>
      <w:r w:rsidRPr="008F601D">
        <w:rPr>
          <w:rFonts w:ascii="Times New Roman" w:hAnsi="Times New Roman"/>
          <w:noProof w:val="0"/>
          <w:sz w:val="24"/>
        </w:rPr>
        <w:tab/>
        <w:t xml:space="preserve">European space agency </w:t>
      </w:r>
    </w:p>
    <w:p w14:paraId="3118806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FCN </w:t>
      </w:r>
      <w:r w:rsidRPr="008F601D">
        <w:rPr>
          <w:rFonts w:ascii="Times New Roman" w:hAnsi="Times New Roman"/>
          <w:noProof w:val="0"/>
          <w:sz w:val="24"/>
        </w:rPr>
        <w:tab/>
      </w:r>
      <w:r w:rsidRPr="008F601D">
        <w:rPr>
          <w:rFonts w:ascii="Times New Roman" w:hAnsi="Times New Roman"/>
          <w:noProof w:val="0"/>
          <w:sz w:val="24"/>
        </w:rPr>
        <w:tab/>
        <w:t xml:space="preserve">Fully convolutional neural network </w:t>
      </w:r>
    </w:p>
    <w:p w14:paraId="14037B4A"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GAN</w:t>
      </w:r>
      <w:r w:rsidRPr="008F601D">
        <w:rPr>
          <w:rFonts w:ascii="Times New Roman" w:hAnsi="Times New Roman"/>
          <w:noProof w:val="0"/>
          <w:sz w:val="24"/>
        </w:rPr>
        <w:tab/>
      </w:r>
      <w:r w:rsidRPr="008F601D">
        <w:rPr>
          <w:rFonts w:ascii="Times New Roman" w:hAnsi="Times New Roman"/>
          <w:noProof w:val="0"/>
          <w:sz w:val="24"/>
        </w:rPr>
        <w:tab/>
        <w:t xml:space="preserve">Generative adversarial networks </w:t>
      </w:r>
    </w:p>
    <w:p w14:paraId="649D875E"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GCN</w:t>
      </w:r>
      <w:r w:rsidRPr="008F601D">
        <w:rPr>
          <w:rFonts w:ascii="Times New Roman" w:hAnsi="Times New Roman"/>
          <w:noProof w:val="0"/>
          <w:sz w:val="24"/>
        </w:rPr>
        <w:tab/>
      </w:r>
      <w:r w:rsidRPr="008F601D">
        <w:rPr>
          <w:rFonts w:ascii="Times New Roman" w:hAnsi="Times New Roman"/>
          <w:noProof w:val="0"/>
          <w:sz w:val="24"/>
        </w:rPr>
        <w:tab/>
        <w:t>Global convolutional network</w:t>
      </w:r>
    </w:p>
    <w:p w14:paraId="0A5F17EA"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GS-CNN</w:t>
      </w:r>
      <w:r w:rsidRPr="008F601D">
        <w:rPr>
          <w:rFonts w:ascii="Times New Roman" w:hAnsi="Times New Roman"/>
          <w:noProof w:val="0"/>
          <w:sz w:val="24"/>
        </w:rPr>
        <w:tab/>
        <w:t>Gated shape CNNs</w:t>
      </w:r>
    </w:p>
    <w:p w14:paraId="7D251BA9"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HSI </w:t>
      </w:r>
      <w:r w:rsidRPr="008F601D">
        <w:rPr>
          <w:rFonts w:ascii="Times New Roman" w:hAnsi="Times New Roman"/>
          <w:noProof w:val="0"/>
          <w:sz w:val="24"/>
        </w:rPr>
        <w:tab/>
      </w:r>
      <w:r w:rsidRPr="008F601D">
        <w:rPr>
          <w:rFonts w:ascii="Times New Roman" w:hAnsi="Times New Roman"/>
          <w:noProof w:val="0"/>
          <w:sz w:val="24"/>
        </w:rPr>
        <w:tab/>
        <w:t>Hyperspectral imagery</w:t>
      </w:r>
    </w:p>
    <w:p w14:paraId="13A31051" w14:textId="77777777" w:rsidR="00A61D00" w:rsidRPr="008F601D" w:rsidRDefault="0077223E"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HSI</w:t>
      </w:r>
      <w:r w:rsidR="00A61D00" w:rsidRPr="008F601D">
        <w:rPr>
          <w:rFonts w:ascii="Times New Roman" w:hAnsi="Times New Roman"/>
          <w:noProof w:val="0"/>
          <w:sz w:val="24"/>
        </w:rPr>
        <w:t xml:space="preserve">-RS </w:t>
      </w:r>
      <w:r w:rsidR="00A61D00" w:rsidRPr="008F601D">
        <w:rPr>
          <w:rFonts w:ascii="Times New Roman" w:hAnsi="Times New Roman"/>
          <w:noProof w:val="0"/>
          <w:sz w:val="24"/>
        </w:rPr>
        <w:tab/>
        <w:t xml:space="preserve">High spatial resolution remote sensing </w:t>
      </w:r>
    </w:p>
    <w:p w14:paraId="71B5B8E2"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ISPRS</w:t>
      </w:r>
      <w:r w:rsidRPr="008F601D">
        <w:rPr>
          <w:rFonts w:ascii="Times New Roman" w:hAnsi="Times New Roman"/>
          <w:noProof w:val="0"/>
          <w:sz w:val="24"/>
        </w:rPr>
        <w:tab/>
      </w:r>
      <w:r w:rsidRPr="008F601D">
        <w:rPr>
          <w:rFonts w:ascii="Times New Roman" w:hAnsi="Times New Roman"/>
          <w:noProof w:val="0"/>
          <w:sz w:val="24"/>
        </w:rPr>
        <w:tab/>
        <w:t xml:space="preserve">International Society for photogrammetry and remote sensing </w:t>
      </w:r>
    </w:p>
    <w:p w14:paraId="63829E8D"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MLP</w:t>
      </w:r>
      <w:r w:rsidRPr="008F601D">
        <w:rPr>
          <w:rFonts w:ascii="Times New Roman" w:hAnsi="Times New Roman"/>
          <w:noProof w:val="0"/>
          <w:sz w:val="24"/>
        </w:rPr>
        <w:tab/>
      </w:r>
      <w:r w:rsidRPr="008F601D">
        <w:rPr>
          <w:rFonts w:ascii="Times New Roman" w:hAnsi="Times New Roman"/>
          <w:noProof w:val="0"/>
          <w:sz w:val="24"/>
        </w:rPr>
        <w:tab/>
        <w:t xml:space="preserve">Multilayer perceptron </w:t>
      </w:r>
    </w:p>
    <w:p w14:paraId="25096928"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MSCI</w:t>
      </w:r>
      <w:r w:rsidRPr="008F601D">
        <w:rPr>
          <w:rFonts w:ascii="Times New Roman" w:hAnsi="Times New Roman"/>
          <w:noProof w:val="0"/>
          <w:sz w:val="24"/>
        </w:rPr>
        <w:tab/>
      </w:r>
      <w:r w:rsidRPr="008F601D">
        <w:rPr>
          <w:rFonts w:ascii="Times New Roman" w:hAnsi="Times New Roman"/>
          <w:noProof w:val="0"/>
          <w:sz w:val="24"/>
        </w:rPr>
        <w:tab/>
        <w:t>Multi-scale context intertwining</w:t>
      </w:r>
    </w:p>
    <w:p w14:paraId="7513E684"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MSI </w:t>
      </w:r>
      <w:r w:rsidRPr="008F601D">
        <w:rPr>
          <w:rFonts w:ascii="Times New Roman" w:hAnsi="Times New Roman"/>
          <w:noProof w:val="0"/>
          <w:sz w:val="24"/>
        </w:rPr>
        <w:tab/>
      </w:r>
      <w:r w:rsidRPr="008F601D">
        <w:rPr>
          <w:rFonts w:ascii="Times New Roman" w:hAnsi="Times New Roman"/>
          <w:noProof w:val="0"/>
          <w:sz w:val="24"/>
        </w:rPr>
        <w:tab/>
        <w:t>Multispectral images</w:t>
      </w:r>
    </w:p>
    <w:p w14:paraId="177F3EA1"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NASA </w:t>
      </w:r>
      <w:r w:rsidRPr="008F601D">
        <w:rPr>
          <w:rFonts w:ascii="Times New Roman" w:hAnsi="Times New Roman"/>
          <w:noProof w:val="0"/>
          <w:sz w:val="24"/>
        </w:rPr>
        <w:tab/>
      </w:r>
      <w:r w:rsidRPr="008F601D">
        <w:rPr>
          <w:rFonts w:ascii="Times New Roman" w:hAnsi="Times New Roman"/>
          <w:noProof w:val="0"/>
          <w:sz w:val="24"/>
        </w:rPr>
        <w:tab/>
        <w:t>National aeronautics and space administration.</w:t>
      </w:r>
    </w:p>
    <w:p w14:paraId="079276E4"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NCALM</w:t>
      </w:r>
      <w:r w:rsidRPr="008F601D">
        <w:rPr>
          <w:rFonts w:ascii="Times New Roman" w:hAnsi="Times New Roman"/>
          <w:noProof w:val="0"/>
          <w:sz w:val="24"/>
        </w:rPr>
        <w:tab/>
        <w:t>National center for airborne laser mapping</w:t>
      </w:r>
    </w:p>
    <w:p w14:paraId="18E7B87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OCR</w:t>
      </w:r>
      <w:r w:rsidRPr="008F601D">
        <w:rPr>
          <w:rFonts w:ascii="Times New Roman" w:hAnsi="Times New Roman"/>
          <w:noProof w:val="0"/>
          <w:sz w:val="24"/>
        </w:rPr>
        <w:tab/>
      </w:r>
      <w:r w:rsidRPr="008F601D">
        <w:rPr>
          <w:rFonts w:ascii="Times New Roman" w:hAnsi="Times New Roman"/>
          <w:noProof w:val="0"/>
          <w:sz w:val="24"/>
        </w:rPr>
        <w:tab/>
        <w:t>Object-contextual representations</w:t>
      </w:r>
    </w:p>
    <w:p w14:paraId="0C9D349B"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PL-SSDL </w:t>
      </w:r>
      <w:r w:rsidRPr="008F601D">
        <w:rPr>
          <w:rFonts w:ascii="Times New Roman" w:hAnsi="Times New Roman"/>
          <w:noProof w:val="0"/>
          <w:sz w:val="24"/>
        </w:rPr>
        <w:tab/>
        <w:t>semi-supervised deep learning using pseudo labels</w:t>
      </w:r>
    </w:p>
    <w:p w14:paraId="05F7E3B2" w14:textId="77777777" w:rsidR="00A61D00" w:rsidRPr="008F601D" w:rsidRDefault="00A61D00" w:rsidP="00E32FD4">
      <w:pPr>
        <w:pStyle w:val="EndNoteBibliographyTitle"/>
        <w:ind w:firstLine="400"/>
        <w:jc w:val="left"/>
        <w:rPr>
          <w:rFonts w:ascii="Times New Roman" w:hAnsi="Times New Roman"/>
          <w:noProof w:val="0"/>
          <w:sz w:val="24"/>
        </w:rPr>
      </w:pPr>
      <w:proofErr w:type="spellStart"/>
      <w:r w:rsidRPr="008F601D">
        <w:rPr>
          <w:rFonts w:ascii="Times New Roman" w:hAnsi="Times New Roman"/>
          <w:noProof w:val="0"/>
          <w:sz w:val="24"/>
        </w:rPr>
        <w:lastRenderedPageBreak/>
        <w:t>PSPNet</w:t>
      </w:r>
      <w:proofErr w:type="spellEnd"/>
      <w:r w:rsidRPr="008F601D">
        <w:rPr>
          <w:rFonts w:ascii="Times New Roman" w:hAnsi="Times New Roman"/>
          <w:noProof w:val="0"/>
          <w:sz w:val="24"/>
        </w:rPr>
        <w:tab/>
      </w:r>
      <w:r w:rsidRPr="008F601D">
        <w:rPr>
          <w:rFonts w:ascii="Times New Roman" w:hAnsi="Times New Roman"/>
          <w:noProof w:val="0"/>
          <w:sz w:val="24"/>
        </w:rPr>
        <w:tab/>
        <w:t xml:space="preserve">Pyramid </w:t>
      </w:r>
      <w:r w:rsidR="002A2792" w:rsidRPr="008F601D">
        <w:rPr>
          <w:rFonts w:ascii="Times New Roman" w:hAnsi="Times New Roman"/>
          <w:noProof w:val="0"/>
          <w:sz w:val="24"/>
        </w:rPr>
        <w:t>scene-parsing</w:t>
      </w:r>
      <w:r w:rsidRPr="008F601D">
        <w:rPr>
          <w:rFonts w:ascii="Times New Roman" w:hAnsi="Times New Roman"/>
          <w:noProof w:val="0"/>
          <w:sz w:val="24"/>
        </w:rPr>
        <w:t xml:space="preserve"> network</w:t>
      </w:r>
    </w:p>
    <w:p w14:paraId="11E6DEC9"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R-CNN</w:t>
      </w:r>
      <w:r w:rsidRPr="008F601D">
        <w:rPr>
          <w:rFonts w:ascii="Times New Roman" w:hAnsi="Times New Roman"/>
          <w:noProof w:val="0"/>
          <w:sz w:val="24"/>
        </w:rPr>
        <w:tab/>
      </w:r>
      <w:r w:rsidRPr="008F601D">
        <w:rPr>
          <w:rFonts w:ascii="Times New Roman" w:hAnsi="Times New Roman"/>
          <w:noProof w:val="0"/>
          <w:sz w:val="24"/>
        </w:rPr>
        <w:tab/>
        <w:t xml:space="preserve">Region convolution neural networks </w:t>
      </w:r>
    </w:p>
    <w:p w14:paraId="60FD848F" w14:textId="77777777" w:rsidR="00A61D00" w:rsidRPr="008F601D" w:rsidRDefault="00A61D00" w:rsidP="00E32FD4">
      <w:pPr>
        <w:pStyle w:val="EndNoteBibliographyTitle"/>
        <w:ind w:firstLine="400"/>
        <w:jc w:val="left"/>
        <w:rPr>
          <w:rFonts w:ascii="Times New Roman" w:hAnsi="Times New Roman"/>
          <w:noProof w:val="0"/>
          <w:sz w:val="24"/>
        </w:rPr>
      </w:pPr>
      <w:proofErr w:type="spellStart"/>
      <w:r w:rsidRPr="008F601D">
        <w:rPr>
          <w:rFonts w:ascii="Times New Roman" w:hAnsi="Times New Roman"/>
          <w:noProof w:val="0"/>
          <w:sz w:val="24"/>
        </w:rPr>
        <w:t>ReLU</w:t>
      </w:r>
      <w:proofErr w:type="spellEnd"/>
      <w:r w:rsidRPr="008F601D">
        <w:rPr>
          <w:rFonts w:ascii="Times New Roman" w:hAnsi="Times New Roman"/>
          <w:noProof w:val="0"/>
          <w:sz w:val="24"/>
        </w:rPr>
        <w:tab/>
      </w:r>
      <w:r w:rsidRPr="008F601D">
        <w:rPr>
          <w:rFonts w:ascii="Times New Roman" w:hAnsi="Times New Roman"/>
          <w:noProof w:val="0"/>
          <w:sz w:val="24"/>
        </w:rPr>
        <w:tab/>
        <w:t xml:space="preserve">Rectified linear unit </w:t>
      </w:r>
    </w:p>
    <w:p w14:paraId="78D33CF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RF</w:t>
      </w:r>
      <w:r w:rsidRPr="008F601D">
        <w:rPr>
          <w:rFonts w:ascii="Times New Roman" w:hAnsi="Times New Roman"/>
          <w:noProof w:val="0"/>
          <w:sz w:val="24"/>
        </w:rPr>
        <w:tab/>
      </w:r>
      <w:r w:rsidRPr="008F601D">
        <w:rPr>
          <w:rFonts w:ascii="Times New Roman" w:hAnsi="Times New Roman"/>
          <w:noProof w:val="0"/>
          <w:sz w:val="24"/>
        </w:rPr>
        <w:tab/>
      </w:r>
      <w:r w:rsidRPr="008F601D">
        <w:rPr>
          <w:rFonts w:ascii="Times New Roman" w:hAnsi="Times New Roman"/>
          <w:noProof w:val="0"/>
          <w:sz w:val="24"/>
        </w:rPr>
        <w:tab/>
        <w:t>Random forest</w:t>
      </w:r>
    </w:p>
    <w:p w14:paraId="5AD783F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SAC</w:t>
      </w:r>
      <w:r w:rsidRPr="008F601D">
        <w:rPr>
          <w:rFonts w:ascii="Times New Roman" w:hAnsi="Times New Roman"/>
          <w:noProof w:val="0"/>
          <w:sz w:val="24"/>
        </w:rPr>
        <w:tab/>
      </w:r>
      <w:r w:rsidRPr="008F601D">
        <w:rPr>
          <w:rFonts w:ascii="Times New Roman" w:hAnsi="Times New Roman"/>
          <w:noProof w:val="0"/>
          <w:sz w:val="24"/>
        </w:rPr>
        <w:tab/>
        <w:t>Scale-adaptive convolutions</w:t>
      </w:r>
    </w:p>
    <w:p w14:paraId="18EF3EE1"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SAE</w:t>
      </w:r>
      <w:r w:rsidRPr="008F601D">
        <w:rPr>
          <w:rFonts w:ascii="Times New Roman" w:hAnsi="Times New Roman"/>
          <w:noProof w:val="0"/>
          <w:sz w:val="24"/>
        </w:rPr>
        <w:tab/>
      </w:r>
      <w:r w:rsidRPr="008F601D">
        <w:rPr>
          <w:rFonts w:ascii="Times New Roman" w:hAnsi="Times New Roman"/>
          <w:noProof w:val="0"/>
          <w:sz w:val="24"/>
        </w:rPr>
        <w:tab/>
        <w:t xml:space="preserve">Stacked auto-encoders </w:t>
      </w:r>
    </w:p>
    <w:p w14:paraId="2D4BF988"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 xml:space="preserve">SAR </w:t>
      </w:r>
      <w:r w:rsidRPr="008F601D">
        <w:rPr>
          <w:rFonts w:ascii="Times New Roman" w:hAnsi="Times New Roman"/>
          <w:noProof w:val="0"/>
          <w:sz w:val="24"/>
        </w:rPr>
        <w:tab/>
      </w:r>
      <w:r w:rsidRPr="008F601D">
        <w:rPr>
          <w:rFonts w:ascii="Times New Roman" w:hAnsi="Times New Roman"/>
          <w:noProof w:val="0"/>
          <w:sz w:val="24"/>
        </w:rPr>
        <w:tab/>
        <w:t xml:space="preserve">Synthetic aperture radar </w:t>
      </w:r>
    </w:p>
    <w:p w14:paraId="56B0AE4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SDN</w:t>
      </w:r>
      <w:r w:rsidRPr="008F601D">
        <w:rPr>
          <w:rFonts w:ascii="Times New Roman" w:hAnsi="Times New Roman"/>
          <w:noProof w:val="0"/>
          <w:sz w:val="24"/>
        </w:rPr>
        <w:tab/>
      </w:r>
      <w:r w:rsidRPr="008F601D">
        <w:rPr>
          <w:rFonts w:ascii="Times New Roman" w:hAnsi="Times New Roman"/>
          <w:noProof w:val="0"/>
          <w:sz w:val="24"/>
        </w:rPr>
        <w:tab/>
        <w:t xml:space="preserve">Stacked </w:t>
      </w:r>
      <w:r w:rsidR="002A2792" w:rsidRPr="008F601D">
        <w:rPr>
          <w:rFonts w:ascii="Times New Roman" w:hAnsi="Times New Roman"/>
          <w:noProof w:val="0"/>
          <w:sz w:val="24"/>
        </w:rPr>
        <w:t>deconvolution</w:t>
      </w:r>
      <w:r w:rsidRPr="008F601D">
        <w:rPr>
          <w:rFonts w:ascii="Times New Roman" w:hAnsi="Times New Roman"/>
          <w:noProof w:val="0"/>
          <w:sz w:val="24"/>
        </w:rPr>
        <w:t xml:space="preserve"> network</w:t>
      </w:r>
    </w:p>
    <w:p w14:paraId="531B75EC"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SVM</w:t>
      </w:r>
      <w:r w:rsidRPr="008F601D">
        <w:rPr>
          <w:rFonts w:ascii="Times New Roman" w:hAnsi="Times New Roman"/>
          <w:noProof w:val="0"/>
          <w:sz w:val="24"/>
        </w:rPr>
        <w:tab/>
      </w:r>
      <w:r w:rsidRPr="008F601D">
        <w:rPr>
          <w:rFonts w:ascii="Times New Roman" w:hAnsi="Times New Roman"/>
          <w:noProof w:val="0"/>
          <w:sz w:val="24"/>
        </w:rPr>
        <w:tab/>
        <w:t xml:space="preserve">Support vector machines </w:t>
      </w:r>
    </w:p>
    <w:p w14:paraId="5F87B02E" w14:textId="77777777" w:rsidR="00A61D00" w:rsidRPr="008F601D" w:rsidRDefault="00A61D00" w:rsidP="00E32FD4">
      <w:pPr>
        <w:pStyle w:val="EndNoteBibliographyTitle"/>
        <w:ind w:firstLine="400"/>
        <w:jc w:val="left"/>
        <w:rPr>
          <w:rFonts w:ascii="Times New Roman" w:hAnsi="Times New Roman"/>
          <w:noProof w:val="0"/>
          <w:sz w:val="24"/>
        </w:rPr>
      </w:pPr>
      <w:r w:rsidRPr="008F601D">
        <w:rPr>
          <w:rFonts w:ascii="Times New Roman" w:hAnsi="Times New Roman"/>
          <w:noProof w:val="0"/>
          <w:sz w:val="24"/>
        </w:rPr>
        <w:t>UDA</w:t>
      </w:r>
      <w:r w:rsidRPr="008F601D">
        <w:rPr>
          <w:rFonts w:ascii="Times New Roman" w:hAnsi="Times New Roman"/>
          <w:noProof w:val="0"/>
          <w:sz w:val="24"/>
        </w:rPr>
        <w:tab/>
      </w:r>
      <w:r w:rsidRPr="008F601D">
        <w:rPr>
          <w:rFonts w:ascii="Times New Roman" w:hAnsi="Times New Roman"/>
          <w:noProof w:val="0"/>
          <w:sz w:val="24"/>
        </w:rPr>
        <w:tab/>
        <w:t>Universal domain adaptation</w:t>
      </w:r>
    </w:p>
    <w:p w14:paraId="737EBF8E" w14:textId="77777777" w:rsidR="002F31EC" w:rsidRPr="00135CC7" w:rsidRDefault="002F31EC" w:rsidP="00E32FD4">
      <w:pPr>
        <w:pStyle w:val="MDPI21heading1"/>
        <w:spacing w:before="0" w:after="0"/>
        <w:jc w:val="both"/>
        <w:rPr>
          <w:rFonts w:eastAsiaTheme="minorEastAsia"/>
          <w:color w:val="auto"/>
          <w:lang w:eastAsia="zh-CN"/>
        </w:rPr>
      </w:pPr>
    </w:p>
    <w:p w14:paraId="6087AB89" w14:textId="77777777" w:rsidR="00163E41" w:rsidRPr="00135CC7" w:rsidRDefault="00163E41" w:rsidP="00E32FD4">
      <w:pPr>
        <w:pStyle w:val="MDPI21heading1"/>
        <w:spacing w:before="0" w:after="0"/>
        <w:jc w:val="both"/>
        <w:rPr>
          <w:rFonts w:eastAsiaTheme="minorEastAsia"/>
          <w:color w:val="auto"/>
          <w:lang w:eastAsia="zh-CN"/>
        </w:rPr>
      </w:pPr>
    </w:p>
    <w:p w14:paraId="76E9CA40" w14:textId="77777777" w:rsidR="00163E41" w:rsidRPr="00135CC7" w:rsidRDefault="00163E41" w:rsidP="00E32FD4">
      <w:pPr>
        <w:pStyle w:val="MDPI21heading1"/>
        <w:spacing w:before="0" w:after="0"/>
        <w:jc w:val="both"/>
        <w:rPr>
          <w:rFonts w:eastAsiaTheme="minorEastAsia"/>
          <w:color w:val="auto"/>
          <w:lang w:eastAsia="zh-CN"/>
        </w:rPr>
      </w:pPr>
    </w:p>
    <w:commentRangeStart w:id="585"/>
    <w:p w14:paraId="182D7994" w14:textId="77777777" w:rsidR="00135CC7" w:rsidRPr="00F0142E" w:rsidRDefault="00B40EE1" w:rsidP="00F0142E">
      <w:pPr>
        <w:pStyle w:val="EndNoteBibliographyTitle"/>
        <w:jc w:val="left"/>
        <w:rPr>
          <w:b/>
        </w:rPr>
      </w:pPr>
      <w:r w:rsidRPr="008F601D">
        <w:fldChar w:fldCharType="begin"/>
      </w:r>
      <w:r w:rsidR="00A61D00" w:rsidRPr="008F601D">
        <w:instrText xml:space="preserve"> ADDIN EN.REFLIST </w:instrText>
      </w:r>
      <w:r w:rsidRPr="008F601D">
        <w:fldChar w:fldCharType="separate"/>
      </w:r>
      <w:r w:rsidR="00135CC7" w:rsidRPr="00F0142E">
        <w:rPr>
          <w:b/>
        </w:rPr>
        <w:t xml:space="preserve">References </w:t>
      </w:r>
    </w:p>
    <w:p w14:paraId="46ACDB7D" w14:textId="77777777" w:rsidR="00135CC7" w:rsidRPr="00135CC7" w:rsidRDefault="00135CC7" w:rsidP="00135CC7">
      <w:pPr>
        <w:pStyle w:val="EndNoteBibliography"/>
      </w:pPr>
      <w:r w:rsidRPr="00135CC7">
        <w:t>Ahmad, E., Goyal, M., Mcphee, J., Degens, H., 2018. Semantic Segmentation of Human Thigh Quadriceps Muscle in Magnetic Resonance Images. arXiv 1.</w:t>
      </w:r>
    </w:p>
    <w:p w14:paraId="534BDA59" w14:textId="77777777" w:rsidR="00135CC7" w:rsidRPr="00135CC7" w:rsidRDefault="00135CC7" w:rsidP="00135CC7">
      <w:pPr>
        <w:pStyle w:val="EndNoteBibliography"/>
      </w:pPr>
      <w:r w:rsidRPr="00135CC7">
        <w:t>Ahmad, M., Khan, A.M., Hussain, R., 2017. Graph-based spatial–spectral feature learning for hyperspectral image classification. IET Image Processing 11, 1310-1316.</w:t>
      </w:r>
    </w:p>
    <w:p w14:paraId="386B2C7B" w14:textId="77777777" w:rsidR="00135CC7" w:rsidRPr="00135CC7" w:rsidRDefault="00135CC7" w:rsidP="00135CC7">
      <w:pPr>
        <w:pStyle w:val="EndNoteBibliography"/>
      </w:pPr>
      <w:r w:rsidRPr="00135CC7">
        <w:t>Alan, J.B., Tateishi, R., Hoan, N.T., 2013. A hybrid pansharpening approach and multiscale object-based image analysis for mapping diseased pine and oak trees. International journal of remote sensing 34.20, 6969–6982.</w:t>
      </w:r>
    </w:p>
    <w:p w14:paraId="56B63E0B" w14:textId="77777777" w:rsidR="00135CC7" w:rsidRPr="00135CC7" w:rsidRDefault="00135CC7" w:rsidP="00135CC7">
      <w:pPr>
        <w:pStyle w:val="EndNoteBibliography"/>
      </w:pPr>
      <w:r w:rsidRPr="00135CC7">
        <w:t>Alipourfard, T., Arefi, H., 2020. Structure Aware Generative Adversarial Networks for Hyperspectral Image Classification. IEEE J. Sel. Top. Appl. Earth Obs. Remote. Sens. 13, 5424-5438.</w:t>
      </w:r>
    </w:p>
    <w:p w14:paraId="745E708C" w14:textId="77777777" w:rsidR="00135CC7" w:rsidRPr="00135CC7" w:rsidRDefault="00135CC7" w:rsidP="00135CC7">
      <w:pPr>
        <w:pStyle w:val="EndNoteBibliography"/>
      </w:pPr>
      <w:r w:rsidRPr="00135CC7">
        <w:t>Alvarez, J.M., Gevers, T., LeCun, Y., Lopez, A.M., 2012. Road Scene Segmentation from a Single Image, in: Fitzgibbon, A., Lazebnik, S., Perona, P., Sato, Y., Schmid, C. (Eds.), Computer Vision – ECCV 2012. Springer Berlin Heidelberg, Berlin, Heidelberg, pp. 376-389.</w:t>
      </w:r>
    </w:p>
    <w:p w14:paraId="0AF4B18F" w14:textId="77777777" w:rsidR="00135CC7" w:rsidRPr="00135CC7" w:rsidRDefault="00135CC7" w:rsidP="00135CC7">
      <w:pPr>
        <w:pStyle w:val="EndNoteBibliography"/>
      </w:pPr>
      <w:r w:rsidRPr="00135CC7">
        <w:t>Angus, M., ElBalkini, M., Khan, S., Harakeh, A., Andrienko, O., Reading, C., Waslander, S., Czarnecki, K., 2018. Unlimited Road-scene Synthetic Annotation (URSA) Dataset. arXiv.</w:t>
      </w:r>
    </w:p>
    <w:p w14:paraId="60BE5EAD" w14:textId="77777777" w:rsidR="00135CC7" w:rsidRPr="00135CC7" w:rsidRDefault="00135CC7" w:rsidP="00135CC7">
      <w:pPr>
        <w:pStyle w:val="EndNoteBibliography"/>
      </w:pPr>
      <w:r w:rsidRPr="00135CC7">
        <w:t>Aptoula, E., Ozdemir, M.C., Yanikoglu, B., 2016. Deep Learning With Attribute Profiles for Hyperspectral Image Classification. IEEE Geoscience and Remote Sensing Letters PP, 1-5.</w:t>
      </w:r>
    </w:p>
    <w:p w14:paraId="5E3C7990" w14:textId="77777777" w:rsidR="00135CC7" w:rsidRPr="00135CC7" w:rsidRDefault="00135CC7" w:rsidP="00135CC7">
      <w:pPr>
        <w:pStyle w:val="EndNoteBibliography"/>
      </w:pPr>
      <w:r w:rsidRPr="00135CC7">
        <w:t>Armeni, I., Sax, S., Zamir, A.R., Savarese, S., 2017. Joint 2D-3D-Semantic Data for Indoor Scene Understanding. arXiv:1702.01105 2.</w:t>
      </w:r>
    </w:p>
    <w:p w14:paraId="5B0738E0" w14:textId="77777777" w:rsidR="00135CC7" w:rsidRPr="00135CC7" w:rsidRDefault="00135CC7" w:rsidP="00135CC7">
      <w:pPr>
        <w:pStyle w:val="EndNoteBibliography"/>
      </w:pPr>
      <w:r w:rsidRPr="00135CC7">
        <w:t>Ba, J.L., Kiros, J.R., Hinton, G.E., 2016. Layer Normalization. arXiv:1607.0645 1.</w:t>
      </w:r>
    </w:p>
    <w:p w14:paraId="76328B7E" w14:textId="77777777" w:rsidR="00135CC7" w:rsidRPr="00135CC7" w:rsidRDefault="00135CC7" w:rsidP="00135CC7">
      <w:pPr>
        <w:pStyle w:val="EndNoteBibliography"/>
      </w:pPr>
      <w:r w:rsidRPr="00135CC7">
        <w:t>Badrinarayanan, V., Kendall, A., Cipolla, R., 2017. SegNet: A Deep Convolutional Encoder-Decoder Architecture for Image Segmentation. IEEE Transactions on Pattern Analysis and Machine Intelligence 39, 2481-2495.</w:t>
      </w:r>
    </w:p>
    <w:p w14:paraId="3B7F5AF6" w14:textId="77777777" w:rsidR="00135CC7" w:rsidRPr="00135CC7" w:rsidRDefault="00135CC7" w:rsidP="00135CC7">
      <w:pPr>
        <w:pStyle w:val="EndNoteBibliography"/>
      </w:pPr>
      <w:r w:rsidRPr="00135CC7">
        <w:t>Bahmanyar, R., Vig, E., Reinartz, P., 2019. MRCNet: Crowd Counting and Density Map Estimation in Aerial and Ground Imagery.</w:t>
      </w:r>
    </w:p>
    <w:p w14:paraId="3C53A75A" w14:textId="77777777" w:rsidR="00135CC7" w:rsidRPr="00135CC7" w:rsidRDefault="00135CC7" w:rsidP="00135CC7">
      <w:pPr>
        <w:pStyle w:val="EndNoteBibliography"/>
      </w:pPr>
      <w:r w:rsidRPr="00135CC7">
        <w:t>Ball, J., Anderson, D., Chan, C.S., 2017. A Comprehensive Survey of Deep Learning in Remote Sensing: Theories, Tools and Challenges for the Community. Journal of Applied Remote Sensing 11.</w:t>
      </w:r>
    </w:p>
    <w:p w14:paraId="152AB98C" w14:textId="77777777" w:rsidR="00135CC7" w:rsidRPr="00135CC7" w:rsidRDefault="00135CC7" w:rsidP="00135CC7">
      <w:pPr>
        <w:pStyle w:val="EndNoteBibliography"/>
      </w:pPr>
      <w:r w:rsidRPr="00135CC7">
        <w:t>Ballan, L., Taneja, A., Gall, J.u., Gool, L.V., Pollefeys, M., 2012. Motion Capture of Hands in Action using Discriminative Salient Points. ECCV.</w:t>
      </w:r>
    </w:p>
    <w:p w14:paraId="4ED45178" w14:textId="77777777" w:rsidR="00135CC7" w:rsidRPr="00135CC7" w:rsidRDefault="00135CC7" w:rsidP="00135CC7">
      <w:pPr>
        <w:pStyle w:val="EndNoteBibliography"/>
      </w:pPr>
      <w:r w:rsidRPr="00135CC7">
        <w:t>Basu, S., Ganguly, S., Mukhopadhyay, S., DiBiano, R., Karki, M., Nemani, R., 2015. DeepSat – A Learning framework for Satellite Imagery. Association for Computing Machinery.</w:t>
      </w:r>
    </w:p>
    <w:p w14:paraId="0525E44E" w14:textId="77777777" w:rsidR="00135CC7" w:rsidRPr="00135CC7" w:rsidRDefault="00135CC7" w:rsidP="00135CC7">
      <w:pPr>
        <w:pStyle w:val="EndNoteBibliography"/>
      </w:pPr>
      <w:r w:rsidRPr="00135CC7">
        <w:t xml:space="preserve">Battaglia, P.W., Hamrick, J.B., Tenenbaum, J.B., 2013. Simulation as an engine of physical scene </w:t>
      </w:r>
      <w:r w:rsidRPr="00135CC7">
        <w:lastRenderedPageBreak/>
        <w:t>understanding. Proc Natl Acad Sci U S A 110, 18327-18332.</w:t>
      </w:r>
    </w:p>
    <w:p w14:paraId="34579B02" w14:textId="77777777" w:rsidR="00135CC7" w:rsidRPr="00135CC7" w:rsidRDefault="00135CC7" w:rsidP="00135CC7">
      <w:pPr>
        <w:pStyle w:val="EndNoteBibliography"/>
      </w:pPr>
      <w:r w:rsidRPr="00135CC7">
        <w:t>Bellman, R.E., 2015. Adaptive control processes: a guided tour. Princeton university press.</w:t>
      </w:r>
    </w:p>
    <w:p w14:paraId="5AE8B0E7" w14:textId="77777777" w:rsidR="00135CC7" w:rsidRPr="00135CC7" w:rsidRDefault="00135CC7" w:rsidP="00135CC7">
      <w:pPr>
        <w:pStyle w:val="EndNoteBibliography"/>
      </w:pPr>
      <w:r w:rsidRPr="00135CC7">
        <w:t>Benjdira, B., Bazi, Y., Koubaa, A., Ouni, K., 2019. Unsupervised Domain Adaptation Using Generative Adversarial Networks for Semantic Segmentation of Aerial Images. Remote Sens. 11.</w:t>
      </w:r>
    </w:p>
    <w:p w14:paraId="03271E78" w14:textId="77777777" w:rsidR="00135CC7" w:rsidRPr="00135CC7" w:rsidRDefault="00135CC7" w:rsidP="00135CC7">
      <w:pPr>
        <w:pStyle w:val="EndNoteBibliography"/>
      </w:pPr>
      <w:r w:rsidRPr="00135CC7">
        <w:t>Bhoyar, K., 2014. Synthetic Image Dataset.</w:t>
      </w:r>
    </w:p>
    <w:p w14:paraId="763BAFAE" w14:textId="77777777" w:rsidR="00135CC7" w:rsidRPr="00135CC7" w:rsidRDefault="00135CC7" w:rsidP="00135CC7">
      <w:pPr>
        <w:pStyle w:val="EndNoteBibliography"/>
      </w:pPr>
      <w:r w:rsidRPr="00135CC7">
        <w:t>Bousmalis, K., Irpan, A., Wohlhart, P., Bai, Y., Kelcey, M., Kalakrishnan, M., Downs, L., Ibarz, J., Pastor, P., Konolige, K., Levine, S., Vanhoucke, V., 2018. Using Simulation and Domain Adaptation to Improve Efficiency of Deep Robotic Grasping.</w:t>
      </w:r>
    </w:p>
    <w:p w14:paraId="3BD99AB3" w14:textId="77777777" w:rsidR="00135CC7" w:rsidRPr="00135CC7" w:rsidRDefault="00135CC7" w:rsidP="00135CC7">
      <w:pPr>
        <w:pStyle w:val="EndNoteBibliography"/>
      </w:pPr>
      <w:r w:rsidRPr="00135CC7">
        <w:t>Brian, J., Tateishi, Xie, R., 2012. Using geographically-weighted variables for image classification. Remote Sensing Letters.</w:t>
      </w:r>
    </w:p>
    <w:p w14:paraId="4E007E4E" w14:textId="77777777" w:rsidR="00135CC7" w:rsidRPr="00135CC7" w:rsidRDefault="00135CC7" w:rsidP="00135CC7">
      <w:pPr>
        <w:pStyle w:val="EndNoteBibliography"/>
      </w:pPr>
      <w:r w:rsidRPr="00135CC7">
        <w:t>Brostow, G.J., Fauqueur, J., Cipolla, R., 2009. Semantic object classes in video: A high-definition ground truth database. Pattern Recognition Letters 30, 88-97.</w:t>
      </w:r>
    </w:p>
    <w:p w14:paraId="33980EE5" w14:textId="77777777" w:rsidR="00135CC7" w:rsidRPr="00135CC7" w:rsidRDefault="00135CC7" w:rsidP="00135CC7">
      <w:pPr>
        <w:pStyle w:val="EndNoteBibliography"/>
      </w:pPr>
      <w:r w:rsidRPr="00135CC7">
        <w:t>Buslaev, A., Iglovikov, V.I., Khvedchenya, E., Parinov, A., Druzhinin, M., Kalinin, A.A., 2020. Albumentations: Fast and Flexible Image Augmentations. Inf. 11, 125.</w:t>
      </w:r>
    </w:p>
    <w:p w14:paraId="2E82ED2A" w14:textId="77777777" w:rsidR="00135CC7" w:rsidRPr="00135CC7" w:rsidRDefault="00135CC7" w:rsidP="00135CC7">
      <w:pPr>
        <w:pStyle w:val="EndNoteBibliography"/>
      </w:pPr>
      <w:r w:rsidRPr="00135CC7">
        <w:t>Caesar, H., Uijlings, J.R.R., Ferrari, V., 2018. COCO-Stuff: Thing and Stuff Classes in Context. IEEE/CVF Conference on Computer Vision and Pattern Recognition, 1209-1218.</w:t>
      </w:r>
    </w:p>
    <w:p w14:paraId="17BE84C5" w14:textId="77777777" w:rsidR="00135CC7" w:rsidRPr="00135CC7" w:rsidRDefault="00135CC7" w:rsidP="00135CC7">
      <w:pPr>
        <w:pStyle w:val="EndNoteBibliography"/>
      </w:pPr>
      <w:r w:rsidRPr="00135CC7">
        <w:t>Cao, X., Li, R., Wen, L., Feng, J., Jiao, L., 2018. Deep Multiple Feature Fusion for Hyperspectral Image Classification. IEEE Journal of Selected Topics in Applied Earth Observations and Remote Sensing 11, 3880-3891.</w:t>
      </w:r>
    </w:p>
    <w:p w14:paraId="044A9AE4" w14:textId="77777777" w:rsidR="00135CC7" w:rsidRPr="00135CC7" w:rsidRDefault="00135CC7" w:rsidP="00135CC7">
      <w:pPr>
        <w:pStyle w:val="EndNoteBibliography"/>
      </w:pPr>
      <w:r w:rsidRPr="00135CC7">
        <w:t>Castelluccio, M., Poggi, G., Sansone, C., Verdoliva, L., 2015. Land Use Classification in Remote Sensing Images by Convolutional Neural Networks. arXiv 1.</w:t>
      </w:r>
    </w:p>
    <w:p w14:paraId="45DC729B" w14:textId="77777777" w:rsidR="00135CC7" w:rsidRPr="00135CC7" w:rsidRDefault="00135CC7" w:rsidP="00135CC7">
      <w:pPr>
        <w:pStyle w:val="EndNoteBibliography"/>
      </w:pPr>
      <w:r w:rsidRPr="00135CC7">
        <w:t>Chen, L.-C., Papandreou, G., Kokkinos, I., Murphy, K., Yuille, A.L., 2017a. DeepLab: Semantic Image Segmentation with Deep Convolutional Nets, Atrous Convolution, and Fully Connected CRFs. arXiv 2.</w:t>
      </w:r>
    </w:p>
    <w:p w14:paraId="500C8625" w14:textId="77777777" w:rsidR="00135CC7" w:rsidRPr="00135CC7" w:rsidRDefault="00135CC7" w:rsidP="00135CC7">
      <w:pPr>
        <w:pStyle w:val="EndNoteBibliography"/>
      </w:pPr>
      <w:r w:rsidRPr="00135CC7">
        <w:t>Chen, L.-C., Papandreou, G., Schroff, F., Adam, H., 2017b. Rethinking Atrous Convolution for Semantic Image Segmentation.</w:t>
      </w:r>
    </w:p>
    <w:p w14:paraId="30A64A70" w14:textId="77777777" w:rsidR="00135CC7" w:rsidRPr="00135CC7" w:rsidRDefault="00135CC7" w:rsidP="00135CC7">
      <w:pPr>
        <w:pStyle w:val="EndNoteBibliography"/>
      </w:pPr>
      <w:r w:rsidRPr="00135CC7">
        <w:t>Chen, L.-C., Zhu, Y., Papandreou, G., Schroff, F., Adam, H., 2018. Encoder-Decoder with Atrous Separable Convolution for Semantic Image Segmentation, CVPR. Springer.</w:t>
      </w:r>
    </w:p>
    <w:p w14:paraId="41FE630D" w14:textId="77777777" w:rsidR="00135CC7" w:rsidRPr="00135CC7" w:rsidRDefault="00135CC7" w:rsidP="00135CC7">
      <w:pPr>
        <w:pStyle w:val="EndNoteBibliography"/>
      </w:pPr>
      <w:r w:rsidRPr="00135CC7">
        <w:t>Chen, X., Mottaghi, R., Liu, X., Fidler, S., Urtasun, R., Yuille, A., 2014a. Detect What You Can: Detecting and Representing Objects Using Holistic Models and Body Parts, 2014 IEEE Conference on Computer Vision and Pattern Recognition, pp. 1979-1986.</w:t>
      </w:r>
    </w:p>
    <w:p w14:paraId="20048CD2" w14:textId="77777777" w:rsidR="00135CC7" w:rsidRPr="00135CC7" w:rsidRDefault="00135CC7" w:rsidP="00135CC7">
      <w:pPr>
        <w:pStyle w:val="EndNoteBibliography"/>
      </w:pPr>
      <w:r w:rsidRPr="00135CC7">
        <w:t>Chen, Y., Jiang, H., Li, C., Jia, X., Ghamisi, P., 2016a. Deep Feature Extraction and Classification of Hyperspectral Images Based on Convolutional Neural Networks. IEEE Transactions on Geoscience and Remote Sensing 54, 6232-6251.</w:t>
      </w:r>
    </w:p>
    <w:p w14:paraId="75761062" w14:textId="77777777" w:rsidR="00135CC7" w:rsidRPr="00135CC7" w:rsidRDefault="00135CC7" w:rsidP="00135CC7">
      <w:pPr>
        <w:pStyle w:val="EndNoteBibliography"/>
      </w:pPr>
      <w:r w:rsidRPr="00135CC7">
        <w:t>Chen, Y., Jiang, H., Li, C., Jia, X., Ghamisi, P.J.I.T.o.G., Sensing, R., 2016b. Deep feature extraction and classification of hyperspectral images based on convolutional neural networks.  54, 6232-6251.</w:t>
      </w:r>
    </w:p>
    <w:p w14:paraId="3175F77A" w14:textId="77777777" w:rsidR="00135CC7" w:rsidRPr="00135CC7" w:rsidRDefault="00135CC7" w:rsidP="00135CC7">
      <w:pPr>
        <w:pStyle w:val="EndNoteBibliography"/>
      </w:pPr>
      <w:r w:rsidRPr="00135CC7">
        <w:t>Chen, Y., Lin, Z., Zhao, X., Wang, G., Gu, Y., 2014b. Deep Learning-Based Classification of Hyperspectral Data. IEEE Journal of Selected Topics in Applied Earth Observations and Remote Sensing 7, 2094-2107.</w:t>
      </w:r>
    </w:p>
    <w:p w14:paraId="6D027E09" w14:textId="77777777" w:rsidR="00135CC7" w:rsidRPr="00135CC7" w:rsidRDefault="00135CC7" w:rsidP="00135CC7">
      <w:pPr>
        <w:pStyle w:val="EndNoteBibliography"/>
      </w:pPr>
      <w:r w:rsidRPr="00135CC7">
        <w:t>Chen, Y., Lin, Z., Zhao, X., Wang, G., Gu, Y.J.I.J.o.S.t.i.a.e.o., sensing, r., 2014c. Deep learning-based classification of hyperspectral data.  7, 2094-2107.</w:t>
      </w:r>
    </w:p>
    <w:p w14:paraId="79BD9565" w14:textId="77777777" w:rsidR="00135CC7" w:rsidRPr="00135CC7" w:rsidRDefault="00135CC7" w:rsidP="00135CC7">
      <w:pPr>
        <w:pStyle w:val="EndNoteBibliography"/>
      </w:pPr>
      <w:r w:rsidRPr="00135CC7">
        <w:t>Chen, Y., Zhao, X., Jia, X., 2015a. Spectral–Spatial Classification of Hyperspectral Data Based on Deep Belief Network. IEEE Journal of Selected Topics in Applied Earth Observations and Remote Sensing 8, 2381-2392.</w:t>
      </w:r>
    </w:p>
    <w:p w14:paraId="5A906B74" w14:textId="77777777" w:rsidR="00135CC7" w:rsidRPr="00135CC7" w:rsidRDefault="00135CC7" w:rsidP="00135CC7">
      <w:pPr>
        <w:pStyle w:val="EndNoteBibliography"/>
      </w:pPr>
      <w:r w:rsidRPr="00135CC7">
        <w:t>Chen, Y., Zhao, X., Jia, X.J.I.J.o.S.T.i.A.E.O., Sensing, R., 2015b. Spectral–spatial classification of hyperspectral data based on deep belief network.  8, 2381-2392.</w:t>
      </w:r>
    </w:p>
    <w:p w14:paraId="6756D339" w14:textId="77777777" w:rsidR="00135CC7" w:rsidRPr="00135CC7" w:rsidRDefault="00135CC7" w:rsidP="00135CC7">
      <w:pPr>
        <w:pStyle w:val="EndNoteBibliography"/>
      </w:pPr>
      <w:r w:rsidRPr="00135CC7">
        <w:lastRenderedPageBreak/>
        <w:t>Cheng, G., Han, J., Lu, X., 2017. Remote Sensing Image Scene Classification: Benchmark and State of the Art. Proceedings of the IEEE 105, 1865-1883.</w:t>
      </w:r>
    </w:p>
    <w:p w14:paraId="4D15CFF8" w14:textId="77777777" w:rsidR="00135CC7" w:rsidRPr="00135CC7" w:rsidRDefault="00135CC7" w:rsidP="00135CC7">
      <w:pPr>
        <w:pStyle w:val="EndNoteBibliography"/>
      </w:pPr>
      <w:r w:rsidRPr="00135CC7">
        <w:t>Cordts, M., Omran, M., Benenson, R., Ramos, S., Franke, U., Scharwachter, T., Enzweiler, M., Roth, S., Schiele, B., 2015. The Cityscapes Dataset. CVPR.</w:t>
      </w:r>
    </w:p>
    <w:p w14:paraId="3C422F86" w14:textId="77777777" w:rsidR="00135CC7" w:rsidRPr="00135CC7" w:rsidRDefault="00135CC7" w:rsidP="00135CC7">
      <w:pPr>
        <w:pStyle w:val="EndNoteBibliography"/>
      </w:pPr>
      <w:r w:rsidRPr="00135CC7">
        <w:t>Dai, A., Chang, A., Savva, M., Halber, M., Funkhouser, T., NieBner, M., 2017. ScanNet: Richly-Annotated 3D Reconstructions of Indoor Scenes.</w:t>
      </w:r>
    </w:p>
    <w:p w14:paraId="26754A22" w14:textId="77777777" w:rsidR="00135CC7" w:rsidRPr="00135CC7" w:rsidRDefault="00135CC7" w:rsidP="00135CC7">
      <w:pPr>
        <w:pStyle w:val="EndNoteBibliography"/>
      </w:pPr>
      <w:r w:rsidRPr="00135CC7">
        <w:t>Dai, J., He, K., Sun, J., 2015. BoxSup: Exploiting Bounding Boxes to Supervise Convolutional Networks for Semantic Segmentation, 2015 IEEE International Conference on Computer Vision (ICCV), pp. 1635-1643.</w:t>
      </w:r>
    </w:p>
    <w:p w14:paraId="60695597" w14:textId="77777777" w:rsidR="00135CC7" w:rsidRPr="00135CC7" w:rsidRDefault="00135CC7" w:rsidP="00135CC7">
      <w:pPr>
        <w:pStyle w:val="EndNoteBibliography"/>
      </w:pPr>
      <w:r w:rsidRPr="00135CC7">
        <w:t>Demir, I., Koperski, K., Lindenbaum, D., Pang, G., Huang, J., Basu, S., Hughes, F., Tuia, D., Raskar, R.J.I.C.C.o.C.V., Workshops, P.R., 2018. DeepGlobe 2018: A Challenge to Parse the Earth through Satellite Images. 172-17209.</w:t>
      </w:r>
    </w:p>
    <w:p w14:paraId="786E1E48" w14:textId="77777777" w:rsidR="00135CC7" w:rsidRPr="00135CC7" w:rsidRDefault="00135CC7" w:rsidP="00135CC7">
      <w:pPr>
        <w:pStyle w:val="EndNoteBibliography"/>
      </w:pPr>
      <w:r w:rsidRPr="00135CC7">
        <w:t>Deng, C., Xue, Y., Liu, X., Li, C., Tao, D., 2019. Active Transfer Learning Network: A Unified Deep Joint Spectral–Spatial Feature Learning Model for Hyperspectral Image Classification. IEEE Transactions on Geoscience and Remote Sensing 57, 1741-1754.</w:t>
      </w:r>
    </w:p>
    <w:p w14:paraId="357960A3" w14:textId="77777777" w:rsidR="00135CC7" w:rsidRPr="00135CC7" w:rsidRDefault="00135CC7" w:rsidP="00135CC7">
      <w:pPr>
        <w:pStyle w:val="EndNoteBibliography"/>
      </w:pPr>
      <w:r w:rsidRPr="00135CC7">
        <w:t>Deng, J., Dong, W., Socher, R., Li, L., Kai, L., Li, F.-F., 2009. ImageNet: A large-scale hierarchical image database, 2009 IEEE Conference on Computer Vision and Pattern Recognition, pp. 248-255.</w:t>
      </w:r>
    </w:p>
    <w:p w14:paraId="61A5F6C1" w14:textId="77777777" w:rsidR="00135CC7" w:rsidRPr="00135CC7" w:rsidRDefault="00135CC7" w:rsidP="00135CC7">
      <w:pPr>
        <w:pStyle w:val="EndNoteBibliography"/>
      </w:pPr>
      <w:r w:rsidRPr="00135CC7">
        <w:t>Diakogiannis, F.I., Waldner, F., Caccetta, P., Wu, C., 2020. ResUNet-a: A deep learning framework for semantic segmentation of remotely sensed data. ISPRS Journal of Photogrammetry and Remote Sensing 162, 94-114.</w:t>
      </w:r>
    </w:p>
    <w:p w14:paraId="37D1A7DF" w14:textId="77777777" w:rsidR="00135CC7" w:rsidRPr="00135CC7" w:rsidRDefault="00135CC7" w:rsidP="00135CC7">
      <w:pPr>
        <w:pStyle w:val="EndNoteBibliography"/>
      </w:pPr>
      <w:r w:rsidRPr="00135CC7">
        <w:t>Ding, H., Jiang, X., Shuai, B., Liu, A.Q., Wang, G., 2018. Context Contrasted Feature and Gated Multi-scale Aggregation for Scene Segmentation, 2018 IEEE/CVF Conference on Computer Vision and Pattern Recognition, pp. 2393-2402.</w:t>
      </w:r>
    </w:p>
    <w:p w14:paraId="2E3573EC" w14:textId="77777777" w:rsidR="00135CC7" w:rsidRPr="00135CC7" w:rsidRDefault="00135CC7" w:rsidP="00135CC7">
      <w:pPr>
        <w:pStyle w:val="EndNoteBibliography"/>
      </w:pPr>
      <w:r w:rsidRPr="00135CC7">
        <w:t>Ding, L., Bruzzone, L., 2020. DiResNet: Direction-Aware Residual Network for Road Extraction in VHR Remote Sensing Images. IEEE Transactions on Geoscience and Remote Sensing, 1-12.</w:t>
      </w:r>
    </w:p>
    <w:p w14:paraId="29E8061B" w14:textId="77777777" w:rsidR="00135CC7" w:rsidRPr="00135CC7" w:rsidRDefault="00135CC7" w:rsidP="00135CC7">
      <w:pPr>
        <w:pStyle w:val="EndNoteBibliography"/>
      </w:pPr>
      <w:r w:rsidRPr="00135CC7">
        <w:t>Dong, R., Pan, X., Li, F., 2019. DenseU-Net-Based Semantic Segmentation of Small Objects in Urban Remote Sensing Images. IEEE Access 7, 65347-65356.</w:t>
      </w:r>
    </w:p>
    <w:p w14:paraId="21AA8726" w14:textId="77777777" w:rsidR="00135CC7" w:rsidRPr="00135CC7" w:rsidRDefault="00135CC7" w:rsidP="00135CC7">
      <w:pPr>
        <w:pStyle w:val="EndNoteBibliography"/>
      </w:pPr>
      <w:r w:rsidRPr="00135CC7">
        <w:t>Doon, R., Rawat, T., Gautam, S., 2018. Cifar-10 Classification using Deep Convolutional Neural Network.</w:t>
      </w:r>
    </w:p>
    <w:p w14:paraId="0FD5A324" w14:textId="77777777" w:rsidR="00135CC7" w:rsidRPr="00135CC7" w:rsidRDefault="00135CC7" w:rsidP="00135CC7">
      <w:pPr>
        <w:pStyle w:val="EndNoteBibliography"/>
      </w:pPr>
      <w:r w:rsidRPr="00135CC7">
        <w:t>Dosovitskiy, A., Fischer, P., Ilg, E., Häusser, P., Hazirbas, C., Golkov, V., Smagt, P.v.d., Cremers, D., Brox, T., 2015. FlowNet: Learning Optical Flow with Convolutional Networks, 2015 IEEE International Conference on Computer Vision (ICCV), pp. 2758-2766.</w:t>
      </w:r>
    </w:p>
    <w:p w14:paraId="660264A0" w14:textId="77777777" w:rsidR="00135CC7" w:rsidRPr="00135CC7" w:rsidRDefault="00135CC7" w:rsidP="00135CC7">
      <w:pPr>
        <w:pStyle w:val="EndNoteBibliography"/>
      </w:pPr>
      <w:r w:rsidRPr="00135CC7">
        <w:t>Dua, Y., Kumar, V., Singh, R.S., 2020. Comprehensive review of hyperspectral image compression algorithms.  59 %J Optical Engineering, 090902.</w:t>
      </w:r>
    </w:p>
    <w:p w14:paraId="08490667" w14:textId="77777777" w:rsidR="00135CC7" w:rsidRPr="00135CC7" w:rsidRDefault="00135CC7" w:rsidP="00135CC7">
      <w:pPr>
        <w:pStyle w:val="EndNoteBibliography"/>
      </w:pPr>
      <w:r w:rsidRPr="00135CC7">
        <w:t>Fan, W., Wei, T., Peng, J., Sun, W., 2019. Ideal Regularized Kernel Subspace Alignment for Unsupervised Domain Adaptation in Hyperspectral Image Classification, 2019 10th International Workshop on the Analysis of Multitemporal Remote Sensing Images (MultiTemp), pp. 1-4.</w:t>
      </w:r>
    </w:p>
    <w:p w14:paraId="5B806084" w14:textId="77777777" w:rsidR="00135CC7" w:rsidRPr="00135CC7" w:rsidRDefault="00135CC7" w:rsidP="00135CC7">
      <w:pPr>
        <w:pStyle w:val="EndNoteBibliography"/>
      </w:pPr>
      <w:r w:rsidRPr="00135CC7">
        <w:t>Fauvel, M., Benediktsson, J.A., Chanussot, J., Sveinsson, J.R.J.I.T.o.G., Sensing, R., 2008. Spectral and spatial classification of hyperspectral data using SVMs and morphological profiles.  46, 3804-3814.</w:t>
      </w:r>
    </w:p>
    <w:p w14:paraId="644D3970" w14:textId="77777777" w:rsidR="00135CC7" w:rsidRPr="00135CC7" w:rsidRDefault="00135CC7" w:rsidP="00135CC7">
      <w:pPr>
        <w:pStyle w:val="EndNoteBibliography"/>
      </w:pPr>
      <w:r w:rsidRPr="00135CC7">
        <w:t>Feng, J., Feng, X., Chen, J., Cao, X., Zhang, X., Jiao, L., Yu, T., 2020. Generative Adversarial Networks Based on Collaborative Learning and Attention Mechanism for Hyperspectral Image Classification. Remote. Sens. 12, 1149.</w:t>
      </w:r>
    </w:p>
    <w:p w14:paraId="449385B4" w14:textId="77777777" w:rsidR="00135CC7" w:rsidRPr="00135CC7" w:rsidRDefault="00135CC7" w:rsidP="00135CC7">
      <w:pPr>
        <w:pStyle w:val="EndNoteBibliography"/>
      </w:pPr>
      <w:r w:rsidRPr="00135CC7">
        <w:t>Feng, Y., Wang, L., 2019. A Weakly-Supervised Approach for Semantic Segmentation, 2019 IEEE 3rd Information Technology, Networking, Electronic and Automation Control Conference (ITNEC), pp. 2311-2314.</w:t>
      </w:r>
    </w:p>
    <w:p w14:paraId="1AEC7F7C" w14:textId="77777777" w:rsidR="00135CC7" w:rsidRPr="00135CC7" w:rsidRDefault="00135CC7" w:rsidP="00135CC7">
      <w:pPr>
        <w:pStyle w:val="EndNoteBibliography"/>
      </w:pPr>
      <w:r w:rsidRPr="00135CC7">
        <w:t xml:space="preserve">Fu, G., Liu, C., Zhou, R., Sun, T., Zhang, Q., 2017a. Classification for High Resolution Remote Sensing </w:t>
      </w:r>
      <w:r w:rsidRPr="00135CC7">
        <w:lastRenderedPageBreak/>
        <w:t>Imagery Using a Fully Convolutional Network. Remote Sensing 9.</w:t>
      </w:r>
    </w:p>
    <w:p w14:paraId="19221F89" w14:textId="77777777" w:rsidR="00135CC7" w:rsidRPr="00135CC7" w:rsidRDefault="00135CC7" w:rsidP="00135CC7">
      <w:pPr>
        <w:pStyle w:val="EndNoteBibliography"/>
      </w:pPr>
      <w:r w:rsidRPr="00135CC7">
        <w:t>Fu, J., Liu, J., Wang, Y., Li, Y., Bao, Y., Tang, J., Lu, H., 2019. Adaptive Context Network for Scene Parsing, 2019 IEEE/CVF International Conference on Computer Vision (ICCV), pp. 6747-6756.</w:t>
      </w:r>
    </w:p>
    <w:p w14:paraId="438E4698" w14:textId="77777777" w:rsidR="00135CC7" w:rsidRPr="00135CC7" w:rsidRDefault="00135CC7" w:rsidP="00135CC7">
      <w:pPr>
        <w:pStyle w:val="EndNoteBibliography"/>
      </w:pPr>
      <w:r w:rsidRPr="00135CC7">
        <w:t>Fu, J., Liu, J., Wang, Y., Lu, H., 2017b. Stacked Deconvolutional Network for Semantic Segmentation. IEEE Transactions on Image Processing PP.</w:t>
      </w:r>
    </w:p>
    <w:p w14:paraId="7D346BBB" w14:textId="77777777" w:rsidR="00135CC7" w:rsidRPr="00135CC7" w:rsidRDefault="00135CC7" w:rsidP="00135CC7">
      <w:pPr>
        <w:pStyle w:val="EndNoteBibliography"/>
      </w:pPr>
      <w:r w:rsidRPr="00135CC7">
        <w:t>Gaetano, R., Masi, G., Poggi, G., Verdoliva, L., Scarpa, G., 2015. Marker-Controlled Watershed-Based Segmentation of Multiresolution Remote Sensing Images. IEEE Transactions on Geoscience and Remote Sensing 53, 2987-3004.</w:t>
      </w:r>
    </w:p>
    <w:p w14:paraId="445A2485" w14:textId="77777777" w:rsidR="00135CC7" w:rsidRPr="00135CC7" w:rsidRDefault="00135CC7" w:rsidP="00135CC7">
      <w:pPr>
        <w:pStyle w:val="EndNoteBibliography"/>
      </w:pPr>
      <w:r w:rsidRPr="00135CC7">
        <w:t>Gaidon, A., Wang, Q., Cabon, Y., Vig, E., 2016. VirtualWorlds as Proxy for Multi-object Tracking Analysis, 2016 IEEE Conference on Computer Vision and Pattern Recognition (CVPR), pp. 4340-4349.</w:t>
      </w:r>
    </w:p>
    <w:p w14:paraId="66E8FD7F" w14:textId="77777777" w:rsidR="00135CC7" w:rsidRPr="00135CC7" w:rsidRDefault="00135CC7" w:rsidP="00135CC7">
      <w:pPr>
        <w:pStyle w:val="EndNoteBibliography"/>
      </w:pPr>
      <w:r w:rsidRPr="00135CC7">
        <w:t>Gao, L., Li, J., Khodadadzadeh, M., Plaza, A., Zhang, B., He, Z., Yan, H.J.I.G., Letters, R.S., 2014. Subspace-based support vector machines for hyperspectral image classification.  12, 349-353.</w:t>
      </w:r>
    </w:p>
    <w:p w14:paraId="7F3AB9A9" w14:textId="77777777" w:rsidR="00135CC7" w:rsidRPr="00135CC7" w:rsidRDefault="00135CC7" w:rsidP="00135CC7">
      <w:pPr>
        <w:pStyle w:val="EndNoteBibliography"/>
      </w:pPr>
      <w:r w:rsidRPr="00135CC7">
        <w:t>Ge, Z., Cao, G., Li, X., Fu, P., 2020. Hyperspectral Image Classification Method Based on 2D-3D CNN and Multibranch Feature Fusion. IEEE J. Sel. Top. Appl. Earth Obs. Remote. Sens. 13, 5776-5788.</w:t>
      </w:r>
    </w:p>
    <w:p w14:paraId="6F20869B" w14:textId="77777777" w:rsidR="00135CC7" w:rsidRPr="00135CC7" w:rsidRDefault="00135CC7" w:rsidP="00135CC7">
      <w:pPr>
        <w:pStyle w:val="EndNoteBibliography"/>
      </w:pPr>
      <w:r w:rsidRPr="00135CC7">
        <w:t>Gerke, M., Rottensteiner, F., Wegner, J., Sohn, G., 2014. ISPRS Semantic Labeling Contest.</w:t>
      </w:r>
    </w:p>
    <w:p w14:paraId="16445732" w14:textId="77777777" w:rsidR="00135CC7" w:rsidRPr="00135CC7" w:rsidRDefault="00135CC7" w:rsidP="00135CC7">
      <w:pPr>
        <w:pStyle w:val="EndNoteBibliography"/>
      </w:pPr>
      <w:r w:rsidRPr="00135CC7">
        <w:t>Gould, S., Fulton, R., Koller, D., 2009. Decomposing a scene into geometric and semantically consistent regions, 2009 IEEE 12th International Conference on Computer Vision, pp. 1-8.</w:t>
      </w:r>
    </w:p>
    <w:p w14:paraId="1AF7A850" w14:textId="77777777" w:rsidR="00135CC7" w:rsidRPr="00135CC7" w:rsidRDefault="00135CC7" w:rsidP="00135CC7">
      <w:pPr>
        <w:pStyle w:val="EndNoteBibliography"/>
      </w:pPr>
      <w:r w:rsidRPr="00135CC7">
        <w:t>Graña, M., Veganzons, M., Ayerdi, B., 2013-2018. Hyperspectral Remote Sensing Scenes, in: group, C.I. (Ed.), Faculty of Informatics of San Sebastián,  Donostia (Gipuzkoa - Spain).</w:t>
      </w:r>
    </w:p>
    <w:p w14:paraId="7255A377" w14:textId="77777777" w:rsidR="00135CC7" w:rsidRPr="00135CC7" w:rsidRDefault="00135CC7" w:rsidP="00135CC7">
      <w:pPr>
        <w:pStyle w:val="EndNoteBibliography"/>
      </w:pPr>
      <w:r w:rsidRPr="00135CC7">
        <w:t>Grauman, Shakhnarovich, Darrell, 2003. Inferring 3D structure with a statistical image-based shape model, Proceedings Ninth IEEE International Conference on Computer Vision, pp. 641-647 vol.641.</w:t>
      </w:r>
    </w:p>
    <w:p w14:paraId="2271E7DE" w14:textId="77777777" w:rsidR="00135CC7" w:rsidRPr="00135CC7" w:rsidRDefault="00135CC7" w:rsidP="00135CC7">
      <w:pPr>
        <w:pStyle w:val="EndNoteBibliography"/>
      </w:pPr>
      <w:r w:rsidRPr="00135CC7">
        <w:t>Gupta, A., Vedaldi, A., Zisserman, A., 2016. Synthetic Data for Text Localisation in Natural Images, 2016 IEEE Conference on Computer Vision and Pattern Recognition (CVPR), pp. 2315-2324.</w:t>
      </w:r>
    </w:p>
    <w:p w14:paraId="406DA2A0" w14:textId="77777777" w:rsidR="00135CC7" w:rsidRPr="00135CC7" w:rsidRDefault="00135CC7" w:rsidP="00135CC7">
      <w:pPr>
        <w:pStyle w:val="EndNoteBibliography"/>
      </w:pPr>
      <w:r w:rsidRPr="00135CC7">
        <w:t>Hackel, T., Savinov, N., Ladicky, L., Wegner, J., Schindler, K., Pollefeys, M., 2017. Semantic3D.net: A new Large-scale Point Cloud Classification Benchmark. ISPRS Annals of Photogrammetry, Remote Sensing and Spatial Information Sciences IV-1/W1.</w:t>
      </w:r>
    </w:p>
    <w:p w14:paraId="7208E9D0" w14:textId="77777777" w:rsidR="00135CC7" w:rsidRPr="00135CC7" w:rsidRDefault="00135CC7" w:rsidP="00135CC7">
      <w:pPr>
        <w:pStyle w:val="EndNoteBibliography"/>
      </w:pPr>
      <w:r w:rsidRPr="00135CC7">
        <w:t>Hackel, T., Wegner, J., Savinov, N., Ladicky, L., Schindler, K., Pollefeys, M., 2018. Large-Scale Supervised Learning For 3D Point Cloud Labeling: Semantic3d.Net. Photogrammetric Engineering and Remote Sensing 84, 297-308.</w:t>
      </w:r>
    </w:p>
    <w:p w14:paraId="280694B6" w14:textId="77777777" w:rsidR="00135CC7" w:rsidRPr="00135CC7" w:rsidRDefault="00135CC7" w:rsidP="00135CC7">
      <w:pPr>
        <w:pStyle w:val="EndNoteBibliography"/>
      </w:pPr>
      <w:r w:rsidRPr="00135CC7">
        <w:t>Han, X.-H., Zheng, Y., Chen, Y.-W., 2019. Multi-Level and Multi-Scale Spatial and Spectral Fusion CNN for Hyperspectral Image Super-Resolution, pp. 4330-4339.</w:t>
      </w:r>
    </w:p>
    <w:p w14:paraId="1F491CA6" w14:textId="77777777" w:rsidR="00135CC7" w:rsidRPr="00135CC7" w:rsidRDefault="00135CC7" w:rsidP="00135CC7">
      <w:pPr>
        <w:pStyle w:val="EndNoteBibliography"/>
      </w:pPr>
      <w:r w:rsidRPr="00135CC7">
        <w:t>Hang, R., Li, Z., Liu, Q., Ghamisi, P., Bhattacharyya, S.S., 2020. Hyperspectral Image Classification with Attention Aided CNNs. CoRR abs/2005.11977.</w:t>
      </w:r>
    </w:p>
    <w:p w14:paraId="101C8A11" w14:textId="77777777" w:rsidR="00135CC7" w:rsidRPr="00135CC7" w:rsidRDefault="00135CC7" w:rsidP="00135CC7">
      <w:pPr>
        <w:pStyle w:val="EndNoteBibliography"/>
      </w:pPr>
      <w:r w:rsidRPr="00135CC7">
        <w:t>He, J., Deng, Z., Qiao, Y., 2019a. Dynamic Multi-Scale Filters for Semantic Segmentation, 2019 IEEE/CVF International Conference on Computer Vision (ICCV), pp. 3561-3571.</w:t>
      </w:r>
    </w:p>
    <w:p w14:paraId="1B29969F" w14:textId="77777777" w:rsidR="00135CC7" w:rsidRPr="00135CC7" w:rsidRDefault="00135CC7" w:rsidP="00135CC7">
      <w:pPr>
        <w:pStyle w:val="EndNoteBibliography"/>
      </w:pPr>
      <w:r w:rsidRPr="00135CC7">
        <w:t>He, J., Deng, Z., Zhou, L., Wang, Y., Qiao, Y., 2019b. Adaptive Pyramid Context Network for Semantic Segmentation, 2019 IEEE/CVF Conference on Computer Vision and Pattern Recognition (CVPR), pp. 7511-7520.</w:t>
      </w:r>
    </w:p>
    <w:p w14:paraId="730DBADA" w14:textId="77777777" w:rsidR="00135CC7" w:rsidRPr="00135CC7" w:rsidRDefault="00135CC7" w:rsidP="00135CC7">
      <w:pPr>
        <w:pStyle w:val="EndNoteBibliography"/>
      </w:pPr>
      <w:r w:rsidRPr="00135CC7">
        <w:t>He, K., Zhang, X., Ren, S., Sun, J., 2016. Deep Residual Learning for Image Recognition, 2016 IEEE Conference on Computer Vision and Pattern Recognition (CVPR), pp. 770-778.</w:t>
      </w:r>
    </w:p>
    <w:p w14:paraId="003F8308" w14:textId="77777777" w:rsidR="00135CC7" w:rsidRPr="00135CC7" w:rsidRDefault="00135CC7" w:rsidP="00135CC7">
      <w:pPr>
        <w:pStyle w:val="EndNoteBibliography"/>
      </w:pPr>
      <w:r w:rsidRPr="00135CC7">
        <w:t>Hoffman, J., Guadarrama, S., Tzeng, E., Donahue, J., Girshick, R., Darrell, T., Saenko, K., 2014. LSDA: Large Scale Detection Through Adaptation. arXiv:1407.5035 2.</w:t>
      </w:r>
    </w:p>
    <w:p w14:paraId="7DF84DA9" w14:textId="77777777" w:rsidR="00135CC7" w:rsidRPr="00135CC7" w:rsidRDefault="00135CC7" w:rsidP="00135CC7">
      <w:pPr>
        <w:pStyle w:val="EndNoteBibliography"/>
      </w:pPr>
      <w:r w:rsidRPr="00135CC7">
        <w:t>Hoffman, J., Rodner, E., Darrell, T., Donahue, J., Saenko, K., 2013. Efficient Learning of Domain-invariant Image Representations. arXiv:1301.3224 5.</w:t>
      </w:r>
    </w:p>
    <w:p w14:paraId="5562ED91" w14:textId="77777777" w:rsidR="00135CC7" w:rsidRPr="00135CC7" w:rsidRDefault="00135CC7" w:rsidP="00135CC7">
      <w:pPr>
        <w:pStyle w:val="EndNoteBibliography"/>
      </w:pPr>
      <w:r w:rsidRPr="00135CC7">
        <w:lastRenderedPageBreak/>
        <w:t>Hu, G., Peng, X., Yang, Y., Hospedales, T.M., Verbeek, J., 2018. Frankenstein: Learning Deep Face Representations Using Small Data. IEEE Transactions on Image Processing 27, 293-303.</w:t>
      </w:r>
    </w:p>
    <w:p w14:paraId="7E7B9C10" w14:textId="77777777" w:rsidR="00135CC7" w:rsidRPr="00135CC7" w:rsidRDefault="00135CC7" w:rsidP="00135CC7">
      <w:pPr>
        <w:pStyle w:val="EndNoteBibliography"/>
      </w:pPr>
      <w:r w:rsidRPr="00135CC7">
        <w:t>Huang, B., Zhao, B., Song, Y., 2018a. Urban land-use mapping using a deep convolutional neural network with high spatial resolution multispectral remote sensing imagery. Remote Sensing of Environment 214, 73-86.</w:t>
      </w:r>
    </w:p>
    <w:p w14:paraId="4894A987" w14:textId="77777777" w:rsidR="00135CC7" w:rsidRPr="00135CC7" w:rsidRDefault="00135CC7" w:rsidP="00135CC7">
      <w:pPr>
        <w:pStyle w:val="EndNoteBibliography"/>
      </w:pPr>
      <w:r w:rsidRPr="00135CC7">
        <w:t>Huang, X., Cheng, X., Geng, Q., Cao, B., Zhou, D., Wang, P., Lin, Y., Yang, R., 2018b. The ApolloScape Dataset for Autonomous Driving. CVPR.</w:t>
      </w:r>
    </w:p>
    <w:p w14:paraId="4E51D5D9" w14:textId="77777777" w:rsidR="00135CC7" w:rsidRPr="00135CC7" w:rsidRDefault="00135CC7" w:rsidP="00135CC7">
      <w:pPr>
        <w:pStyle w:val="EndNoteBibliography"/>
      </w:pPr>
      <w:r w:rsidRPr="00135CC7">
        <w:t>Huang, Y., Tang, Z., Su, K., 2020. Balance-batch: An Optimized Method for Semantic Segmentation Loss Functions, 2020 International Conference on Computer Vision, Image and Deep Learning (CVIDL), pp. 342-346.</w:t>
      </w:r>
    </w:p>
    <w:p w14:paraId="09B81F6D" w14:textId="77777777" w:rsidR="00135CC7" w:rsidRPr="00135CC7" w:rsidRDefault="00135CC7" w:rsidP="00135CC7">
      <w:pPr>
        <w:pStyle w:val="EndNoteBibliography"/>
      </w:pPr>
      <w:r w:rsidRPr="00135CC7">
        <w:t>Ioffe, S., Szegedy, C., 2015. Batch normalization: Accelerating deep network training by reducing internal covariate shift. arXiv: 1502.03167, 448–456.</w:t>
      </w:r>
    </w:p>
    <w:p w14:paraId="62683B04" w14:textId="77777777" w:rsidR="00135CC7" w:rsidRPr="00135CC7" w:rsidRDefault="00135CC7" w:rsidP="00135CC7">
      <w:pPr>
        <w:pStyle w:val="EndNoteBibliography"/>
      </w:pPr>
      <w:r w:rsidRPr="00135CC7">
        <w:t>J, B.D., J, W., B, S.G., J, B.M., 2012. A naturalistic open source movie for optical flow evaluation, in: al., A.F.e. (Ed.), European Conf. on Computer Vision. Springer-Verlag, pp. 611--625.</w:t>
      </w:r>
    </w:p>
    <w:p w14:paraId="2D9704B5" w14:textId="77777777" w:rsidR="00135CC7" w:rsidRPr="00135CC7" w:rsidRDefault="00135CC7" w:rsidP="00135CC7">
      <w:pPr>
        <w:pStyle w:val="EndNoteBibliography"/>
      </w:pPr>
      <w:r w:rsidRPr="00135CC7">
        <w:t>Jadon, S.J.a.p.a., 2020. A survey of loss functions for semantic segmentation.</w:t>
      </w:r>
    </w:p>
    <w:p w14:paraId="3650CA3F" w14:textId="77777777" w:rsidR="00135CC7" w:rsidRPr="00135CC7" w:rsidRDefault="00135CC7" w:rsidP="00135CC7">
      <w:pPr>
        <w:pStyle w:val="EndNoteBibliography"/>
      </w:pPr>
      <w:r w:rsidRPr="00135CC7">
        <w:t>Jain, S.D., Grauman, K., 2014. Supervoxel-consistent foreground propagation in video, European Conference on Computer Vision. Springer, pp. 656–671.</w:t>
      </w:r>
    </w:p>
    <w:p w14:paraId="52990507" w14:textId="77777777" w:rsidR="00135CC7" w:rsidRPr="00135CC7" w:rsidRDefault="00135CC7" w:rsidP="00135CC7">
      <w:pPr>
        <w:pStyle w:val="EndNoteBibliography"/>
      </w:pPr>
      <w:r w:rsidRPr="00135CC7">
        <w:t>Kang, X., Li, C., Li, S., Lin, H., 2018. Classification of Hyperspectral Images by Gabor Filtering Based Deep Network. IEEE Journal of Selected Topics in Applied Earth Observations and Remote Sensing 11, 1166-1178.</w:t>
      </w:r>
    </w:p>
    <w:p w14:paraId="0CC6006A" w14:textId="77777777" w:rsidR="00135CC7" w:rsidRPr="00135CC7" w:rsidRDefault="00135CC7" w:rsidP="00135CC7">
      <w:pPr>
        <w:pStyle w:val="EndNoteBibliography"/>
      </w:pPr>
      <w:r w:rsidRPr="00135CC7">
        <w:t>Kemker, R., Kanan, C., 2017. Self-Taught Feature Learning for Hyperspectral Image Classification. IEEE Transactions on Geoscience and Remote Sensing 55, 2693-2705.</w:t>
      </w:r>
    </w:p>
    <w:p w14:paraId="64D987E5" w14:textId="77777777" w:rsidR="00135CC7" w:rsidRPr="00135CC7" w:rsidRDefault="00135CC7" w:rsidP="00135CC7">
      <w:pPr>
        <w:pStyle w:val="EndNoteBibliography"/>
      </w:pPr>
      <w:r w:rsidRPr="00135CC7">
        <w:t>Kemker, R., Salvaggio, C., Kanan, C., 2018. Algorithms for semantic segmentation of multispectral remote sensing imagery using deep learning. ISPRS Journal of Photogrammetry and Remote Sensing 145, 60-77.</w:t>
      </w:r>
    </w:p>
    <w:p w14:paraId="28AAD8E8" w14:textId="77777777" w:rsidR="00135CC7" w:rsidRPr="00135CC7" w:rsidRDefault="00135CC7" w:rsidP="00135CC7">
      <w:pPr>
        <w:pStyle w:val="EndNoteBibliography"/>
      </w:pPr>
      <w:r w:rsidRPr="00135CC7">
        <w:t>Keysers, D., 2007. Comparison and Combination of State-of-the-art Techniques for Handwritten Character Recognition: Topping the MNIST Benchmark.</w:t>
      </w:r>
    </w:p>
    <w:p w14:paraId="43708BD1" w14:textId="77777777" w:rsidR="00135CC7" w:rsidRPr="00135CC7" w:rsidRDefault="00135CC7" w:rsidP="00135CC7">
      <w:pPr>
        <w:pStyle w:val="EndNoteBibliography"/>
      </w:pPr>
      <w:r w:rsidRPr="00135CC7">
        <w:t>Khan, M.J., Khan, H.S., Yousaf, A., Khurshid, K., Abbas, A.J.I.A., 2018. Modern trends in hyperspectral image analysis: a review.  6, 14118-14129.</w:t>
      </w:r>
    </w:p>
    <w:p w14:paraId="5ED1B0B6" w14:textId="77777777" w:rsidR="00135CC7" w:rsidRPr="00135CC7" w:rsidRDefault="00135CC7" w:rsidP="00135CC7">
      <w:pPr>
        <w:pStyle w:val="EndNoteBibliography"/>
      </w:pPr>
      <w:r w:rsidRPr="00135CC7">
        <w:t>Kouw, W.M., Loog, M., 2019. TECHNICAL REPORT An introduction to domain adaptation and transfer learning, arXiv:1812.11806, Delft University of Technology, p. 42.</w:t>
      </w:r>
    </w:p>
    <w:p w14:paraId="7A3033F8" w14:textId="77777777" w:rsidR="00135CC7" w:rsidRPr="00135CC7" w:rsidRDefault="00135CC7" w:rsidP="00135CC7">
      <w:pPr>
        <w:pStyle w:val="EndNoteBibliography"/>
      </w:pPr>
      <w:r w:rsidRPr="00135CC7">
        <w:t>Krapac, J., Šegvic, I.K.S., 2017. Ladder-Style DenseNets for Semantic Segmentation of Large Natural Images, 2017 IEEE International Conference on Computer Vision Workshops (ICCVW), pp. 238-245.</w:t>
      </w:r>
    </w:p>
    <w:p w14:paraId="7F8E33A1" w14:textId="77777777" w:rsidR="00135CC7" w:rsidRPr="00135CC7" w:rsidRDefault="00135CC7" w:rsidP="00135CC7">
      <w:pPr>
        <w:pStyle w:val="EndNoteBibliography"/>
      </w:pPr>
      <w:r w:rsidRPr="00135CC7">
        <w:t>Krizhevsky, A., Sutskever, I., Hinton, G., 2012. ImageNet Classification with Deep Convolutional Neural Networks. Neural Information Processing Systems 25.</w:t>
      </w:r>
    </w:p>
    <w:p w14:paraId="55EF1DD0" w14:textId="77777777" w:rsidR="00135CC7" w:rsidRPr="00135CC7" w:rsidRDefault="00135CC7" w:rsidP="00135CC7">
      <w:pPr>
        <w:pStyle w:val="EndNoteBibliography"/>
      </w:pPr>
      <w:r w:rsidRPr="00135CC7">
        <w:t>Kulis, B., Saenko, K., Darrell, T., 2011. What you saw is not what you get: Domain adaptation using asymmetric kernel transforms, CVPR 2011, pp. 1785-1792.</w:t>
      </w:r>
    </w:p>
    <w:p w14:paraId="24B984EB" w14:textId="77777777" w:rsidR="00135CC7" w:rsidRPr="00135CC7" w:rsidRDefault="00135CC7" w:rsidP="00135CC7">
      <w:pPr>
        <w:pStyle w:val="EndNoteBibliography"/>
      </w:pPr>
      <w:r w:rsidRPr="00135CC7">
        <w:t>Lai, K., Bo, L., Ren, X., Fox, D., 2011. A large-scale hierarchical multi-view RGB-D object dataset, 2011 IEEE International Conference on Robotics and Automation, pp. 1817-1824.</w:t>
      </w:r>
    </w:p>
    <w:p w14:paraId="4336DC10" w14:textId="77777777" w:rsidR="00135CC7" w:rsidRPr="00135CC7" w:rsidRDefault="00135CC7" w:rsidP="00135CC7">
      <w:pPr>
        <w:pStyle w:val="EndNoteBibliography"/>
      </w:pPr>
      <w:r w:rsidRPr="00135CC7">
        <w:t>Laliberte, A.S., Goforth, M.A., Steele, C.M., Rango, A., 2011. Multispectral Remote Sensing from Unmanned Aircraft: Image Processing Workflows and Applications for Rangeland Environments. Remote Sensing 3, 2529-2551.</w:t>
      </w:r>
    </w:p>
    <w:p w14:paraId="1F06C624" w14:textId="77777777" w:rsidR="00135CC7" w:rsidRPr="00135CC7" w:rsidRDefault="00135CC7" w:rsidP="00135CC7">
      <w:pPr>
        <w:pStyle w:val="EndNoteBibliography"/>
      </w:pPr>
      <w:r w:rsidRPr="00135CC7">
        <w:t>Lam, D., Kuzma, R., McGee, K., Dooley, S., Laielli, M., Klaric, M., Bulatov, Y., McCord, B.J.A., 2018. xView: Objects in Context in Overhead Imagery.  abs/1802.07856.</w:t>
      </w:r>
    </w:p>
    <w:p w14:paraId="47AD071D" w14:textId="77777777" w:rsidR="00135CC7" w:rsidRPr="00135CC7" w:rsidRDefault="00135CC7" w:rsidP="00135CC7">
      <w:pPr>
        <w:pStyle w:val="EndNoteBibliography"/>
      </w:pPr>
      <w:r w:rsidRPr="00135CC7">
        <w:lastRenderedPageBreak/>
        <w:t>Lateef, F., Ruichek, Y., 2019. Survey on semantic segmentation using deep learning techniques. Neurocomputing 338, 321-348.</w:t>
      </w:r>
    </w:p>
    <w:p w14:paraId="3CF6D019" w14:textId="77777777" w:rsidR="00135CC7" w:rsidRPr="00135CC7" w:rsidRDefault="00135CC7" w:rsidP="00135CC7">
      <w:pPr>
        <w:pStyle w:val="EndNoteBibliography"/>
      </w:pPr>
      <w:r w:rsidRPr="00135CC7">
        <w:t>LeCun, Y., Bengio, Y., Hinton, G., 2015. Deep learning. Nature 521, 436-444.</w:t>
      </w:r>
    </w:p>
    <w:p w14:paraId="004E0874" w14:textId="77777777" w:rsidR="00135CC7" w:rsidRPr="00135CC7" w:rsidRDefault="00135CC7" w:rsidP="00135CC7">
      <w:pPr>
        <w:pStyle w:val="EndNoteBibliography"/>
      </w:pPr>
      <w:r w:rsidRPr="00135CC7">
        <w:t>Lee, H., Kwon, H., 2017. Going Deeper With Contextual CNN for Hyperspectral Image Classification. IEEE Transactions on Image Processing 26, 4843-4855.</w:t>
      </w:r>
    </w:p>
    <w:p w14:paraId="3C1796B0" w14:textId="77777777" w:rsidR="00135CC7" w:rsidRPr="00135CC7" w:rsidRDefault="00135CC7" w:rsidP="00135CC7">
      <w:pPr>
        <w:pStyle w:val="EndNoteBibliography"/>
      </w:pPr>
      <w:r w:rsidRPr="00135CC7">
        <w:t>Li, F., Kim, T., Humayun, A., Tsai, D., Rehg, J., 2013a. Video Segmentation by Tracking Many Figure-Ground Segments.</w:t>
      </w:r>
    </w:p>
    <w:p w14:paraId="7F444912" w14:textId="77777777" w:rsidR="00135CC7" w:rsidRPr="00135CC7" w:rsidRDefault="00135CC7" w:rsidP="00135CC7">
      <w:pPr>
        <w:pStyle w:val="EndNoteBibliography"/>
      </w:pPr>
      <w:r w:rsidRPr="00135CC7">
        <w:t>Li, H., Qiu, K., Chen, L., Mei, X., Hong, L., Tao, C., 2020a. SCAttNet: Semantic Segmentation Network With Spatial and Channel Attention Mechanism for High-Resolution Remote Sensing Images. IEEE Geoscience and Remote Sensing Letters, 1-5.</w:t>
      </w:r>
    </w:p>
    <w:p w14:paraId="76FFA71C" w14:textId="77777777" w:rsidR="00135CC7" w:rsidRPr="00135CC7" w:rsidRDefault="00135CC7" w:rsidP="00135CC7">
      <w:pPr>
        <w:pStyle w:val="EndNoteBibliography"/>
      </w:pPr>
      <w:r w:rsidRPr="00135CC7">
        <w:t>Li, R., Zheng, S., Duan, C., Yang, Y., Wang, X., 2020b. Classification of Hyperspectral Image Based on Double-Branch Dual-Attention Mechanism Network. Remote. Sens. 12, 582.</w:t>
      </w:r>
    </w:p>
    <w:p w14:paraId="4189B7B1" w14:textId="77777777" w:rsidR="00135CC7" w:rsidRPr="00135CC7" w:rsidRDefault="00135CC7" w:rsidP="00135CC7">
      <w:pPr>
        <w:pStyle w:val="EndNoteBibliography"/>
      </w:pPr>
      <w:r w:rsidRPr="00135CC7">
        <w:t>Li, S., Song, W., Fang, L., Chen, Y., Ghamisi, P., Benediktsson, J.A.J.I.T.o.G., Sensing, R., 2019a. Deep learning for hyperspectral image classification: An overview.  57, 6690-6709.</w:t>
      </w:r>
    </w:p>
    <w:p w14:paraId="5E44314F" w14:textId="77777777" w:rsidR="00135CC7" w:rsidRPr="00135CC7" w:rsidRDefault="00135CC7" w:rsidP="00135CC7">
      <w:pPr>
        <w:pStyle w:val="EndNoteBibliography"/>
      </w:pPr>
      <w:r w:rsidRPr="00135CC7">
        <w:t>Li, W., Chen, C., Zhang, M., Li, H., Du, Q., 2018. Data Augmentation for Hyperspectral Image Classification With Deep CNN. IEEE Geoscience and Remote Sensing Letters PP, 1-5.</w:t>
      </w:r>
    </w:p>
    <w:p w14:paraId="126FB133" w14:textId="77777777" w:rsidR="00135CC7" w:rsidRPr="00135CC7" w:rsidRDefault="00135CC7" w:rsidP="00135CC7">
      <w:pPr>
        <w:pStyle w:val="EndNoteBibliography"/>
      </w:pPr>
      <w:r w:rsidRPr="00135CC7">
        <w:t>Li, W., Duan, L., Xu, D., Tsang, I.W., 2014. Learning With Augmented Features for Supervised and Semi-Supervised Heterogeneous Domain Adaptation. IEEE Transactions on Pattern Analysis and Machine Intelligence 36, 1134-1148.</w:t>
      </w:r>
    </w:p>
    <w:p w14:paraId="29698E56" w14:textId="77777777" w:rsidR="00135CC7" w:rsidRPr="00135CC7" w:rsidRDefault="00135CC7" w:rsidP="00135CC7">
      <w:pPr>
        <w:pStyle w:val="EndNoteBibliography"/>
      </w:pPr>
      <w:r w:rsidRPr="00135CC7">
        <w:t>Li, W., Prasad, S., Fowler, J.E., Bruce, L.M.J.I.T.o.G., Sensing, R., 2011. Locality-preserving dimensionality reduction and classification for hyperspectral image analysis.  50, 1185-1198.</w:t>
      </w:r>
    </w:p>
    <w:p w14:paraId="2573C93D" w14:textId="77777777" w:rsidR="00135CC7" w:rsidRPr="00135CC7" w:rsidRDefault="00135CC7" w:rsidP="00135CC7">
      <w:pPr>
        <w:pStyle w:val="EndNoteBibliography"/>
      </w:pPr>
      <w:r w:rsidRPr="00135CC7">
        <w:t>Li, W., Prasad, S., Fowler, J.E.J.I.G., Letters, R.S., 2013b. Hyperspectral image classification using Gaussian mixture models and Markov random fields.  11, 153-157.</w:t>
      </w:r>
    </w:p>
    <w:p w14:paraId="06F44757" w14:textId="77777777" w:rsidR="00135CC7" w:rsidRPr="00135CC7" w:rsidRDefault="00135CC7" w:rsidP="00135CC7">
      <w:pPr>
        <w:pStyle w:val="EndNoteBibliography"/>
      </w:pPr>
      <w:r w:rsidRPr="00135CC7">
        <w:t>Li, W., Tramel, E.W., Prasad, S., Fowler, J.E.J.I.T.o.G., Sensing, R., 2013c. Nearest regularized subspace for hyperspectral classification.  52, 477-489.</w:t>
      </w:r>
    </w:p>
    <w:p w14:paraId="0CC436A9" w14:textId="77777777" w:rsidR="00135CC7" w:rsidRPr="00135CC7" w:rsidRDefault="00135CC7" w:rsidP="00135CC7">
      <w:pPr>
        <w:pStyle w:val="EndNoteBibliography"/>
      </w:pPr>
      <w:r w:rsidRPr="00135CC7">
        <w:t>Li, X., Jie, Z., Wang, W., Liu, C., Yang, J., Shen, X., Lin, Z., Chen, Q., Yan, S., Feng, J., 2017. FoveaNet: Perspective-aware Urban Scene Parsing.</w:t>
      </w:r>
    </w:p>
    <w:p w14:paraId="4BA33018" w14:textId="77777777" w:rsidR="00135CC7" w:rsidRPr="00135CC7" w:rsidRDefault="00135CC7" w:rsidP="00135CC7">
      <w:pPr>
        <w:pStyle w:val="EndNoteBibliography"/>
      </w:pPr>
      <w:r w:rsidRPr="00135CC7">
        <w:t>Li, X., Zhong, Z., Wu, J., Yang, Y., Lin, Z., Liu, H., 2019b. Expectation-Maximization Attention Networks for Semantic Segmentation.</w:t>
      </w:r>
    </w:p>
    <w:p w14:paraId="6E25A2BE" w14:textId="77777777" w:rsidR="00135CC7" w:rsidRPr="00135CC7" w:rsidRDefault="00135CC7" w:rsidP="00135CC7">
      <w:pPr>
        <w:pStyle w:val="EndNoteBibliography"/>
      </w:pPr>
      <w:r w:rsidRPr="00135CC7">
        <w:t>Li, Y., Wang, N., Shi, J., Liu, J., Hou, X., 2016. Revisiting Batch Normalization For Practical Domain Adaptation. arXiv:1603.04779 3.</w:t>
      </w:r>
    </w:p>
    <w:p w14:paraId="3F297919" w14:textId="77777777" w:rsidR="00135CC7" w:rsidRPr="00135CC7" w:rsidRDefault="00135CC7" w:rsidP="00135CC7">
      <w:pPr>
        <w:pStyle w:val="EndNoteBibliography"/>
      </w:pPr>
      <w:r w:rsidRPr="00135CC7">
        <w:t>Liang, X., Zhou, H., Xing, E., 2018. Dynamic-structured Semantic Propagation Network.</w:t>
      </w:r>
    </w:p>
    <w:p w14:paraId="6125A581" w14:textId="77777777" w:rsidR="00135CC7" w:rsidRPr="00135CC7" w:rsidRDefault="00135CC7" w:rsidP="00135CC7">
      <w:pPr>
        <w:pStyle w:val="EndNoteBibliography"/>
      </w:pPr>
      <w:r w:rsidRPr="00135CC7">
        <w:t>Lin, D., Ji, Y., Lischinski, D., Cohen-Or, D., Huang, H., 2018a. Multi-scale Context Intertwining for Semantic Segmentation, ECCV.</w:t>
      </w:r>
    </w:p>
    <w:p w14:paraId="72CBD66B" w14:textId="77777777" w:rsidR="00135CC7" w:rsidRPr="00135CC7" w:rsidRDefault="00135CC7" w:rsidP="00135CC7">
      <w:pPr>
        <w:pStyle w:val="EndNoteBibliography"/>
      </w:pPr>
      <w:r w:rsidRPr="00135CC7">
        <w:t>Lin, G., Milan, A., Shen, C., Reid, I., 2017a. RefineNet: Multi-path Refinement Networks for High-Resolution Semantic Segmentation, 2017 IEEE Conference on Computer Vision and Pattern Recognition (CVPR), pp. 5168-5177.</w:t>
      </w:r>
    </w:p>
    <w:p w14:paraId="4635BA03" w14:textId="77777777" w:rsidR="00135CC7" w:rsidRPr="00135CC7" w:rsidRDefault="00135CC7" w:rsidP="00135CC7">
      <w:pPr>
        <w:pStyle w:val="EndNoteBibliography"/>
      </w:pPr>
      <w:r w:rsidRPr="00135CC7">
        <w:t>Lin, G., Milan, A., Shen, C., Reid, I., 2017b. RefineNet: Multi-path Refinement Networks for High-Resolution Semantic Segmentation.</w:t>
      </w:r>
    </w:p>
    <w:p w14:paraId="0B58B926" w14:textId="77777777" w:rsidR="00135CC7" w:rsidRPr="00135CC7" w:rsidRDefault="00135CC7" w:rsidP="00135CC7">
      <w:pPr>
        <w:pStyle w:val="EndNoteBibliography"/>
      </w:pPr>
      <w:r w:rsidRPr="00135CC7">
        <w:t>Lin, J., He, C., Wang, Z.J., Li, S., 2017c. Structure Preserving Transfer Learning for Unsupervised Hyperspectral Image Classification. IEEE Geoscience and Remote Sensing Letters 14, 1656-1660.</w:t>
      </w:r>
    </w:p>
    <w:p w14:paraId="253A0F47" w14:textId="77777777" w:rsidR="00135CC7" w:rsidRPr="00135CC7" w:rsidRDefault="00135CC7" w:rsidP="00135CC7">
      <w:pPr>
        <w:pStyle w:val="EndNoteBibliography"/>
      </w:pPr>
      <w:r w:rsidRPr="00135CC7">
        <w:t>Lin, J., Zhao, L., Li, S., Ward, R., Wang, Z.J., 2018b. Active-Learning-Incorporated Deep Transfer Learning for Hyperspectral Image Classification. IEEE Journal of Selected Topics in Applied Earth Observations and Remote Sensing 11, 4048-4062.</w:t>
      </w:r>
    </w:p>
    <w:p w14:paraId="37DBA8EA" w14:textId="77777777" w:rsidR="00135CC7" w:rsidRPr="00135CC7" w:rsidRDefault="00135CC7" w:rsidP="00135CC7">
      <w:pPr>
        <w:pStyle w:val="EndNoteBibliography"/>
      </w:pPr>
      <w:r w:rsidRPr="00135CC7">
        <w:lastRenderedPageBreak/>
        <w:t>Lin, T.-Y., Maire, M., Belongie, S., Bourdev, L., Girshick, R., Hays, J., Perona, P., Ramanan, D., Zitnick, C.L., Dollar, P., 2015. Microsoft COCO: Common Objects in Context. arXiv:1405.0312 3.</w:t>
      </w:r>
    </w:p>
    <w:p w14:paraId="1F2F6ADA" w14:textId="77777777" w:rsidR="00135CC7" w:rsidRPr="00135CC7" w:rsidRDefault="00135CC7" w:rsidP="00135CC7">
      <w:pPr>
        <w:pStyle w:val="EndNoteBibliography"/>
      </w:pPr>
      <w:r w:rsidRPr="00135CC7">
        <w:t>Lin, Z., Chen, Y., Ghamisi, P., Benediktsson, J., 2018c. Generative Adversarial Networks for Hyperspectral Image Classification. IEEE Transactions on Geoscience and Remote Sensing PP.</w:t>
      </w:r>
    </w:p>
    <w:p w14:paraId="4D3C93B0" w14:textId="77777777" w:rsidR="00135CC7" w:rsidRPr="00135CC7" w:rsidRDefault="00135CC7" w:rsidP="00135CC7">
      <w:pPr>
        <w:pStyle w:val="EndNoteBibliography"/>
      </w:pPr>
      <w:r w:rsidRPr="00135CC7">
        <w:t>Liu, B., Fan, H., 2013. Semantic labeling of indoor scenes from RGB-D images with discriminative learning. SPIE.</w:t>
      </w:r>
    </w:p>
    <w:p w14:paraId="66E02D2D" w14:textId="77777777" w:rsidR="00135CC7" w:rsidRPr="00135CC7" w:rsidRDefault="00135CC7" w:rsidP="00135CC7">
      <w:pPr>
        <w:pStyle w:val="EndNoteBibliography"/>
      </w:pPr>
      <w:r w:rsidRPr="00135CC7">
        <w:t>Liu, C., Yuen, J., Torralba, A., 2009. Nonparametric scene parsing: Label transfer via dense scene alignment, 2009 IEEE Conference on Computer Vision and Pattern Recognition, pp. 1972-1979.</w:t>
      </w:r>
    </w:p>
    <w:p w14:paraId="1E662BD5" w14:textId="77777777" w:rsidR="00135CC7" w:rsidRPr="00135CC7" w:rsidRDefault="00135CC7" w:rsidP="00135CC7">
      <w:pPr>
        <w:pStyle w:val="EndNoteBibliography"/>
      </w:pPr>
      <w:r w:rsidRPr="00135CC7">
        <w:t>Liu, P., Zhang, H., Eom, K.B., 2017. Active Deep Learning for Classification of Hyperspectral Images. IEEE Journal of Selected Topics in Applied Earth Observations and Remote Sensing 10, 712-724.</w:t>
      </w:r>
    </w:p>
    <w:p w14:paraId="2FE4C11E" w14:textId="77777777" w:rsidR="00135CC7" w:rsidRPr="00135CC7" w:rsidRDefault="00135CC7" w:rsidP="00135CC7">
      <w:pPr>
        <w:pStyle w:val="EndNoteBibliography"/>
      </w:pPr>
      <w:r w:rsidRPr="00135CC7">
        <w:t>Liu, Q., Kampffmeyer, M., Jenssen, R., Salberg, A.-B., 2020a. Dense Dilated Convolutions' Merging Network for Land Cover Classification. IEEE Trans. Geosci. Remote. Sens. 58, 6309-6320.</w:t>
      </w:r>
    </w:p>
    <w:p w14:paraId="7CECC45E" w14:textId="77777777" w:rsidR="00135CC7" w:rsidRPr="00135CC7" w:rsidRDefault="00135CC7" w:rsidP="00135CC7">
      <w:pPr>
        <w:pStyle w:val="EndNoteBibliography"/>
      </w:pPr>
      <w:r w:rsidRPr="00135CC7">
        <w:t>Liu, Q., Kampffmeyer, M., Jenssen, R., Salberg, A.B., 2020b. Dense Dilated Convolutions’ Merging Network for Land Cover Classification. IEEE Transactions on Geoscience and Remote Sensing 58, 6309-6320.</w:t>
      </w:r>
    </w:p>
    <w:p w14:paraId="0A9A4418" w14:textId="77777777" w:rsidR="00135CC7" w:rsidRPr="00135CC7" w:rsidRDefault="00135CC7" w:rsidP="00135CC7">
      <w:pPr>
        <w:pStyle w:val="EndNoteBibliography"/>
      </w:pPr>
      <w:r w:rsidRPr="00135CC7">
        <w:t>Liu, Q., Li, Z., Shuai, S., Sun, Q., 2020c. Spectral group attention networks for hyperspectral image classification with spectral separability analysis. Infrared Physics &amp; Technology 108, 103340.</w:t>
      </w:r>
    </w:p>
    <w:p w14:paraId="03AF688D" w14:textId="77777777" w:rsidR="00135CC7" w:rsidRPr="00135CC7" w:rsidRDefault="00135CC7" w:rsidP="00135CC7">
      <w:pPr>
        <w:pStyle w:val="EndNoteBibliography"/>
      </w:pPr>
      <w:r w:rsidRPr="00135CC7">
        <w:t>Liu, W., Liu, Z., Yu, Z., Dai, B., Lin, R., Wang, Y., Rehg, J.M., Song, L.J.I.C.C.o.C.V., Recognition, P., 2018. Decoupled Networks. 2771-2779.</w:t>
      </w:r>
    </w:p>
    <w:p w14:paraId="785071DC" w14:textId="77777777" w:rsidR="00135CC7" w:rsidRPr="00135CC7" w:rsidRDefault="00135CC7" w:rsidP="00135CC7">
      <w:pPr>
        <w:pStyle w:val="EndNoteBibliography"/>
      </w:pPr>
      <w:r w:rsidRPr="00135CC7">
        <w:t>Liu, X., Deng, Z., Yang, Y., 2019a. Recent progress in semantic image segmentation. Artificial Intelligence Review 52, 1089-1106.</w:t>
      </w:r>
    </w:p>
    <w:p w14:paraId="37CBF947" w14:textId="77777777" w:rsidR="00135CC7" w:rsidRPr="00135CC7" w:rsidRDefault="00135CC7" w:rsidP="00135CC7">
      <w:pPr>
        <w:pStyle w:val="EndNoteBibliography"/>
      </w:pPr>
      <w:r w:rsidRPr="00135CC7">
        <w:t>Liu, X., Jia, S., Xu, M., Zhu, J., 2019b. Statistical Fusion-Based Transfer Learning for Hyperspectral Image Classification, IGARSS 2019 - 2019 IEEE International Geoscience and Remote Sensing Symposium, pp. 1108-1111.</w:t>
      </w:r>
    </w:p>
    <w:p w14:paraId="2D644B0F" w14:textId="77777777" w:rsidR="00135CC7" w:rsidRPr="00135CC7" w:rsidRDefault="00135CC7" w:rsidP="00135CC7">
      <w:pPr>
        <w:pStyle w:val="EndNoteBibliography"/>
      </w:pPr>
      <w:r w:rsidRPr="00135CC7">
        <w:t>Liu, Z., Li, X., Luo, P., Loy, C.C., Tang, X., 2015. Semantic Image Segmentation via Deep Parsing Network.</w:t>
      </w:r>
    </w:p>
    <w:p w14:paraId="4EF25CE0" w14:textId="77777777" w:rsidR="00135CC7" w:rsidRPr="00135CC7" w:rsidRDefault="00135CC7" w:rsidP="00135CC7">
      <w:pPr>
        <w:pStyle w:val="EndNoteBibliography"/>
      </w:pPr>
      <w:r w:rsidRPr="00135CC7">
        <w:t>Long, J., Shelhamer, E., Darrell, T., 2015a. Fully Convolutional Networks for Semantic Segmentation.</w:t>
      </w:r>
    </w:p>
    <w:p w14:paraId="72B05531" w14:textId="77777777" w:rsidR="00135CC7" w:rsidRPr="00135CC7" w:rsidRDefault="00135CC7" w:rsidP="00135CC7">
      <w:pPr>
        <w:pStyle w:val="EndNoteBibliography"/>
      </w:pPr>
      <w:r w:rsidRPr="00135CC7">
        <w:t>Long, M., Cao, Y., Wang, J., Jordan, M.I., 2015b. Learning Transferable Features with Deep Adaptation Networks. arXiv:1502.02791 2.</w:t>
      </w:r>
    </w:p>
    <w:p w14:paraId="188D1CF7" w14:textId="77777777" w:rsidR="00135CC7" w:rsidRPr="00135CC7" w:rsidRDefault="00135CC7" w:rsidP="00135CC7">
      <w:pPr>
        <w:pStyle w:val="EndNoteBibliography"/>
      </w:pPr>
      <w:r w:rsidRPr="00135CC7">
        <w:t>Lundervold, A.S., Lundervold, A., 2019. An overview of deep learning in medical imaging focusing on MRI. Zeitschrift für Medizinische Physik 29, 102-127.</w:t>
      </w:r>
    </w:p>
    <w:p w14:paraId="52BEB314" w14:textId="77777777" w:rsidR="00135CC7" w:rsidRPr="00135CC7" w:rsidRDefault="00135CC7" w:rsidP="00135CC7">
      <w:pPr>
        <w:pStyle w:val="EndNoteBibliography"/>
      </w:pPr>
      <w:r w:rsidRPr="00135CC7">
        <w:t>Luo, P., Peng, Z., Ren, J., Zhang, R., 2018. Do Normalization Layers in a Deep ConvNet Really Need to Be Distinct? CoRR abs/1811.07727.</w:t>
      </w:r>
    </w:p>
    <w:p w14:paraId="1A90CA79" w14:textId="77777777" w:rsidR="00135CC7" w:rsidRPr="00135CC7" w:rsidRDefault="00135CC7" w:rsidP="00135CC7">
      <w:pPr>
        <w:pStyle w:val="EndNoteBibliography"/>
      </w:pPr>
      <w:r w:rsidRPr="00135CC7">
        <w:t>Luo, X., Shu, B., Yu, H., Wang, H., Mu, J., 2019a. A Multi-scale Network based on Attention Mechanism for Hyperspectral Image Classification, pp. 260-265.</w:t>
      </w:r>
    </w:p>
    <w:p w14:paraId="5E2036DF" w14:textId="77777777" w:rsidR="00135CC7" w:rsidRPr="00135CC7" w:rsidRDefault="00135CC7" w:rsidP="00135CC7">
      <w:pPr>
        <w:pStyle w:val="EndNoteBibliography"/>
      </w:pPr>
      <w:r w:rsidRPr="00135CC7">
        <w:t>Luo, Y., Zhu, L.-Z., Lu, B.-L., 2019b. A GAN-Based Data Augmentation Method for Multimodal Emotion Recognition, Advances in Neural Networks – ISNN 2019, pp. 141-150.</w:t>
      </w:r>
    </w:p>
    <w:p w14:paraId="66D13F6F" w14:textId="77777777" w:rsidR="00135CC7" w:rsidRPr="00135CC7" w:rsidRDefault="00135CC7" w:rsidP="00135CC7">
      <w:pPr>
        <w:pStyle w:val="EndNoteBibliography"/>
      </w:pPr>
      <w:r w:rsidRPr="00135CC7">
        <w:t>Ma, L., Liu, Y., Zhang, X., Ye, Y., Yin, G., Johnson, B.A., 2019. Deep learning in remote sensing applications: A meta-analysis and review. ISPRS Journal of Photogrammetry and Remote Sensing 152, 166-177.</w:t>
      </w:r>
    </w:p>
    <w:p w14:paraId="6EE29011" w14:textId="77777777" w:rsidR="00135CC7" w:rsidRPr="00135CC7" w:rsidRDefault="00135CC7" w:rsidP="00135CC7">
      <w:pPr>
        <w:pStyle w:val="EndNoteBibliography"/>
      </w:pPr>
      <w:r w:rsidRPr="00135CC7">
        <w:t>Ma, X., Wang, H., Geng, J., 2016. Spectral–Spatial Classification of Hyperspectral Image Based on Deep Auto-Encoder. IEEE Journal of Selected Topics in Applied Earth Observations and Remote Sensing 9, 4073-4085.</w:t>
      </w:r>
    </w:p>
    <w:p w14:paraId="730442DC" w14:textId="77777777" w:rsidR="00135CC7" w:rsidRPr="00135CC7" w:rsidRDefault="00135CC7" w:rsidP="00135CC7">
      <w:pPr>
        <w:pStyle w:val="EndNoteBibliography"/>
      </w:pPr>
      <w:r w:rsidRPr="00135CC7">
        <w:t>Maggiori, E., Tarabalka, Y., Charpiat, G., Alliez, P., 2017. Can semantic labeling methods generalize to any city? the inria aerial image labeling benchmark, 2017 IEEE International Geoscience and Remote Sensing Symposium (IGARSS), pp. 3226-3229.</w:t>
      </w:r>
    </w:p>
    <w:p w14:paraId="7A903671" w14:textId="77777777" w:rsidR="00135CC7" w:rsidRPr="00135CC7" w:rsidRDefault="00135CC7" w:rsidP="00135CC7">
      <w:pPr>
        <w:pStyle w:val="EndNoteBibliography"/>
      </w:pPr>
      <w:r w:rsidRPr="00135CC7">
        <w:lastRenderedPageBreak/>
        <w:t>Marchesi, M., May 2017. Megapixel Size Image Creation using Generative Adversarial Networks. arXiv:1706.00082 1.</w:t>
      </w:r>
    </w:p>
    <w:p w14:paraId="71B9B073" w14:textId="77777777" w:rsidR="00135CC7" w:rsidRPr="00135CC7" w:rsidRDefault="00135CC7" w:rsidP="00135CC7">
      <w:pPr>
        <w:pStyle w:val="EndNoteBibliography"/>
      </w:pPr>
      <w:r w:rsidRPr="00135CC7">
        <w:t>Mayer, N., Ilg, E., Hausser, P., Fischer, P., 2015. A Large Dataset to Train Convolutional Networks for Disparity, Optical Flow, and Scene Flow Estimation. arXiv:1512.02134 1.</w:t>
      </w:r>
    </w:p>
    <w:p w14:paraId="21B458DD" w14:textId="77777777" w:rsidR="00135CC7" w:rsidRPr="00135CC7" w:rsidRDefault="00135CC7" w:rsidP="00135CC7">
      <w:pPr>
        <w:pStyle w:val="EndNoteBibliography"/>
      </w:pPr>
      <w:r w:rsidRPr="00135CC7">
        <w:t>Mei, S., Ji, J., Hou, J., Li, X., Du, Q., 2017. Learning Sensor-Specific Spatial-Spectral Features of Hyperspectral Images via Convolutional Neural Networks. IEEE Transactions on Geoscience and Remote Sensing 55, 4520-4533.</w:t>
      </w:r>
    </w:p>
    <w:p w14:paraId="0B3AF175" w14:textId="77777777" w:rsidR="00135CC7" w:rsidRPr="00135CC7" w:rsidRDefault="00135CC7" w:rsidP="00135CC7">
      <w:pPr>
        <w:pStyle w:val="EndNoteBibliography"/>
      </w:pPr>
      <w:r w:rsidRPr="00135CC7">
        <w:t>Mnih, V., 2013. Machine Learning for Aerial Image Labeling. University of Toronto.</w:t>
      </w:r>
    </w:p>
    <w:p w14:paraId="332ADD70" w14:textId="77777777" w:rsidR="00135CC7" w:rsidRPr="00135CC7" w:rsidRDefault="00135CC7" w:rsidP="00135CC7">
      <w:pPr>
        <w:pStyle w:val="EndNoteBibliography"/>
      </w:pPr>
      <w:r w:rsidRPr="00135CC7">
        <w:t>Mnih, V., Kavukcuoglu, K., Silver, D., Rusu, A.A., Veness, J., Bellemare, M.G., Graves, A., Riedmiller, M., Fidjeland, A.K., Ostrovski, G., Petersen, S., Beattie, C., Sadik, A., Antonoglou, I., King, H., Kumaran, D., Wierstra, D., Legg, S., Hassabis, D., 2015. Human-level control through deep reinforcement learning. Nature 518, 529-533.</w:t>
      </w:r>
    </w:p>
    <w:p w14:paraId="66FA15C2" w14:textId="77777777" w:rsidR="00135CC7" w:rsidRPr="00135CC7" w:rsidRDefault="00135CC7" w:rsidP="00135CC7">
      <w:pPr>
        <w:pStyle w:val="EndNoteBibliography"/>
      </w:pPr>
      <w:r w:rsidRPr="00135CC7">
        <w:t>Mottaghi, R., Chen, X., Liu, X., Cho, N., Lee, S., Fidler, S., Urtasun, R., Yuille, A., 2014. The Role of Context for Object Detection and Semantic Segmentation in the Wild, 2014 IEEE Conference on Computer Vision and Pattern Recognition, pp. 891-898.</w:t>
      </w:r>
    </w:p>
    <w:p w14:paraId="4C7DADE1" w14:textId="77777777" w:rsidR="00135CC7" w:rsidRPr="00135CC7" w:rsidRDefault="00135CC7" w:rsidP="00135CC7">
      <w:pPr>
        <w:pStyle w:val="EndNoteBibliography"/>
      </w:pPr>
      <w:r w:rsidRPr="00135CC7">
        <w:t>Mou, L., Ghamisi, P., Zhu, X.X., 2018. Unsupervised Spectral–Spatial Feature Learning via Deep Residual Conv–Deconv Network for Hyperspectral Image Classification. IEEE Transactions on Geoscience and Remote Sensing 56, 391-406.</w:t>
      </w:r>
    </w:p>
    <w:p w14:paraId="06083F11" w14:textId="77777777" w:rsidR="00135CC7" w:rsidRPr="00135CC7" w:rsidRDefault="00135CC7" w:rsidP="00135CC7">
      <w:pPr>
        <w:pStyle w:val="EndNoteBibliography"/>
      </w:pPr>
      <w:r w:rsidRPr="00135CC7">
        <w:t>Mu, C., Guo, Z., Liu, Y., 2020. A Multi-Scale and Multi-Level Spectral-Spatial Feature Fusion Network for Hyperspectral Image Classification. Remote. Sens. 12, 125.</w:t>
      </w:r>
    </w:p>
    <w:p w14:paraId="44C7AFE0" w14:textId="77777777" w:rsidR="00135CC7" w:rsidRPr="00135CC7" w:rsidRDefault="00135CC7" w:rsidP="00135CC7">
      <w:pPr>
        <w:pStyle w:val="EndNoteBibliography"/>
      </w:pPr>
      <w:r w:rsidRPr="00135CC7">
        <w:t>Nalepa, J., Antoniak, M., Myller, M., Ribalta Lorenzo, P., Marcinkiewicz, M., 2020a. Towards resource-frugal deep convolutional neural networks for hyperspectral image segmentation. Microprocessors and Microsystems 73, 102994.</w:t>
      </w:r>
    </w:p>
    <w:p w14:paraId="5C0EBE51" w14:textId="77777777" w:rsidR="00135CC7" w:rsidRPr="00135CC7" w:rsidRDefault="00135CC7" w:rsidP="00135CC7">
      <w:pPr>
        <w:pStyle w:val="EndNoteBibliography"/>
      </w:pPr>
      <w:r w:rsidRPr="00135CC7">
        <w:t>Nalepa, J., Myller, M., Kawulok, M., 2019. Hyperspectral Data Augmentation.</w:t>
      </w:r>
    </w:p>
    <w:p w14:paraId="30059CE1" w14:textId="77777777" w:rsidR="00135CC7" w:rsidRPr="00135CC7" w:rsidRDefault="00135CC7" w:rsidP="00135CC7">
      <w:pPr>
        <w:pStyle w:val="EndNoteBibliography"/>
      </w:pPr>
      <w:r w:rsidRPr="00135CC7">
        <w:t>Nalepa, J., Myller, M., Kawulok, M., 2020b. Training- and Test-Time Data Augmentation for Hyperspectral Image Segmentation. IEEE Geoscience and Remote Sensing Letters 17, 292-296.</w:t>
      </w:r>
    </w:p>
    <w:p w14:paraId="1EFF4145" w14:textId="77777777" w:rsidR="00135CC7" w:rsidRPr="00135CC7" w:rsidRDefault="00135CC7" w:rsidP="00135CC7">
      <w:pPr>
        <w:pStyle w:val="EndNoteBibliography"/>
      </w:pPr>
      <w:r w:rsidRPr="00135CC7">
        <w:t>Neuhold, G., Ollmann, T., Bul`o, S.R., Kontschieder, P., 2017. The Mapillary Vistas Dataset for Semantic Understanding of Street Scenes. ICCV, 10.</w:t>
      </w:r>
    </w:p>
    <w:p w14:paraId="0D8B99AF" w14:textId="77777777" w:rsidR="00135CC7" w:rsidRPr="00135CC7" w:rsidRDefault="00135CC7" w:rsidP="00135CC7">
      <w:pPr>
        <w:pStyle w:val="EndNoteBibliography"/>
      </w:pPr>
      <w:r w:rsidRPr="00135CC7">
        <w:t>Nogueira, K., Penatti, O., dos Santos, J., 2016. Towards Better Exploiting Convolutional Neural Networks for Remote Sensing Scene Classification. Pattern Recognition 61.</w:t>
      </w:r>
    </w:p>
    <w:p w14:paraId="5114354F" w14:textId="77777777" w:rsidR="00135CC7" w:rsidRPr="00135CC7" w:rsidRDefault="00135CC7" w:rsidP="00135CC7">
      <w:pPr>
        <w:pStyle w:val="EndNoteBibliography"/>
      </w:pPr>
      <w:r w:rsidRPr="00135CC7">
        <w:t>Park, J., Shin, C., Kim, C., 2019. PESSN: Precision Enhancement Method for Semantic Segmentation Network, 2019 IEEE International Conference on Big Data and Smart Computing (BigComp), pp. 1-4.</w:t>
      </w:r>
    </w:p>
    <w:p w14:paraId="3F2EEAAA" w14:textId="77777777" w:rsidR="00135CC7" w:rsidRPr="00135CC7" w:rsidRDefault="00135CC7" w:rsidP="00135CC7">
      <w:pPr>
        <w:pStyle w:val="EndNoteBibliography"/>
      </w:pPr>
      <w:r w:rsidRPr="00135CC7">
        <w:t>Patki, N., Wedge, R., Veeramachaneni, K., 2019. The Synthetic data vault.</w:t>
      </w:r>
    </w:p>
    <w:p w14:paraId="37431FC7" w14:textId="77777777" w:rsidR="00135CC7" w:rsidRPr="00135CC7" w:rsidRDefault="00135CC7" w:rsidP="00135CC7">
      <w:pPr>
        <w:pStyle w:val="EndNoteBibliography"/>
      </w:pPr>
      <w:r w:rsidRPr="00135CC7">
        <w:t>Penatti, O.A.B., Nogueira, K., Santos, J.A.d., 2015. Do deep features generalize from everyday objects to remote sensing and aerial scenes domains?, 2015 IEEE Conference on Computer Vision and Pattern Recognition Workshops (CVPRW), pp. 44-51.</w:t>
      </w:r>
    </w:p>
    <w:p w14:paraId="5E4F5151" w14:textId="77777777" w:rsidR="00135CC7" w:rsidRPr="00135CC7" w:rsidRDefault="00135CC7" w:rsidP="00135CC7">
      <w:pPr>
        <w:pStyle w:val="EndNoteBibliography"/>
      </w:pPr>
      <w:r w:rsidRPr="00135CC7">
        <w:t>Peng, C., Zhang, X., Yu, G., Luo, G., Sun, J., 2017. Large Kernel Matters — Improve Semantic Segmentation by Global Convolutional Network, 2017 IEEE Conference on Computer Vision and Pattern Recognition (CVPR), pp. 1743-1751.</w:t>
      </w:r>
    </w:p>
    <w:p w14:paraId="3250E9F0" w14:textId="77777777" w:rsidR="00135CC7" w:rsidRPr="00135CC7" w:rsidRDefault="00135CC7" w:rsidP="00135CC7">
      <w:pPr>
        <w:pStyle w:val="EndNoteBibliography"/>
      </w:pPr>
      <w:r w:rsidRPr="00135CC7">
        <w:t>Peng, X., Sun, B., Ali, K., Saenko, K., 2015. Learning Deep Object Detectors from 3D Models, 2015 IEEE International Conference on Computer Vision (ICCV), pp. 1278-1286.</w:t>
      </w:r>
    </w:p>
    <w:p w14:paraId="78073F58" w14:textId="77777777" w:rsidR="00135CC7" w:rsidRPr="00135CC7" w:rsidRDefault="00135CC7" w:rsidP="00135CC7">
      <w:pPr>
        <w:pStyle w:val="EndNoteBibliography"/>
      </w:pPr>
      <w:r w:rsidRPr="00135CC7">
        <w:t>Pepik, B., Stark, M., Gehler, P., Schiele, B., 2012. Teaching 3D geometry to deformable part models, 2012 IEEE Conference on Computer Vision and Pattern Recognition, pp. 3362-3369.</w:t>
      </w:r>
    </w:p>
    <w:p w14:paraId="18BFB52A" w14:textId="77777777" w:rsidR="00135CC7" w:rsidRPr="00135CC7" w:rsidRDefault="00135CC7" w:rsidP="00135CC7">
      <w:pPr>
        <w:pStyle w:val="EndNoteBibliography"/>
      </w:pPr>
      <w:r w:rsidRPr="00135CC7">
        <w:t xml:space="preserve">Pesaresi, M., Gerhardinger, A., 2011. Improved Textural Built-Up Presence Index for Automatic </w:t>
      </w:r>
      <w:r w:rsidRPr="00135CC7">
        <w:lastRenderedPageBreak/>
        <w:t>Recognition of Human Settlements in Arid Regions With Scattered Vegetation. IEEE Journal of Selected Topics in Applied Earth Observations and Remote Sensing 4, 16-26.</w:t>
      </w:r>
    </w:p>
    <w:p w14:paraId="5DA2249D" w14:textId="77777777" w:rsidR="00135CC7" w:rsidRPr="00135CC7" w:rsidRDefault="00135CC7" w:rsidP="00135CC7">
      <w:pPr>
        <w:pStyle w:val="EndNoteBibliography"/>
      </w:pPr>
      <w:r w:rsidRPr="00135CC7">
        <w:t>Pont-Tuset, J., Perazzi, F., Caelles, S., Arbeláez, P., Sorkine-Hornung, A., Gool, L.V., 2017. The 2017 DAVIS Challenge on Video Object Segmentation. arXiv eprint 1704.00675.</w:t>
      </w:r>
    </w:p>
    <w:p w14:paraId="6DE81153" w14:textId="77777777" w:rsidR="00135CC7" w:rsidRPr="00135CC7" w:rsidRDefault="00135CC7" w:rsidP="00135CC7">
      <w:pPr>
        <w:pStyle w:val="EndNoteBibliography"/>
      </w:pPr>
      <w:r w:rsidRPr="00135CC7">
        <w:t>Prasad, S., Li, W., Fowler, J.E., Bruce, L.M.J.I.T.o.G., Sensing, R., 2012. Information fusion in the redundant-wavelet-transform domain for noise-robust hyperspectral classification.  50, 3474-3486.</w:t>
      </w:r>
    </w:p>
    <w:p w14:paraId="07BD8931" w14:textId="77777777" w:rsidR="00135CC7" w:rsidRPr="00135CC7" w:rsidRDefault="00135CC7" w:rsidP="00135CC7">
      <w:pPr>
        <w:pStyle w:val="EndNoteBibliography"/>
      </w:pPr>
      <w:r w:rsidRPr="00135CC7">
        <w:t>Qi, X., Li, K., Liu, P., Zhou, X., Sun, M., 2020. Deep Attention and Multi-Scale Networks for Accurate Remote Sensing Image Segmentation. IEEE Access 8, 146627-146639.</w:t>
      </w:r>
    </w:p>
    <w:p w14:paraId="21CA149D" w14:textId="77777777" w:rsidR="00135CC7" w:rsidRPr="00135CC7" w:rsidRDefault="00135CC7" w:rsidP="00135CC7">
      <w:pPr>
        <w:pStyle w:val="EndNoteBibliography"/>
      </w:pPr>
      <w:r w:rsidRPr="00135CC7">
        <w:t>Radford, A., Metz, L., 2016. UNSUPERVISED REPRESENTATION LEARNING WITH DEEP CONVOLUTIONAL GENERATIVE ADVERSARIAL NETWORKS, in: Chintala, S. (Ed.), ICLR. arXiv.</w:t>
      </w:r>
    </w:p>
    <w:p w14:paraId="010D62D2" w14:textId="77777777" w:rsidR="00135CC7" w:rsidRPr="00135CC7" w:rsidRDefault="00135CC7" w:rsidP="00135CC7">
      <w:pPr>
        <w:pStyle w:val="EndNoteBibliography"/>
      </w:pPr>
      <w:r w:rsidRPr="00135CC7">
        <w:t>Rajpura, P.S., Bojinov, H., Hegde, R.S., 2017. Object Detection Using Deep CNNs Trained on Synthetic Images. arXiv:1706.06782 2.</w:t>
      </w:r>
    </w:p>
    <w:p w14:paraId="6399869B" w14:textId="77777777" w:rsidR="00135CC7" w:rsidRPr="00135CC7" w:rsidRDefault="00135CC7" w:rsidP="00135CC7">
      <w:pPr>
        <w:pStyle w:val="EndNoteBibliography"/>
      </w:pPr>
      <w:r w:rsidRPr="00135CC7">
        <w:t>Razavian, A.S., Azizpour, H., Sullivan, J., Carlsson, S., 2014. CNN Features off-the-shelf: an Astounding Baseline for Recognition, CVPR. Computer Vision Foundation.  .</w:t>
      </w:r>
    </w:p>
    <w:p w14:paraId="2369EB36" w14:textId="77777777" w:rsidR="00135CC7" w:rsidRPr="00135CC7" w:rsidRDefault="00135CC7" w:rsidP="00135CC7">
      <w:pPr>
        <w:pStyle w:val="EndNoteBibliography"/>
      </w:pPr>
      <w:r w:rsidRPr="00135CC7">
        <w:t>Richter, S.R., Vineet, V., Roth, S., Koltun, V., 2016. Playing for Data: Ground Truth from Computer Games. arXiv:1608.02192 1.</w:t>
      </w:r>
    </w:p>
    <w:p w14:paraId="6A443F17" w14:textId="77777777" w:rsidR="00135CC7" w:rsidRPr="00135CC7" w:rsidRDefault="00135CC7" w:rsidP="00135CC7">
      <w:pPr>
        <w:pStyle w:val="EndNoteBibliography"/>
      </w:pPr>
      <w:r w:rsidRPr="00135CC7">
        <w:t>Rizvi, I.A., Mohan, B.K., 2011. Object-Based Image Analysis of High-Resolution Satellite Images Using Modified Cloud Basis Function Neural Network and Probabilistic Relaxation Labeling Process. IEEE Transactions on Geoscience and Remote Sensing 49, 4815-4820.</w:t>
      </w:r>
    </w:p>
    <w:p w14:paraId="33BB8526" w14:textId="77777777" w:rsidR="00135CC7" w:rsidRPr="00135CC7" w:rsidRDefault="00135CC7" w:rsidP="00135CC7">
      <w:pPr>
        <w:pStyle w:val="EndNoteBibliography"/>
      </w:pPr>
      <w:r w:rsidRPr="00135CC7">
        <w:t>Rodarmel, C., Shan, J.J.S., Science, L.I., 2002. Principal component analysis for hyperspectral image classification.  62, 115-122.</w:t>
      </w:r>
    </w:p>
    <w:p w14:paraId="41AE3F87" w14:textId="77777777" w:rsidR="00135CC7" w:rsidRPr="00135CC7" w:rsidRDefault="00135CC7" w:rsidP="00135CC7">
      <w:pPr>
        <w:pStyle w:val="EndNoteBibliography"/>
      </w:pPr>
      <w:r w:rsidRPr="00135CC7">
        <w:t>Romero, A., Gatta, C., Camps-Valls, G., 2016. Unsupervised Deep Feature Extraction for Remote Sensing Image Classification. IEEE Transactions on Geoscience and Remote Sensing 54, 1349-1362.</w:t>
      </w:r>
    </w:p>
    <w:p w14:paraId="6212AED3" w14:textId="77777777" w:rsidR="00135CC7" w:rsidRPr="00135CC7" w:rsidRDefault="00135CC7" w:rsidP="00135CC7">
      <w:pPr>
        <w:pStyle w:val="EndNoteBibliography"/>
      </w:pPr>
      <w:r w:rsidRPr="00135CC7">
        <w:t>Ros, G., Ramos, S., Granados, M., Bakhtiary, A., Vazquez, D., Lopez, A.M., 2015. Vision-Based Offline-Online Perception Paradigm for Autonomous Driving, 2015 IEEE Winter Conference on Applications of Computer Vision, pp. 231-238.</w:t>
      </w:r>
    </w:p>
    <w:p w14:paraId="6B9CF446" w14:textId="77777777" w:rsidR="00135CC7" w:rsidRPr="00135CC7" w:rsidRDefault="00135CC7" w:rsidP="00135CC7">
      <w:pPr>
        <w:pStyle w:val="EndNoteBibliography"/>
      </w:pPr>
      <w:r w:rsidRPr="00135CC7">
        <w:t>Ros, G., Sellart, L., Materzynska, J., Vazquez, D., Lopez, A.M., 2016. The SYNTHIA Dataset: A Large Collection of Synthetic Images for Semantic Segmentation of Urban Scenes, 2016 IEEE Conference on Computer Vision and Pattern Recognition (CVPR), pp. 3234-3243.</w:t>
      </w:r>
    </w:p>
    <w:p w14:paraId="144068C8" w14:textId="77777777" w:rsidR="00135CC7" w:rsidRPr="00135CC7" w:rsidRDefault="00135CC7" w:rsidP="00135CC7">
      <w:pPr>
        <w:pStyle w:val="EndNoteBibliography"/>
      </w:pPr>
      <w:r w:rsidRPr="00135CC7">
        <w:t>Rottensteiner, F., Sohn, G., Jung, J., Gerke, M., Baillard, C., Benitez, S., Breitkopf, U., 2012. The Isprs Benchmark on Urban Object Classification and 3d Building Reconstruction. ISPRS Annals of Photogrammetry, Remote Sensing and Spatial Information Sciences I-3, 293-298.</w:t>
      </w:r>
    </w:p>
    <w:p w14:paraId="173B0091" w14:textId="77777777" w:rsidR="00135CC7" w:rsidRPr="00135CC7" w:rsidRDefault="00135CC7" w:rsidP="00135CC7">
      <w:pPr>
        <w:pStyle w:val="EndNoteBibliography"/>
      </w:pPr>
      <w:r w:rsidRPr="00135CC7">
        <w:t>Russell, B., Torralba, A., Murphy, K., Freeman, W., 2008. LabelMe: A Database and Web-Based Tool for Image Annotation. International Journal of Computer Vision 77.</w:t>
      </w:r>
    </w:p>
    <w:p w14:paraId="5FDC9899" w14:textId="77777777" w:rsidR="00135CC7" w:rsidRPr="00135CC7" w:rsidRDefault="00135CC7" w:rsidP="00135CC7">
      <w:pPr>
        <w:pStyle w:val="EndNoteBibliography"/>
      </w:pPr>
      <w:r w:rsidRPr="00135CC7">
        <w:t>S, B., 2007. CBCL streetscenes challenge framework.</w:t>
      </w:r>
    </w:p>
    <w:p w14:paraId="4EE965B7" w14:textId="77777777" w:rsidR="00135CC7" w:rsidRPr="00135CC7" w:rsidRDefault="00135CC7" w:rsidP="00135CC7">
      <w:pPr>
        <w:pStyle w:val="EndNoteBibliography"/>
      </w:pPr>
      <w:r w:rsidRPr="00135CC7">
        <w:t>Salimans, T., Kingma, D.P., 2016a. Weight Normalization: A Simple Reparameterization to Accelerate Training of Deep Neural Networks, p. 901.</w:t>
      </w:r>
    </w:p>
    <w:p w14:paraId="235382DB" w14:textId="77777777" w:rsidR="00135CC7" w:rsidRPr="00135CC7" w:rsidRDefault="00135CC7" w:rsidP="00135CC7">
      <w:pPr>
        <w:pStyle w:val="EndNoteBibliography"/>
      </w:pPr>
      <w:r w:rsidRPr="00135CC7">
        <w:t>Salimans, T., Kingma, D.P., 2016b. Weight Normalization: A Simple Reparameterization to Accelerate Training of Deep Neural Networks. arXiv:1602.07868 3.</w:t>
      </w:r>
    </w:p>
    <w:p w14:paraId="20E00B6A" w14:textId="77777777" w:rsidR="00135CC7" w:rsidRPr="00135CC7" w:rsidRDefault="00135CC7" w:rsidP="00135CC7">
      <w:pPr>
        <w:pStyle w:val="EndNoteBibliography"/>
      </w:pPr>
      <w:r w:rsidRPr="00135CC7">
        <w:t>Satkin, S., Lin, J., Hebert, M., 2012. Data-Driven Scene Understanding from 3D Models, BMVC.</w:t>
      </w:r>
    </w:p>
    <w:p w14:paraId="6C2C8391" w14:textId="77777777" w:rsidR="00135CC7" w:rsidRPr="00135CC7" w:rsidRDefault="00135CC7" w:rsidP="00135CC7">
      <w:pPr>
        <w:pStyle w:val="EndNoteBibliography"/>
      </w:pPr>
      <w:r w:rsidRPr="00135CC7">
        <w:t>Saxena, N., K. B, N., Raman, B., 2020. Semantic Segmentation of Multispectral Images using Res-Seg-net Model, 2020 IEEE 14th International Conference on Semantic Computing (ICSC), pp. 154-157.</w:t>
      </w:r>
    </w:p>
    <w:p w14:paraId="3ECADA7C" w14:textId="77777777" w:rsidR="00135CC7" w:rsidRPr="00135CC7" w:rsidRDefault="00135CC7" w:rsidP="00135CC7">
      <w:pPr>
        <w:pStyle w:val="EndNoteBibliography"/>
      </w:pPr>
      <w:r w:rsidRPr="00135CC7">
        <w:t xml:space="preserve">Scharwächter, T., Enzweiler, M., Franke, U., Roth, S., 2013. Efficient Multi-cue Scene Segmentation, in: Weickert, J., Hein, M., Schiele, B. (Eds.), Pattern Recognition. Springer Berlin Heidelberg, Berlin, </w:t>
      </w:r>
      <w:r w:rsidRPr="00135CC7">
        <w:lastRenderedPageBreak/>
        <w:t>Heidelberg, pp. 435-445.</w:t>
      </w:r>
    </w:p>
    <w:p w14:paraId="581BFF81" w14:textId="77777777" w:rsidR="00135CC7" w:rsidRPr="00135CC7" w:rsidRDefault="00135CC7" w:rsidP="00135CC7">
      <w:pPr>
        <w:pStyle w:val="EndNoteBibliography"/>
      </w:pPr>
      <w:r w:rsidRPr="00135CC7">
        <w:t>Seo, J., Jeon, S., Jeon, T., 2018. Domain Adaptive Generation of Aircraft on Satellite Imagery via Simulated and Unsupervised Learning.</w:t>
      </w:r>
    </w:p>
    <w:p w14:paraId="4E523699" w14:textId="77777777" w:rsidR="00135CC7" w:rsidRPr="00135CC7" w:rsidRDefault="00135CC7" w:rsidP="00135CC7">
      <w:pPr>
        <w:pStyle w:val="EndNoteBibliography"/>
      </w:pPr>
      <w:r w:rsidRPr="00135CC7">
        <w:t>Shen, X., Hertzmann, A., Jia, J., Paris, S., Price, B., Shechtman, E., Sachs, I., 2016. Automatic portrait segmentation for image stylization. Computer Graphics Forum 35, 93–102.</w:t>
      </w:r>
    </w:p>
    <w:p w14:paraId="5276A292" w14:textId="77777777" w:rsidR="00135CC7" w:rsidRPr="00135CC7" w:rsidRDefault="00135CC7" w:rsidP="00135CC7">
      <w:pPr>
        <w:pStyle w:val="EndNoteBibliography"/>
      </w:pPr>
      <w:r w:rsidRPr="00135CC7">
        <w:t>Sheng, G., Yang, W., Xu, T., Sun, H., 2012. High-resolution satellite scene classification using a sparse coding based multiple feature combination. International Journal of Remote Sensing 33, 2395-2412.</w:t>
      </w:r>
    </w:p>
    <w:p w14:paraId="428A9904" w14:textId="77777777" w:rsidR="00135CC7" w:rsidRPr="00135CC7" w:rsidRDefault="00135CC7" w:rsidP="00135CC7">
      <w:pPr>
        <w:pStyle w:val="EndNoteBibliography"/>
      </w:pPr>
      <w:r w:rsidRPr="00135CC7">
        <w:t>Signoroni, A., Savardi, M., Baronio, A., Benini, S., 2019a. Deep Learning Meets Hyperspectral Image Analysis: A Multidisciplinary Review. J. Imaging 5, 52.</w:t>
      </w:r>
    </w:p>
    <w:p w14:paraId="2888E343" w14:textId="77777777" w:rsidR="00135CC7" w:rsidRPr="00135CC7" w:rsidRDefault="00135CC7" w:rsidP="00135CC7">
      <w:pPr>
        <w:pStyle w:val="EndNoteBibliography"/>
      </w:pPr>
      <w:r w:rsidRPr="00135CC7">
        <w:t>Signoroni, A., Savardi, M., Baronio, A., Benini, S.J.J.o.I., 2019b. Deep learning meets hyperspectral image analysis: a multidisciplinary review.  5, 52.</w:t>
      </w:r>
    </w:p>
    <w:p w14:paraId="06BE2105" w14:textId="77777777" w:rsidR="00135CC7" w:rsidRPr="00135CC7" w:rsidRDefault="00135CC7" w:rsidP="00135CC7">
      <w:pPr>
        <w:pStyle w:val="EndNoteBibliography"/>
      </w:pPr>
      <w:r w:rsidRPr="00135CC7">
        <w:t>Silberman, N., Hoiem, D., Kohli, P., Fergus, R., 2012. Indoor Segmentation and Support Inference from RGBD Images, European Conference on Computer Vision, pp. 746–760.</w:t>
      </w:r>
    </w:p>
    <w:p w14:paraId="36AEDF0C" w14:textId="77777777" w:rsidR="00135CC7" w:rsidRPr="00135CC7" w:rsidRDefault="00135CC7" w:rsidP="00135CC7">
      <w:pPr>
        <w:pStyle w:val="EndNoteBibliography"/>
      </w:pPr>
      <w:r w:rsidRPr="00135CC7">
        <w:t>Simonyan, K., Zisserman, A.J.C., 2015. Very Deep Convolutional Networks for Large-Scale Image Recognition.  abs/1409.1556.</w:t>
      </w:r>
    </w:p>
    <w:p w14:paraId="7C3251A2" w14:textId="77777777" w:rsidR="00135CC7" w:rsidRPr="00135CC7" w:rsidRDefault="00135CC7" w:rsidP="00135CC7">
      <w:pPr>
        <w:pStyle w:val="EndNoteBibliography"/>
      </w:pPr>
      <w:r w:rsidRPr="00135CC7">
        <w:t>Sohail, A.K.a.A., Zahoora, U., Qureshi, A.S., 2020. A Survey of the Recent Architectures of Deep Convolutional Neural Networks. Artificial Intelligence Review, 1 - 62.</w:t>
      </w:r>
    </w:p>
    <w:p w14:paraId="3BCBEB94" w14:textId="77777777" w:rsidR="00135CC7" w:rsidRPr="00135CC7" w:rsidRDefault="00135CC7" w:rsidP="00135CC7">
      <w:pPr>
        <w:pStyle w:val="EndNoteBibliography"/>
      </w:pPr>
      <w:r w:rsidRPr="00135CC7">
        <w:t>Song, J., Ma, L., 2017. Deep neural network-based domain adaptation for classification of remote sensing images. Journal of Applied Remote Sensing 11.</w:t>
      </w:r>
    </w:p>
    <w:p w14:paraId="000EC823" w14:textId="77777777" w:rsidR="00135CC7" w:rsidRPr="00135CC7" w:rsidRDefault="00135CC7" w:rsidP="00135CC7">
      <w:pPr>
        <w:pStyle w:val="EndNoteBibliography"/>
      </w:pPr>
      <w:r w:rsidRPr="00135CC7">
        <w:t>Srivastava, N., Hinton, G.E., Krizhevsky, A., Sutskever, I., Salakhutdinov, R., 2014. Dropout: a simple way to prevent neural networks from overfitting. J. Mach. Learn. Res. 15, 1929-1958.</w:t>
      </w:r>
    </w:p>
    <w:p w14:paraId="11ED96CD" w14:textId="77777777" w:rsidR="00135CC7" w:rsidRPr="00135CC7" w:rsidRDefault="00135CC7" w:rsidP="00135CC7">
      <w:pPr>
        <w:pStyle w:val="EndNoteBibliography"/>
      </w:pPr>
      <w:r w:rsidRPr="00135CC7">
        <w:t>Stallkamp, J., Schlipsing, M., Salmen, J., Igel, C., 2011. The German Traffic Sign Recognition Benchmark: A multi-class classification competition, The 2011 International Joint Conference on Neural Networks, pp. 1453-1460.</w:t>
      </w:r>
    </w:p>
    <w:p w14:paraId="2EE3A96A" w14:textId="77777777" w:rsidR="00135CC7" w:rsidRPr="00135CC7" w:rsidRDefault="00135CC7" w:rsidP="00135CC7">
      <w:pPr>
        <w:pStyle w:val="EndNoteBibliography"/>
      </w:pPr>
      <w:r w:rsidRPr="00135CC7">
        <w:t>Tajbakhsh, N., Jeyaseelan, L., Li, Q., Chiang, J., Wu, Z., Ding, X., 2019. Embracing Imperfect Datasets: A Review of Deep Learning Solutions for Medical Image Segmentation. arXiv.</w:t>
      </w:r>
    </w:p>
    <w:p w14:paraId="318A40F1" w14:textId="77777777" w:rsidR="00135CC7" w:rsidRPr="00135CC7" w:rsidRDefault="00135CC7" w:rsidP="00135CC7">
      <w:pPr>
        <w:pStyle w:val="EndNoteBibliography"/>
      </w:pPr>
      <w:r w:rsidRPr="00135CC7">
        <w:t>Takikawa, T., Acuna, D., Jampani, V., Fidler, S., 2019. Gated-SCNN: Gated Shape CNNs for Semantic Segmentation.</w:t>
      </w:r>
    </w:p>
    <w:p w14:paraId="1DE87370" w14:textId="77777777" w:rsidR="00135CC7" w:rsidRPr="00135CC7" w:rsidRDefault="00135CC7" w:rsidP="00135CC7">
      <w:pPr>
        <w:pStyle w:val="EndNoteBibliography"/>
      </w:pPr>
      <w:r w:rsidRPr="00135CC7">
        <w:t>Tao, C., Pan, H., Li, Y., Zou, Z., 2015. Unsupervised Spectral–Spatial Feature Learning With Stacked Sparse Autoencoder for Hyperspectral Imagery Classification. IEEE Geoscience and Remote Sensing Letters 12, 2438-2442.</w:t>
      </w:r>
    </w:p>
    <w:p w14:paraId="5D896905" w14:textId="77777777" w:rsidR="00135CC7" w:rsidRPr="00135CC7" w:rsidRDefault="00135CC7" w:rsidP="00135CC7">
      <w:pPr>
        <w:pStyle w:val="EndNoteBibliography"/>
      </w:pPr>
      <w:r w:rsidRPr="00135CC7">
        <w:t>Tao, C., Wang, H., Qi, J., Li, H., 2020. Semisupervised Variational Generative Adversarial Networks for Hyperspectral Image Classification. IEEE J. Sel. Top. Appl. Earth Obs. Remote. Sens. 13, 914-927.</w:t>
      </w:r>
    </w:p>
    <w:p w14:paraId="2EA51FA9" w14:textId="77777777" w:rsidR="00135CC7" w:rsidRPr="00135CC7" w:rsidRDefault="00135CC7" w:rsidP="00135CC7">
      <w:pPr>
        <w:pStyle w:val="EndNoteBibliography"/>
      </w:pPr>
      <w:r w:rsidRPr="00135CC7">
        <w:t>Thoma, M.J.a.p.a., 2016. A survey of semantic segmentation.</w:t>
      </w:r>
    </w:p>
    <w:p w14:paraId="485AC723" w14:textId="77777777" w:rsidR="00135CC7" w:rsidRPr="00135CC7" w:rsidRDefault="00135CC7" w:rsidP="00135CC7">
      <w:pPr>
        <w:pStyle w:val="EndNoteBibliography"/>
      </w:pPr>
      <w:r w:rsidRPr="00135CC7">
        <w:t>Tighe, J., Lazebnik., S., 2010. Superparsing: Scalable nonparametric image parsing with superpixels. ECCV.</w:t>
      </w:r>
    </w:p>
    <w:p w14:paraId="6BBE440B" w14:textId="77777777" w:rsidR="00135CC7" w:rsidRPr="00135CC7" w:rsidRDefault="00135CC7" w:rsidP="00135CC7">
      <w:pPr>
        <w:pStyle w:val="EndNoteBibliography"/>
      </w:pPr>
      <w:r w:rsidRPr="00135CC7">
        <w:t>Tobin, J., Fong, R., Ray, A., Schneider, J., Zaremba, W., Abbeel, P., 2017. Domain Randomization for Transferring Deep Neural Networks from Simulation to the Real World. arXiv.</w:t>
      </w:r>
    </w:p>
    <w:p w14:paraId="661B4AA6" w14:textId="77777777" w:rsidR="00135CC7" w:rsidRPr="00135CC7" w:rsidRDefault="00135CC7" w:rsidP="00135CC7">
      <w:pPr>
        <w:pStyle w:val="EndNoteBibliography"/>
      </w:pPr>
      <w:r w:rsidRPr="00135CC7">
        <w:t>Tremblay, J., Prakash, A., Acuna, D., Brophy, M., Jampani, V., Anil, C., To, T., Cameracci, E., Boochoon, S., Birchfield, S., 2018. Training Deep Networks with Synthetic Data: Bridging the Reality Gap by Domain Randomization, 2018 IEEE/CVF Conference on Computer Vision and Pattern Recognition Workshops (CVPRW), pp. 1082-10828.</w:t>
      </w:r>
    </w:p>
    <w:p w14:paraId="1BED2106" w14:textId="77777777" w:rsidR="00135CC7" w:rsidRPr="00135CC7" w:rsidRDefault="00135CC7" w:rsidP="00135CC7">
      <w:pPr>
        <w:pStyle w:val="EndNoteBibliography"/>
      </w:pPr>
      <w:r w:rsidRPr="00135CC7">
        <w:t>Tuia, D., Moser, G., Saux, B.L., 2017. 2016 IEEE GRSS Data Fusion Contest: Multitemporal Very High Resolution from Space [Technical Committees]. IEEE Geoscience and Remote Sensing Magazine 5, 66-70.</w:t>
      </w:r>
    </w:p>
    <w:p w14:paraId="2B867872" w14:textId="77777777" w:rsidR="00135CC7" w:rsidRPr="00135CC7" w:rsidRDefault="00135CC7" w:rsidP="00135CC7">
      <w:pPr>
        <w:pStyle w:val="EndNoteBibliography"/>
      </w:pPr>
      <w:r w:rsidRPr="00135CC7">
        <w:lastRenderedPageBreak/>
        <w:t xml:space="preserve">Tuia, D., Persello, C., Bruzzone, L., 2016a. Domain Adaptation for the Classification  of Remote Sensing Data.  ieee Geoscience and remote sensinG maGazine </w:t>
      </w:r>
    </w:p>
    <w:p w14:paraId="1B276E03" w14:textId="77777777" w:rsidR="00135CC7" w:rsidRPr="00135CC7" w:rsidRDefault="00135CC7" w:rsidP="00135CC7">
      <w:pPr>
        <w:pStyle w:val="EndNoteBibliography"/>
      </w:pPr>
      <w:r w:rsidRPr="00135CC7">
        <w:t>Tuia, D., Persello, C., Bruzzone, L., 2016b. Domain Adaptation for the Classification of Remote Sensing Data: An Overview of Recent Advances. IEEE Geoscience and Remote Sensing Magazine 4, 41-57.</w:t>
      </w:r>
    </w:p>
    <w:p w14:paraId="63CCABEE" w14:textId="77777777" w:rsidR="00135CC7" w:rsidRPr="00135CC7" w:rsidRDefault="00135CC7" w:rsidP="00135CC7">
      <w:pPr>
        <w:pStyle w:val="EndNoteBibliography"/>
      </w:pPr>
      <w:r w:rsidRPr="00135CC7">
        <w:t>Tzeng, E., Hoffman, J., Zhang, N., Saenko, K., Darrell, T., 2014. Deep Domain Confusion: Maximizing for Domain Invariance. arXiv:1412.3474 1.</w:t>
      </w:r>
    </w:p>
    <w:p w14:paraId="0BCEBB81" w14:textId="77777777" w:rsidR="00135CC7" w:rsidRPr="00135CC7" w:rsidRDefault="00135CC7" w:rsidP="00135CC7">
      <w:pPr>
        <w:pStyle w:val="EndNoteBibliography"/>
      </w:pPr>
      <w:r w:rsidRPr="00135CC7">
        <w:t>Vakalopoulou, M., Bus, N., Karantzalos, K., Paragios, N., 2017. Integrating edge/boundary priors with classification scores for building detection in very high resolution data, 2017 IEEE International Geoscience and Remote Sensing Symposium (IGARSS), pp. 3309-3312.</w:t>
      </w:r>
    </w:p>
    <w:p w14:paraId="5EE81CEB" w14:textId="77777777" w:rsidR="00135CC7" w:rsidRPr="00135CC7" w:rsidRDefault="00135CC7" w:rsidP="00135CC7">
      <w:pPr>
        <w:pStyle w:val="EndNoteBibliography"/>
      </w:pPr>
      <w:r w:rsidRPr="00135CC7">
        <w:t>Valada, A., Oliveira, G., Brox, T., Burgard, W., 2017. Deep Multispectral Semantic Scene Understanding of Forested Environments Using Multimodal Fusion.</w:t>
      </w:r>
    </w:p>
    <w:p w14:paraId="0FFA05E7" w14:textId="77777777" w:rsidR="00135CC7" w:rsidRPr="00135CC7" w:rsidRDefault="00135CC7" w:rsidP="00135CC7">
      <w:pPr>
        <w:pStyle w:val="EndNoteBibliography"/>
      </w:pPr>
      <w:r w:rsidRPr="00135CC7">
        <w:t>Varshney, P.K., Arora, M.K., 2004. Advanced image processing techniques for remotely sensed hyperspectral data. Springer Science &amp; Business Media.</w:t>
      </w:r>
    </w:p>
    <w:p w14:paraId="5DD2A88B" w14:textId="77777777" w:rsidR="00135CC7" w:rsidRPr="00135CC7" w:rsidRDefault="00135CC7" w:rsidP="00135CC7">
      <w:pPr>
        <w:pStyle w:val="EndNoteBibliography"/>
      </w:pPr>
      <w:r w:rsidRPr="00135CC7">
        <w:t>Vaswani, A., Shazeer, N., Parmar, N., Uszkoreit, J., Jones, L., Gomez, A.N., Kaiser, L., Polosukhin, I., 2017. Attention is All you Need, pp. 5998-6008.</w:t>
      </w:r>
    </w:p>
    <w:p w14:paraId="460D9B3E" w14:textId="77777777" w:rsidR="00135CC7" w:rsidRPr="00135CC7" w:rsidRDefault="00135CC7" w:rsidP="00135CC7">
      <w:pPr>
        <w:pStyle w:val="EndNoteBibliography"/>
      </w:pPr>
      <w:r w:rsidRPr="00135CC7">
        <w:t>Vo, A., Truong-Hong, L., Laefer, D.F., Tiede, D., d’Oleire-Oltmanns, S., Baraldi, A., Shimoni, M., Moser, G., Tuia, D., 2016. Processing of Extremely High Resolution LiDAR and RGB Data: Outcome of the 2015 IEEE GRSS Data Fusion Contest—Part B: 3-D Contest. IEEE Journal of Selected Topics in Applied Earth Observations and Remote Sensing 9, 5560-5575.</w:t>
      </w:r>
    </w:p>
    <w:p w14:paraId="6F394A52" w14:textId="77777777" w:rsidR="00135CC7" w:rsidRPr="00135CC7" w:rsidRDefault="00135CC7" w:rsidP="00135CC7">
      <w:pPr>
        <w:pStyle w:val="EndNoteBibliography"/>
      </w:pPr>
      <w:r w:rsidRPr="00135CC7">
        <w:t>Volpi, M., Ferrari, V., 2015. Semantic segmentation of urban scenes by learning local class interactions. IEEE  1-9.</w:t>
      </w:r>
    </w:p>
    <w:p w14:paraId="52FFAD57" w14:textId="77777777" w:rsidR="00135CC7" w:rsidRPr="00135CC7" w:rsidRDefault="00135CC7" w:rsidP="00135CC7">
      <w:pPr>
        <w:pStyle w:val="EndNoteBibliography"/>
      </w:pPr>
      <w:r w:rsidRPr="00135CC7">
        <w:t>Wang, C., Zhang, L., Wei, W., Zhang, Y., 2019. Hyperspectral Image Classification With Data Augmentation and Classifier Fusion. IEEE Geoscience and Remote Sensing Letters, 1-5.</w:t>
      </w:r>
    </w:p>
    <w:p w14:paraId="4D4760B9" w14:textId="77777777" w:rsidR="00135CC7" w:rsidRPr="00135CC7" w:rsidRDefault="00135CC7" w:rsidP="00135CC7">
      <w:pPr>
        <w:pStyle w:val="EndNoteBibliography"/>
      </w:pPr>
      <w:r w:rsidRPr="00135CC7">
        <w:t>Wang, M., Deng, W., 2018. Deep Visual Domain Adaptation: A Survey. arXiv:1802.03601.</w:t>
      </w:r>
    </w:p>
    <w:p w14:paraId="5F307C2A" w14:textId="77777777" w:rsidR="00135CC7" w:rsidRPr="00135CC7" w:rsidRDefault="00135CC7" w:rsidP="00135CC7">
      <w:pPr>
        <w:pStyle w:val="EndNoteBibliography"/>
      </w:pPr>
      <w:r w:rsidRPr="00135CC7">
        <w:t>Wang, P., Chen, P., Yuan, Y., Liu, D., Huang, Z., Hou, X., Cottrell, G., 2018. Understanding Convolution for Semantic Segmentation, 2018 IEEE Winter Conference on Applications of Computer Vision (WACV), pp. 1451-1460.</w:t>
      </w:r>
    </w:p>
    <w:p w14:paraId="2DFC25BB" w14:textId="77777777" w:rsidR="00135CC7" w:rsidRPr="00135CC7" w:rsidRDefault="00135CC7" w:rsidP="00135CC7">
      <w:pPr>
        <w:pStyle w:val="EndNoteBibliography"/>
      </w:pPr>
      <w:r w:rsidRPr="00135CC7">
        <w:t>Wang, S., Bai, M., Mattyus, G., Chu, H., Luo, W., Yang, B., Liang, J., Cheverie, J., Fidler, S., Urtasun, R., 2016. TorontoCity: Seeing the World with a Million Eyes. arXiv.</w:t>
      </w:r>
    </w:p>
    <w:p w14:paraId="64D54B37" w14:textId="77777777" w:rsidR="00135CC7" w:rsidRPr="00135CC7" w:rsidRDefault="00135CC7" w:rsidP="00135CC7">
      <w:pPr>
        <w:pStyle w:val="EndNoteBibliography"/>
      </w:pPr>
      <w:r w:rsidRPr="00135CC7">
        <w:t>Windrim, L., Melkumyan, A., Murphy, R.J., Chlingaryan, A., Ramakrishnan, R., 2018. Pretraining for Hyperspectral Convolutional Neural Network Classification. IEEE Transactions on Geoscience and Remote Sensing 56, 2798-2810.</w:t>
      </w:r>
    </w:p>
    <w:p w14:paraId="203542D9" w14:textId="77777777" w:rsidR="00135CC7" w:rsidRPr="00135CC7" w:rsidRDefault="00135CC7" w:rsidP="00135CC7">
      <w:pPr>
        <w:pStyle w:val="EndNoteBibliography"/>
      </w:pPr>
      <w:r w:rsidRPr="00135CC7">
        <w:t>Wong, S.C., Gatt, A., Stamatescu, V., McDonnell, M.D., 2016. Understanding Data Augmentation for Classification: When to Warp?, 2016 International Conference on Digital Image Computing: Techniques and Applications (DICTA), pp. 1-6.</w:t>
      </w:r>
    </w:p>
    <w:p w14:paraId="2D1E3842" w14:textId="77777777" w:rsidR="00135CC7" w:rsidRPr="00135CC7" w:rsidRDefault="00135CC7" w:rsidP="00135CC7">
      <w:pPr>
        <w:pStyle w:val="EndNoteBibliography"/>
      </w:pPr>
      <w:r w:rsidRPr="00135CC7">
        <w:t>Wu, H., Prasad, S., 2018. Semi-Supervised Deep Learning Using Pseudo Labels for Hyperspectral Image Classification. IEEE Transactions on Image Processing 27, 1259-1270.</w:t>
      </w:r>
    </w:p>
    <w:p w14:paraId="7751BFB7" w14:textId="77777777" w:rsidR="00135CC7" w:rsidRPr="00135CC7" w:rsidRDefault="00135CC7" w:rsidP="00135CC7">
      <w:pPr>
        <w:pStyle w:val="EndNoteBibliography"/>
      </w:pPr>
      <w:r w:rsidRPr="00135CC7">
        <w:t>Wu, Z., Shen, C., van den Hengel, A., 2019. Wider or Deeper: Revisiting the ResNet Model for Visual Recognition. Pattern Recognition 90, 119-133.</w:t>
      </w:r>
    </w:p>
    <w:p w14:paraId="7EF14DB5" w14:textId="77777777" w:rsidR="00135CC7" w:rsidRPr="00135CC7" w:rsidRDefault="00135CC7" w:rsidP="00135CC7">
      <w:pPr>
        <w:pStyle w:val="EndNoteBibliography"/>
      </w:pPr>
      <w:r w:rsidRPr="00135CC7">
        <w:t>Xia, G.-S., Hu, J., Hu, F., Shi, B., Bai, X., Zhong, Y., Zhang, L., 2017. AID: A Benchmark Dataset for Performance Evaluation of Aerial Scene Classification. IEEE Trans. on Geoscience and Remote Sensing 55, 3965 - 3981.</w:t>
      </w:r>
    </w:p>
    <w:p w14:paraId="35D244E4" w14:textId="77777777" w:rsidR="00135CC7" w:rsidRPr="00135CC7" w:rsidRDefault="00135CC7" w:rsidP="00135CC7">
      <w:pPr>
        <w:pStyle w:val="EndNoteBibliography"/>
      </w:pPr>
      <w:r w:rsidRPr="00135CC7">
        <w:t>Xia, G.-S., Yang, W., Delon, J., Gousseau, Y., Sun, H., Maître, H., 2010. Structural High-resolution Satellite Image Indexing. ISPRS Journal of Photogrammetry and Remote Sensing 2, 298-303.</w:t>
      </w:r>
    </w:p>
    <w:p w14:paraId="48A4FFB8" w14:textId="77777777" w:rsidR="00135CC7" w:rsidRPr="00135CC7" w:rsidRDefault="00135CC7" w:rsidP="00135CC7">
      <w:pPr>
        <w:pStyle w:val="EndNoteBibliography"/>
      </w:pPr>
      <w:r w:rsidRPr="00135CC7">
        <w:lastRenderedPageBreak/>
        <w:t>Xiao, J., Owens, A., Torralba, A., 2013. SUN3D: A Database of Big Spaces Reconstructed Using SfM and Object Labels, 2013 IEEE International Conference on Computer Vision, pp. 1625-1632.</w:t>
      </w:r>
    </w:p>
    <w:p w14:paraId="160C02F6" w14:textId="77777777" w:rsidR="00135CC7" w:rsidRPr="00135CC7" w:rsidRDefault="00135CC7" w:rsidP="00135CC7">
      <w:pPr>
        <w:pStyle w:val="EndNoteBibliography"/>
      </w:pPr>
      <w:r w:rsidRPr="00135CC7">
        <w:t>Xiao, T., Liu, Y., Zhou, B., Jiang, Y., Sun, J., 2018. Unified Perceptual Parsing for Scene Understanding.</w:t>
      </w:r>
    </w:p>
    <w:p w14:paraId="084B7252" w14:textId="77777777" w:rsidR="00135CC7" w:rsidRPr="00135CC7" w:rsidRDefault="00135CC7" w:rsidP="00135CC7">
      <w:pPr>
        <w:pStyle w:val="EndNoteBibliography"/>
      </w:pPr>
      <w:r w:rsidRPr="00135CC7">
        <w:t>Xu, X., Li, W., Ran, Q., Du, Q., Gao, L., 2017. Multisource Remote Sensing Data Classification Based on Convolutional Neural Network. IEEE Transactions on Geoscience and Remote Sensing PP, 1-13.</w:t>
      </w:r>
    </w:p>
    <w:p w14:paraId="20894172" w14:textId="77777777" w:rsidR="00135CC7" w:rsidRPr="00135CC7" w:rsidRDefault="00135CC7" w:rsidP="00135CC7">
      <w:pPr>
        <w:pStyle w:val="EndNoteBibliography"/>
      </w:pPr>
      <w:r w:rsidRPr="00135CC7">
        <w:t>Xu, Y., Du, B., Zhang, L., Cerra, D., Pato, M., Carmona, E., Prasad, S., Yokoya, N., Hansch, R., Le Saux, B., 2019. Advanced Multi-Sensor Optical Remote Sensing for Urban Land Use and Land Cover Classification: Outcome of the 2018 IEEE GRSS Data Fusion Contest. IEEE Journal of Selected Topics in Applied Earth Observations and Remote Sensing 12, 1709-1724.</w:t>
      </w:r>
    </w:p>
    <w:p w14:paraId="24CF18B6" w14:textId="77777777" w:rsidR="00135CC7" w:rsidRPr="00135CC7" w:rsidRDefault="00135CC7" w:rsidP="00135CC7">
      <w:pPr>
        <w:pStyle w:val="EndNoteBibliography"/>
      </w:pPr>
      <w:r w:rsidRPr="00135CC7">
        <w:t>Xu, Y., Huang, B., 2014. Spatial and temporal classification of synthetic satellite imagery: land cover mapping and accuracy validation. Geo-spatial Information Science 17, 1-7.</w:t>
      </w:r>
    </w:p>
    <w:p w14:paraId="18C4673D" w14:textId="77777777" w:rsidR="00135CC7" w:rsidRPr="00135CC7" w:rsidRDefault="00135CC7" w:rsidP="00135CC7">
      <w:pPr>
        <w:pStyle w:val="EndNoteBibliography"/>
      </w:pPr>
      <w:r w:rsidRPr="00135CC7">
        <w:t>Yang, C., Wang, Z., 2020. An Ensemble Wasserstein Generative Adversarial Network Method for Road Extraction From High Resolution Remote Sensing Images in Rural Areas. IEEE Access 8, 174317-174324.</w:t>
      </w:r>
    </w:p>
    <w:p w14:paraId="12DC12E6" w14:textId="77777777" w:rsidR="00135CC7" w:rsidRPr="00135CC7" w:rsidRDefault="00135CC7" w:rsidP="00135CC7">
      <w:pPr>
        <w:pStyle w:val="EndNoteBibliography"/>
      </w:pPr>
      <w:r w:rsidRPr="00135CC7">
        <w:t>Yang, G., Song, X., Huang, C., Deng, Z., Shi, J., Zhou, B., 2019. DrivingStereo: A Large-Scale Dataset for Stereo Matching in Autonomous Driving Scenarios, 2019 IEEE/CVF Conference on Computer Vision and Pattern Recognition (CVPR), pp. 899-908.</w:t>
      </w:r>
    </w:p>
    <w:p w14:paraId="42C1A626" w14:textId="77777777" w:rsidR="00135CC7" w:rsidRPr="00135CC7" w:rsidRDefault="00135CC7" w:rsidP="00135CC7">
      <w:pPr>
        <w:pStyle w:val="EndNoteBibliography"/>
      </w:pPr>
      <w:r w:rsidRPr="00135CC7">
        <w:t>Yang, J., Zhao, Y., Chan, J.C., 2017. Learning and Transferring Deep Joint Spectral–Spatial Features for Hyperspectral Classification. IEEE Transactions on Geoscience and Remote Sensing 55, 4729-4742.</w:t>
      </w:r>
    </w:p>
    <w:p w14:paraId="6FAFA2FF" w14:textId="77777777" w:rsidR="00135CC7" w:rsidRPr="00135CC7" w:rsidRDefault="00135CC7" w:rsidP="00135CC7">
      <w:pPr>
        <w:pStyle w:val="EndNoteBibliography"/>
      </w:pPr>
      <w:r w:rsidRPr="00135CC7">
        <w:t>Yang, M., Kun, Y., Zhang, C., Li, Z., Yang, K., 2018. DenseASPP for Semantic Segmentation in Street Scenes.</w:t>
      </w:r>
    </w:p>
    <w:p w14:paraId="34DCC8A6" w14:textId="77777777" w:rsidR="00135CC7" w:rsidRPr="00135CC7" w:rsidRDefault="00135CC7" w:rsidP="00135CC7">
      <w:pPr>
        <w:pStyle w:val="EndNoteBibliography"/>
      </w:pPr>
      <w:r w:rsidRPr="00135CC7">
        <w:t>Yang, X., Zhang, X., Ye, Y., Lau, R.Y.K., Lu, S., Li, X., Huang, X., 2020. Synergistic 2D/3D Convolutional Neural Network for Hyperspectral Image Classification. Remote. Sens. 12, 2033.</w:t>
      </w:r>
    </w:p>
    <w:p w14:paraId="532E5112" w14:textId="77777777" w:rsidR="00135CC7" w:rsidRPr="00135CC7" w:rsidRDefault="00135CC7" w:rsidP="00135CC7">
      <w:pPr>
        <w:pStyle w:val="EndNoteBibliography"/>
      </w:pPr>
      <w:r w:rsidRPr="00135CC7">
        <w:t>Yang, Y., Newsam, S., 2010. Bag-of-visual-words and spatial extensions for land-use classification, Proceedings of the 18th SIGSPATIAL International Conference on Advances in Geographic Information Systems - GIS '10.</w:t>
      </w:r>
    </w:p>
    <w:p w14:paraId="6CC126C3" w14:textId="77777777" w:rsidR="00135CC7" w:rsidRPr="00135CC7" w:rsidRDefault="00135CC7" w:rsidP="00135CC7">
      <w:pPr>
        <w:pStyle w:val="EndNoteBibliography"/>
      </w:pPr>
      <w:r w:rsidRPr="00135CC7">
        <w:t>Yi, Y., Zhang, Z., Zhang, W., Zhang, C., Li, W., Zhao, T., 2019. Semantic Segmentation of Urban Buildings from VHR Remote Sensing Imagery Using a Deep Convolutional Neural Network. MDPI remote sensing 11.</w:t>
      </w:r>
    </w:p>
    <w:p w14:paraId="13930E20" w14:textId="77777777" w:rsidR="00135CC7" w:rsidRPr="00135CC7" w:rsidRDefault="00135CC7" w:rsidP="00135CC7">
      <w:pPr>
        <w:pStyle w:val="EndNoteBibliography"/>
      </w:pPr>
      <w:r w:rsidRPr="00135CC7">
        <w:t>Yosinski, J., Clune, J., Bengio, Y., Lipson, H., 2014. How transferable are features in deep neural networks? arXiv.</w:t>
      </w:r>
    </w:p>
    <w:p w14:paraId="105AC36A" w14:textId="77777777" w:rsidR="00135CC7" w:rsidRPr="00135CC7" w:rsidRDefault="00135CC7" w:rsidP="00135CC7">
      <w:pPr>
        <w:pStyle w:val="EndNoteBibliography"/>
      </w:pPr>
      <w:r w:rsidRPr="00135CC7">
        <w:t>You, K., Long, M., Cao, Z., Wang, J., Jordan, M.I., 2019. Universal Domain Adaptation, 2019 IEEE/CVF Conference on Computer Vision and Pattern Recognition (CVPR), pp. 2715-2724.</w:t>
      </w:r>
    </w:p>
    <w:p w14:paraId="25BB753B" w14:textId="77777777" w:rsidR="00135CC7" w:rsidRPr="00135CC7" w:rsidRDefault="00135CC7" w:rsidP="00135CC7">
      <w:pPr>
        <w:pStyle w:val="EndNoteBibliography"/>
      </w:pPr>
      <w:r w:rsidRPr="00135CC7">
        <w:t>Yu, C., Wang, J., Peng, C., Gao, C., Yu, G., Sang, N., 2018. Learning a Discriminative Feature Network for Semantic Segmentation, 2018 IEEE/CVF Conference on Computer Vision and Pattern Recognition, pp. 1857-1866.</w:t>
      </w:r>
    </w:p>
    <w:p w14:paraId="796CE901" w14:textId="77777777" w:rsidR="00135CC7" w:rsidRPr="00135CC7" w:rsidRDefault="00135CC7" w:rsidP="00135CC7">
      <w:pPr>
        <w:pStyle w:val="EndNoteBibliography"/>
      </w:pPr>
      <w:r w:rsidRPr="00135CC7">
        <w:t>Yu, F., Koltun, V.J.C., 2016. Multi-Scale Context Aggregation by Dilated Convolutions.  abs/1511.07122.</w:t>
      </w:r>
    </w:p>
    <w:p w14:paraId="793D5E2C" w14:textId="77777777" w:rsidR="00135CC7" w:rsidRPr="00135CC7" w:rsidRDefault="00135CC7" w:rsidP="00135CC7">
      <w:pPr>
        <w:pStyle w:val="EndNoteBibliography"/>
      </w:pPr>
      <w:r w:rsidRPr="00135CC7">
        <w:t>Yuan, Y., Chen, X., Wang, J., 2019. Object-Contextual Representations for Semantic Segmentation.</w:t>
      </w:r>
    </w:p>
    <w:p w14:paraId="2779DE3B" w14:textId="77777777" w:rsidR="00135CC7" w:rsidRPr="00135CC7" w:rsidRDefault="00135CC7" w:rsidP="00135CC7">
      <w:pPr>
        <w:pStyle w:val="EndNoteBibliography"/>
      </w:pPr>
      <w:r w:rsidRPr="00135CC7">
        <w:t>Yue, J., Zhao, W., Mao, S., Liu, H., 2015. Spectral–spatial classification of hyperspectral images using deep convolutional neural networks. Remote Sens. Lett. 6, 468–477.</w:t>
      </w:r>
    </w:p>
    <w:p w14:paraId="78C83535" w14:textId="77777777" w:rsidR="00135CC7" w:rsidRPr="00135CC7" w:rsidRDefault="00135CC7" w:rsidP="00135CC7">
      <w:pPr>
        <w:pStyle w:val="EndNoteBibliography"/>
      </w:pPr>
      <w:r w:rsidRPr="00135CC7">
        <w:t>Yun, K., Yu, K., Osborne, J., Eldin, S., Huyen, A., Lu, T., 2019. Improved visible to IR image transformation using synthetic data augmentation with cycle-consistent adversarial networks.</w:t>
      </w:r>
    </w:p>
    <w:p w14:paraId="38D61216" w14:textId="77777777" w:rsidR="00135CC7" w:rsidRPr="00135CC7" w:rsidRDefault="00135CC7" w:rsidP="00135CC7">
      <w:pPr>
        <w:pStyle w:val="EndNoteBibliography"/>
      </w:pPr>
      <w:r w:rsidRPr="00135CC7">
        <w:t>Zhan, Y., Hu, D., Wang, Y., Yu, X., 2018. Semisupervised Hyperspectral Image Classification Based on Generative Adversarial Networks. IEEE Geoscience and Remote Sensing Letters 15, 212-216.</w:t>
      </w:r>
    </w:p>
    <w:p w14:paraId="37EDEB3A" w14:textId="77777777" w:rsidR="00135CC7" w:rsidRPr="00135CC7" w:rsidRDefault="00135CC7" w:rsidP="00135CC7">
      <w:pPr>
        <w:pStyle w:val="EndNoteBibliography"/>
      </w:pPr>
      <w:r w:rsidRPr="00135CC7">
        <w:t>Zhang, C., 2018. Deep Learning for Land Cover and Land Use Classification Lancaster Environment Centre. Lancaster University.</w:t>
      </w:r>
    </w:p>
    <w:p w14:paraId="398FA04D" w14:textId="77777777" w:rsidR="00135CC7" w:rsidRPr="00135CC7" w:rsidRDefault="00135CC7" w:rsidP="00135CC7">
      <w:pPr>
        <w:pStyle w:val="EndNoteBibliography"/>
      </w:pPr>
      <w:r w:rsidRPr="00135CC7">
        <w:lastRenderedPageBreak/>
        <w:t>Zhang, H., Li, Y., Jiang, Y., Wang, P., Shen, Q., Shen, C., 2019. Hyperspectral Classification Based on Lightweight 3-D-CNN With Transfer Learning. IEEE Transactions on Geoscience and Remote Sensing 57, 5813-5828.</w:t>
      </w:r>
    </w:p>
    <w:p w14:paraId="2E1CE309" w14:textId="77777777" w:rsidR="00135CC7" w:rsidRPr="00135CC7" w:rsidRDefault="00135CC7" w:rsidP="00135CC7">
      <w:pPr>
        <w:pStyle w:val="EndNoteBibliography"/>
      </w:pPr>
      <w:r w:rsidRPr="00135CC7">
        <w:t>Zhang, L., Zhang, L., Du, B., 2016a. Deep Learning for Remote Sensing Data: A Technical Tutorial on the State of the Art. IEEE Geoscience and Remote Sensing Magazine 4, 22-40.</w:t>
      </w:r>
    </w:p>
    <w:p w14:paraId="666D7F96" w14:textId="77777777" w:rsidR="00135CC7" w:rsidRPr="00135CC7" w:rsidRDefault="00135CC7" w:rsidP="00135CC7">
      <w:pPr>
        <w:pStyle w:val="EndNoteBibliography"/>
      </w:pPr>
      <w:r w:rsidRPr="00135CC7">
        <w:t>Zhang, L., Zhang, L., Du, B., 2016b. Deep learning for remote sensing data: A technical tutorial on the state of the art. IEEE GEOSCIENCE AND REMOTE SENSING MAGAZINE 4, 22-40.</w:t>
      </w:r>
    </w:p>
    <w:p w14:paraId="5336043D" w14:textId="77777777" w:rsidR="00135CC7" w:rsidRPr="00135CC7" w:rsidRDefault="00135CC7" w:rsidP="00135CC7">
      <w:pPr>
        <w:pStyle w:val="EndNoteBibliography"/>
      </w:pPr>
      <w:r w:rsidRPr="00135CC7">
        <w:t>Zhang, R., Candra, S.A., Vetter, K., Zakhor, A., 2015. Sensor fusion for semantic segmentation of urban scenes, 2015 IEEE International Conference on Robotics and Automation (ICRA), pp. 1850-1857.</w:t>
      </w:r>
    </w:p>
    <w:p w14:paraId="323208F8" w14:textId="77777777" w:rsidR="00135CC7" w:rsidRPr="00135CC7" w:rsidRDefault="00135CC7" w:rsidP="00135CC7">
      <w:pPr>
        <w:pStyle w:val="EndNoteBibliography"/>
      </w:pPr>
      <w:r w:rsidRPr="00135CC7">
        <w:t>Zhang, R., Tang, S., Zhang, Y., Li, J., Yan, S., 2017. Scale-Adaptive Convolutions for Scene Parsing, 2017 IEEE International Conference on Computer Vision (ICCV), pp. 2050-2058.</w:t>
      </w:r>
    </w:p>
    <w:p w14:paraId="35C53220" w14:textId="77777777" w:rsidR="00135CC7" w:rsidRPr="00135CC7" w:rsidRDefault="00135CC7" w:rsidP="00135CC7">
      <w:pPr>
        <w:pStyle w:val="EndNoteBibliography"/>
      </w:pPr>
      <w:r w:rsidRPr="00135CC7">
        <w:t>Zhang, X., Wang, T., Yang, Y., 2020. Hyperspectral image classification based on multi-scale residual network with attention mechanism.</w:t>
      </w:r>
    </w:p>
    <w:p w14:paraId="3B13C314" w14:textId="77777777" w:rsidR="00135CC7" w:rsidRPr="00135CC7" w:rsidRDefault="00135CC7" w:rsidP="00135CC7">
      <w:pPr>
        <w:pStyle w:val="EndNoteBibliography"/>
      </w:pPr>
      <w:r w:rsidRPr="00135CC7">
        <w:t>Zhang, Z., Zhang, X., Peng, C., Cheng, D., Sun, J., 2018. ExFuse: Enhancing Feature Fusion for Semantic Segmentation.</w:t>
      </w:r>
    </w:p>
    <w:p w14:paraId="13F24DEE" w14:textId="77777777" w:rsidR="00135CC7" w:rsidRPr="00135CC7" w:rsidRDefault="00135CC7" w:rsidP="00135CC7">
      <w:pPr>
        <w:pStyle w:val="EndNoteBibliography"/>
      </w:pPr>
      <w:r w:rsidRPr="00135CC7">
        <w:t>Zhao, B., Zhong, Y., Xia, G., Zhang, L., 2016a. Dirichlet-Derived Multiple Topic Scene Classification Model for High Spatial Resolution Remote Sensing Imagery. IEEE Transactions on Geoscience and Remote Sensing 54, 2108-2123.</w:t>
      </w:r>
    </w:p>
    <w:p w14:paraId="28D604CB" w14:textId="77777777" w:rsidR="00135CC7" w:rsidRPr="00135CC7" w:rsidRDefault="00135CC7" w:rsidP="00135CC7">
      <w:pPr>
        <w:pStyle w:val="EndNoteBibliography"/>
      </w:pPr>
      <w:r w:rsidRPr="00135CC7">
        <w:t>Zhao, H., Shi, J., Qi, X., Wang, X., Jia, J., 2017. Pyramid Scene Parsing Network, 2017 IEEE Conference on Computer Vision and Pattern Recognition (CVPR), pp. 6230-6239.</w:t>
      </w:r>
    </w:p>
    <w:p w14:paraId="26874E8B" w14:textId="77777777" w:rsidR="00135CC7" w:rsidRPr="00135CC7" w:rsidRDefault="00135CC7" w:rsidP="00135CC7">
      <w:pPr>
        <w:pStyle w:val="EndNoteBibliography"/>
      </w:pPr>
      <w:r w:rsidRPr="00135CC7">
        <w:t>Zhao, H., Zhang, Y., Liu, S., Shi, J., Loy, C.C., Lin, D., Jia, J., 2018. PSANet: Point-wise Spatial Attention Network for Scene Parsing: 15th European Conference, Munich, Germany, September 8–14, 2018, Proceedings, Part IX, pp. 270-286.</w:t>
      </w:r>
    </w:p>
    <w:p w14:paraId="4A8097C1" w14:textId="77777777" w:rsidR="00135CC7" w:rsidRPr="00135CC7" w:rsidRDefault="00135CC7" w:rsidP="00135CC7">
      <w:pPr>
        <w:pStyle w:val="EndNoteBibliography"/>
      </w:pPr>
      <w:r w:rsidRPr="00135CC7">
        <w:t>Zhao, L., Tang, P., Huo, L., 2016b. Feature significance-based multibag-of-visual-words model for remote sensing image scene classification. Journal of Applied Remote Sensing 10.</w:t>
      </w:r>
    </w:p>
    <w:p w14:paraId="43A8E6D7" w14:textId="77777777" w:rsidR="00135CC7" w:rsidRPr="00135CC7" w:rsidRDefault="00135CC7" w:rsidP="00135CC7">
      <w:pPr>
        <w:pStyle w:val="EndNoteBibliography"/>
      </w:pPr>
      <w:r w:rsidRPr="00135CC7">
        <w:rPr>
          <w:rFonts w:hint="eastAsia"/>
        </w:rPr>
        <w:t xml:space="preserve">Zhen-long, </w:t>
      </w:r>
      <w:r w:rsidRPr="00135CC7">
        <w:rPr>
          <w:rFonts w:hint="eastAsia"/>
        </w:rPr>
        <w:t>杜</w:t>
      </w:r>
      <w:r w:rsidRPr="00135CC7">
        <w:rPr>
          <w:rFonts w:hint="eastAsia"/>
        </w:rPr>
        <w:t xml:space="preserve">., Hai-yang, </w:t>
      </w:r>
      <w:r w:rsidRPr="00135CC7">
        <w:rPr>
          <w:rFonts w:hint="eastAsia"/>
        </w:rPr>
        <w:t>沈</w:t>
      </w:r>
      <w:r w:rsidRPr="00135CC7">
        <w:rPr>
          <w:rFonts w:hint="eastAsia"/>
        </w:rPr>
        <w:t xml:space="preserve">., Guo-mei, </w:t>
      </w:r>
      <w:r w:rsidRPr="00135CC7">
        <w:rPr>
          <w:rFonts w:hint="eastAsia"/>
        </w:rPr>
        <w:t>宋</w:t>
      </w:r>
      <w:r w:rsidRPr="00135CC7">
        <w:rPr>
          <w:rFonts w:hint="eastAsia"/>
        </w:rPr>
        <w:t xml:space="preserve">., Xiao-li, </w:t>
      </w:r>
      <w:r w:rsidRPr="00135CC7">
        <w:rPr>
          <w:rFonts w:hint="eastAsia"/>
        </w:rPr>
        <w:t>李</w:t>
      </w:r>
      <w:r w:rsidRPr="00135CC7">
        <w:rPr>
          <w:rFonts w:hint="eastAsia"/>
        </w:rPr>
        <w:t>., 2019. Image style transfer based on improved CycleGAN. Optics and Precision Engineering 27, 1836-1844.</w:t>
      </w:r>
    </w:p>
    <w:p w14:paraId="56866FFC" w14:textId="77777777" w:rsidR="00135CC7" w:rsidRPr="00135CC7" w:rsidRDefault="00135CC7" w:rsidP="00135CC7">
      <w:pPr>
        <w:pStyle w:val="EndNoteBibliography"/>
      </w:pPr>
      <w:r w:rsidRPr="00135CC7">
        <w:t>Zheng, Q., Chen, J., Huang, P., Hu, R., 2019a. Urban scene semantic segmentation with insufficient labeled data. China Communications 16, 212-221.</w:t>
      </w:r>
    </w:p>
    <w:p w14:paraId="1C960944" w14:textId="77777777" w:rsidR="00135CC7" w:rsidRPr="00135CC7" w:rsidRDefault="00135CC7" w:rsidP="00135CC7">
      <w:pPr>
        <w:pStyle w:val="EndNoteBibliography"/>
      </w:pPr>
      <w:r w:rsidRPr="00135CC7">
        <w:t>Zheng, S., Jayasumana, S., Romera-Paredes, B., Vineet, V., Su, Z., Du, D., Huang, C., Torr, P., 2015. Conditional Random Fields as Recurrent Neural Networks.</w:t>
      </w:r>
    </w:p>
    <w:p w14:paraId="0EECD868" w14:textId="77777777" w:rsidR="00135CC7" w:rsidRPr="00135CC7" w:rsidRDefault="00135CC7" w:rsidP="00135CC7">
      <w:pPr>
        <w:pStyle w:val="EndNoteBibliography"/>
      </w:pPr>
      <w:r w:rsidRPr="00135CC7">
        <w:t>Zheng, Z., Zhong, Y., Wang, J., 2019b. Pop-Net: Encoder-Dual Decoder for Semantic Segmentation and Single-View Height Estimation, IGARSS 2019 - 2019 IEEE International Geoscience and Remote Sensing Symposium, pp. 4963-4966.</w:t>
      </w:r>
    </w:p>
    <w:p w14:paraId="6264755D" w14:textId="77777777" w:rsidR="00135CC7" w:rsidRPr="00135CC7" w:rsidRDefault="00135CC7" w:rsidP="00135CC7">
      <w:pPr>
        <w:pStyle w:val="EndNoteBibliography"/>
      </w:pPr>
      <w:r w:rsidRPr="00135CC7">
        <w:t>Zhong, Z., Li, J., Clausi, D.A., Wong, A., 2020. Generative Adversarial Networks and Conditional Random Fields for Hyperspectral Image Classification. IEEE Trans. Cybern. 50, 3318-3329.</w:t>
      </w:r>
    </w:p>
    <w:p w14:paraId="21D7F8D5" w14:textId="77777777" w:rsidR="00135CC7" w:rsidRPr="00135CC7" w:rsidRDefault="00135CC7" w:rsidP="00135CC7">
      <w:pPr>
        <w:pStyle w:val="EndNoteBibliography"/>
      </w:pPr>
      <w:r w:rsidRPr="00135CC7">
        <w:t>Zhong, Z., Li, J., Luo, Z., Chapman, M., 2018. Spectral–Spatial Residual Network for Hyperspectral Image Classification: A 3-D Deep Learning Framework. IEEE Transactions on Geoscience and Remote Sensing 56, 847-858.</w:t>
      </w:r>
    </w:p>
    <w:p w14:paraId="29C83670" w14:textId="77777777" w:rsidR="00135CC7" w:rsidRPr="00135CC7" w:rsidRDefault="00135CC7" w:rsidP="00135CC7">
      <w:pPr>
        <w:pStyle w:val="EndNoteBibliography"/>
      </w:pPr>
      <w:r w:rsidRPr="00135CC7">
        <w:t>Zhou, B., Zhao, H., Puig, X., Fidler, S., Barriuso, A., Torralba, A., 2017. Scene Parsing through ADE20K Dataset, 2017 IEEE Conference on Computer Vision and Pattern Recognition (CVPR), pp. 5122-5130.</w:t>
      </w:r>
    </w:p>
    <w:p w14:paraId="6983E7C7" w14:textId="77777777" w:rsidR="00135CC7" w:rsidRPr="00135CC7" w:rsidRDefault="00135CC7" w:rsidP="00135CC7">
      <w:pPr>
        <w:pStyle w:val="EndNoteBibliography"/>
      </w:pPr>
      <w:r w:rsidRPr="00135CC7">
        <w:t>Zhou, L., Zhang, C., Wu, M., 2018. D-LinkNet: LinkNet with Pretrained Encoder and Dilated Convolution for High Resolution Satellite Imagery Road Extraction, 2018 IEEE/CVF Conference on Computer Vision and Pattern Recognition Workshops (CVPRW), pp. 192-1924.</w:t>
      </w:r>
    </w:p>
    <w:p w14:paraId="769DBA67" w14:textId="77777777" w:rsidR="00135CC7" w:rsidRPr="00135CC7" w:rsidRDefault="00135CC7" w:rsidP="00135CC7">
      <w:pPr>
        <w:pStyle w:val="EndNoteBibliography"/>
      </w:pPr>
      <w:r w:rsidRPr="00135CC7">
        <w:lastRenderedPageBreak/>
        <w:t>Zhu, L., Chen, Y., Ghamisi, P., Benediktsson, J.A., 2018. Generative Adversarial Networks for Hyperspectral Image Classification. IEEE Trans. Geosci. Remote. Sens. 56, 5046-5063.</w:t>
      </w:r>
    </w:p>
    <w:p w14:paraId="06474C15" w14:textId="77777777" w:rsidR="00135CC7" w:rsidRPr="00135CC7" w:rsidRDefault="00135CC7" w:rsidP="00135CC7">
      <w:pPr>
        <w:pStyle w:val="EndNoteBibliography"/>
      </w:pPr>
      <w:r w:rsidRPr="00135CC7">
        <w:t>Zhu, M., He, Y., He, Q., 2019. A Review of Researches on Deep Learning in Remote Sensing Application. International Journal of Geosciences 10, 1-11.</w:t>
      </w:r>
    </w:p>
    <w:p w14:paraId="083FA97B" w14:textId="77777777" w:rsidR="00135CC7" w:rsidRPr="00135CC7" w:rsidRDefault="00135CC7" w:rsidP="00135CC7">
      <w:pPr>
        <w:pStyle w:val="EndNoteBibliography"/>
      </w:pPr>
      <w:r w:rsidRPr="00135CC7">
        <w:t>Zhu, X.X., Tuia, D., Mou, L., Xia, G., Zhang, L., Xu, F., Fraundorfer, F., 2017. Deep Learning in Remote Sensing: A Comprehensive Review and List of Resources. IEEE Geoscience and Remote Sensing Magazine 5, 8-36.</w:t>
      </w:r>
    </w:p>
    <w:p w14:paraId="27E98224" w14:textId="77777777" w:rsidR="00135CC7" w:rsidRPr="00135CC7" w:rsidRDefault="00135CC7" w:rsidP="00135CC7">
      <w:pPr>
        <w:pStyle w:val="EndNoteBibliography"/>
      </w:pPr>
      <w:r w:rsidRPr="00135CC7">
        <w:t>Zhuo, Y.-F., Wang, Y.-L., 2018. Multilevel Features Fusion in Deep Convolutional Neural Networks, pp. 600-610.</w:t>
      </w:r>
    </w:p>
    <w:p w14:paraId="75490E8C" w14:textId="3011C9C3" w:rsidR="00B379FC" w:rsidRPr="008F601D" w:rsidRDefault="00B40EE1" w:rsidP="00E32FD4">
      <w:pPr>
        <w:ind w:left="360" w:hangingChars="150" w:hanging="360"/>
        <w:rPr>
          <w:rFonts w:ascii="Times New Roman" w:hAnsi="Times New Roman"/>
          <w:sz w:val="24"/>
        </w:rPr>
      </w:pPr>
      <w:r w:rsidRPr="008F601D">
        <w:rPr>
          <w:rFonts w:ascii="Times New Roman" w:hAnsi="Times New Roman"/>
          <w:sz w:val="24"/>
        </w:rPr>
        <w:fldChar w:fldCharType="end"/>
      </w:r>
      <w:commentRangeEnd w:id="585"/>
      <w:r w:rsidR="005A478C" w:rsidRPr="00135CC7">
        <w:rPr>
          <w:rStyle w:val="CommentReference"/>
          <w:rFonts w:ascii="Cambria" w:eastAsia="Cambria" w:hAnsi="Cambria"/>
        </w:rPr>
        <w:commentReference w:id="585"/>
      </w:r>
    </w:p>
    <w:sectPr w:rsidR="00B379FC" w:rsidRPr="008F601D" w:rsidSect="008A17C9">
      <w:footerReference w:type="default" r:id="rId15"/>
      <w:pgSz w:w="11906" w:h="16838" w:code="9"/>
      <w:pgMar w:top="1440" w:right="1800" w:bottom="1440" w:left="1800" w:header="850" w:footer="994"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3" w:author="Administrator" w:date="2020-12-21T22:54:00Z" w:initials="A">
    <w:p w14:paraId="42DC7086" w14:textId="2A33FB6E" w:rsidR="000A49C5" w:rsidRDefault="000A49C5">
      <w:pPr>
        <w:pStyle w:val="CommentText"/>
        <w:rPr>
          <w:rFonts w:eastAsiaTheme="minorEastAsia"/>
        </w:rPr>
      </w:pPr>
      <w:r>
        <w:rPr>
          <w:rStyle w:val="CommentReference"/>
        </w:rPr>
        <w:annotationRef/>
      </w:r>
      <w:r>
        <w:rPr>
          <w:rFonts w:eastAsiaTheme="minorEastAsia" w:hint="eastAsia"/>
        </w:rPr>
        <w:t>The same color with all reference.</w:t>
      </w:r>
    </w:p>
    <w:p w14:paraId="27418507" w14:textId="6BFC14F3" w:rsidR="000A49C5" w:rsidRDefault="000A49C5">
      <w:pPr>
        <w:pStyle w:val="CommentText"/>
        <w:rPr>
          <w:rFonts w:eastAsiaTheme="minorEastAsia"/>
        </w:rPr>
      </w:pPr>
    </w:p>
    <w:p w14:paraId="40BCA51D" w14:textId="69358D3B" w:rsidR="000A49C5" w:rsidRPr="00830725" w:rsidRDefault="000A49C5">
      <w:pPr>
        <w:pStyle w:val="CommentText"/>
        <w:rPr>
          <w:rFonts w:eastAsiaTheme="minorEastAsia"/>
        </w:rPr>
      </w:pPr>
      <w:r w:rsidRPr="008F601D">
        <w:rPr>
          <w:rFonts w:eastAsiaTheme="minorEastAsia"/>
          <w:color w:val="984806" w:themeColor="accent6" w:themeShade="80"/>
        </w:rPr>
        <w:t>Changed color</w:t>
      </w:r>
    </w:p>
  </w:comment>
  <w:comment w:id="159" w:author="Windows User" w:date="2020-12-27T09:10:00Z" w:initials="WU">
    <w:p w14:paraId="0385E33D" w14:textId="4155087D" w:rsidR="000A49C5" w:rsidRDefault="000A49C5">
      <w:pPr>
        <w:pStyle w:val="CommentText"/>
      </w:pPr>
      <w:r>
        <w:rPr>
          <w:rStyle w:val="CommentReference"/>
        </w:rPr>
        <w:annotationRef/>
      </w:r>
      <w:r>
        <w:t xml:space="preserve">Can we support this statement with literature </w:t>
      </w:r>
      <w:proofErr w:type="gramStart"/>
      <w:r>
        <w:t>results.</w:t>
      </w:r>
      <w:proofErr w:type="gramEnd"/>
      <w:r>
        <w:t xml:space="preserve"> Refer to literature for shallow machine learning methods for HSI classification, outline their findings in detail/table here.</w:t>
      </w:r>
    </w:p>
  </w:comment>
  <w:comment w:id="160" w:author="Windows User" w:date="2020-12-27T09:13:00Z" w:initials="WU">
    <w:p w14:paraId="0FB56453" w14:textId="1760CF1B" w:rsidR="000A49C5" w:rsidRDefault="000A49C5">
      <w:pPr>
        <w:pStyle w:val="CommentText"/>
      </w:pPr>
      <w:r>
        <w:rPr>
          <w:rStyle w:val="CommentReference"/>
        </w:rPr>
        <w:annotationRef/>
      </w:r>
      <w:r>
        <w:t xml:space="preserve">Summarize this intense research as table, algorithms used to capture complex features </w:t>
      </w:r>
    </w:p>
  </w:comment>
  <w:comment w:id="161" w:author="Windows User" w:date="2020-12-27T09:13:00Z" w:initials="WU">
    <w:p w14:paraId="4917EA01" w14:textId="35790FB1" w:rsidR="000A49C5" w:rsidRDefault="000A49C5">
      <w:pPr>
        <w:pStyle w:val="CommentText"/>
      </w:pPr>
      <w:r>
        <w:rPr>
          <w:rStyle w:val="CommentReference"/>
        </w:rPr>
        <w:annotationRef/>
      </w:r>
    </w:p>
  </w:comment>
  <w:comment w:id="168" w:author="Windows User" w:date="2020-12-27T09:24:00Z" w:initials="WU">
    <w:p w14:paraId="50A04CDA" w14:textId="37901106" w:rsidR="000A49C5" w:rsidRDefault="000A49C5">
      <w:pPr>
        <w:pStyle w:val="CommentText"/>
      </w:pPr>
      <w:r>
        <w:rPr>
          <w:rStyle w:val="CommentReference"/>
        </w:rPr>
        <w:annotationRef/>
      </w:r>
      <w:r>
        <w:t>Include a table of datasets and their references currently available</w:t>
      </w:r>
    </w:p>
  </w:comment>
  <w:comment w:id="174" w:author="Windows User" w:date="2020-12-27T09:29:00Z" w:initials="WU">
    <w:p w14:paraId="61999AC5" w14:textId="34EEA710" w:rsidR="000A49C5" w:rsidRDefault="000A49C5">
      <w:pPr>
        <w:pStyle w:val="CommentText"/>
      </w:pPr>
      <w:r>
        <w:rPr>
          <w:rStyle w:val="CommentReference"/>
        </w:rPr>
        <w:annotationRef/>
      </w:r>
      <w:r>
        <w:t>Does literature provide any specific domains and lists of datasets needed?</w:t>
      </w:r>
    </w:p>
  </w:comment>
  <w:comment w:id="199" w:author="Windows User" w:date="2020-12-27T09:41:00Z" w:initials="WU">
    <w:p w14:paraId="3A84CED6" w14:textId="389CA7DE" w:rsidR="000A49C5" w:rsidRDefault="000A49C5">
      <w:pPr>
        <w:pStyle w:val="CommentText"/>
      </w:pPr>
      <w:r>
        <w:rPr>
          <w:rStyle w:val="CommentReference"/>
        </w:rPr>
        <w:annotationRef/>
      </w:r>
      <w:r>
        <w:t>I cannot see this picture? Please try to re-insert this picture again.</w:t>
      </w:r>
    </w:p>
  </w:comment>
  <w:comment w:id="200" w:author="Administrator" w:date="2020-12-21T23:28:00Z" w:initials="A">
    <w:p w14:paraId="1DD596BB" w14:textId="5132090C" w:rsidR="000A49C5" w:rsidRDefault="000A49C5">
      <w:pPr>
        <w:pStyle w:val="CommentText"/>
        <w:rPr>
          <w:rFonts w:eastAsiaTheme="minorEastAsia"/>
        </w:rPr>
      </w:pPr>
      <w:r>
        <w:rPr>
          <w:rStyle w:val="CommentReference"/>
        </w:rPr>
        <w:annotationRef/>
      </w:r>
      <w:r>
        <w:rPr>
          <w:rFonts w:eastAsiaTheme="minorEastAsia" w:hint="eastAsia"/>
        </w:rPr>
        <w:t xml:space="preserve">This figure is fuzzy, </w:t>
      </w:r>
      <w:r>
        <w:rPr>
          <w:rFonts w:eastAsiaTheme="minorEastAsia"/>
        </w:rPr>
        <w:t>especially</w:t>
      </w:r>
      <w:r>
        <w:rPr>
          <w:rFonts w:eastAsiaTheme="minorEastAsia" w:hint="eastAsia"/>
        </w:rPr>
        <w:t xml:space="preserve"> the left small annotations. Y</w:t>
      </w:r>
      <w:r>
        <w:rPr>
          <w:rFonts w:eastAsiaTheme="minorEastAsia"/>
        </w:rPr>
        <w:t>o</w:t>
      </w:r>
      <w:r>
        <w:rPr>
          <w:rFonts w:eastAsiaTheme="minorEastAsia" w:hint="eastAsia"/>
        </w:rPr>
        <w:t xml:space="preserve">u should use the original figure </w:t>
      </w:r>
      <w:proofErr w:type="spellStart"/>
      <w:r>
        <w:rPr>
          <w:rFonts w:eastAsiaTheme="minorEastAsia" w:hint="eastAsia"/>
        </w:rPr>
        <w:t>drawed</w:t>
      </w:r>
      <w:proofErr w:type="spellEnd"/>
      <w:r>
        <w:rPr>
          <w:rFonts w:eastAsiaTheme="minorEastAsia" w:hint="eastAsia"/>
        </w:rPr>
        <w:t xml:space="preserve"> by yourself.</w:t>
      </w:r>
    </w:p>
    <w:p w14:paraId="0791FFB2" w14:textId="0B415C19" w:rsidR="000A49C5" w:rsidRDefault="000A49C5">
      <w:pPr>
        <w:pStyle w:val="CommentText"/>
        <w:rPr>
          <w:rFonts w:eastAsiaTheme="minorEastAsia"/>
        </w:rPr>
      </w:pPr>
    </w:p>
    <w:p w14:paraId="6576E5C0" w14:textId="08E46E76" w:rsidR="000A49C5" w:rsidRPr="00815D6C" w:rsidRDefault="000A49C5">
      <w:pPr>
        <w:pStyle w:val="CommentText"/>
        <w:rPr>
          <w:rFonts w:eastAsiaTheme="minorEastAsia"/>
        </w:rPr>
      </w:pPr>
      <w:r w:rsidRPr="004B5775">
        <w:rPr>
          <w:rFonts w:eastAsiaTheme="minorEastAsia"/>
          <w:color w:val="984806" w:themeColor="accent6" w:themeShade="80"/>
        </w:rPr>
        <w:t xml:space="preserve">I </w:t>
      </w:r>
      <w:r>
        <w:rPr>
          <w:rFonts w:eastAsiaTheme="minorEastAsia"/>
          <w:color w:val="984806" w:themeColor="accent6" w:themeShade="80"/>
        </w:rPr>
        <w:t>replaced</w:t>
      </w:r>
      <w:r w:rsidRPr="004B5775">
        <w:rPr>
          <w:rFonts w:eastAsiaTheme="minorEastAsia"/>
          <w:color w:val="984806" w:themeColor="accent6" w:themeShade="80"/>
        </w:rPr>
        <w:t xml:space="preserve"> the image with a higher resolution and better annotated image. </w:t>
      </w:r>
      <w:r>
        <w:rPr>
          <w:rFonts w:eastAsiaTheme="minorEastAsia"/>
          <w:color w:val="984806" w:themeColor="accent6" w:themeShade="80"/>
        </w:rPr>
        <w:t>Inserted figure 1(b)</w:t>
      </w:r>
    </w:p>
  </w:comment>
  <w:comment w:id="201" w:author="Windows User" w:date="2020-12-27T09:43:00Z" w:initials="WU">
    <w:p w14:paraId="7ABD21D4" w14:textId="437AA68E" w:rsidR="000A49C5" w:rsidRDefault="000A49C5">
      <w:pPr>
        <w:pStyle w:val="CommentText"/>
      </w:pPr>
      <w:r>
        <w:rPr>
          <w:rStyle w:val="CommentReference"/>
        </w:rPr>
        <w:annotationRef/>
      </w:r>
      <w:r>
        <w:t>Rewrite this sentence again, I am not able to correlate at all</w:t>
      </w:r>
    </w:p>
    <w:p w14:paraId="53546AEE" w14:textId="77777777" w:rsidR="000A49C5" w:rsidRDefault="000A49C5">
      <w:pPr>
        <w:pStyle w:val="CommentText"/>
      </w:pPr>
    </w:p>
  </w:comment>
  <w:comment w:id="203" w:author="Windows User" w:date="2020-12-27T09:48:00Z" w:initials="WU">
    <w:p w14:paraId="3311DAC7" w14:textId="4F907693" w:rsidR="000A49C5" w:rsidRDefault="000A49C5">
      <w:pPr>
        <w:pStyle w:val="CommentText"/>
      </w:pPr>
      <w:r>
        <w:rPr>
          <w:rStyle w:val="CommentReference"/>
        </w:rPr>
        <w:annotationRef/>
      </w:r>
      <w:r>
        <w:t xml:space="preserve">We also need to provide a table detailing the spectral range of an image + spatial resolution for various </w:t>
      </w:r>
      <w:proofErr w:type="gramStart"/>
      <w:r>
        <w:t>images( urban</w:t>
      </w:r>
      <w:proofErr w:type="gramEnd"/>
      <w:r>
        <w:t xml:space="preserve">, rural, </w:t>
      </w:r>
      <w:proofErr w:type="spellStart"/>
      <w:r>
        <w:t>urban+rural</w:t>
      </w:r>
      <w:proofErr w:type="spellEnd"/>
      <w:r>
        <w:t xml:space="preserve">, night time, ocean, </w:t>
      </w:r>
      <w:proofErr w:type="spellStart"/>
      <w:r>
        <w:t>lake,rivers</w:t>
      </w:r>
      <w:proofErr w:type="spellEnd"/>
      <w:r>
        <w:t>, mountain terrain)</w:t>
      </w:r>
    </w:p>
  </w:comment>
  <w:comment w:id="202" w:author="Windows User" w:date="2020-12-27T09:46:00Z" w:initials="WU">
    <w:p w14:paraId="2477511B" w14:textId="4DFDB183" w:rsidR="000A49C5" w:rsidRDefault="000A49C5">
      <w:pPr>
        <w:pStyle w:val="CommentText"/>
      </w:pPr>
      <w:r>
        <w:rPr>
          <w:rStyle w:val="CommentReference"/>
        </w:rPr>
        <w:annotationRef/>
      </w:r>
      <w:r>
        <w:t xml:space="preserve">Can we describe a flow chart along with the images to illustrate the process and then explain each step </w:t>
      </w:r>
      <w:proofErr w:type="gramStart"/>
      <w:r>
        <w:t>involved.</w:t>
      </w:r>
      <w:proofErr w:type="gramEnd"/>
    </w:p>
  </w:comment>
  <w:comment w:id="204" w:author="Windows User" w:date="2020-12-27T09:53:00Z" w:initials="WU">
    <w:p w14:paraId="11F541AC" w14:textId="5F1BB0B5" w:rsidR="000A49C5" w:rsidRDefault="000A49C5">
      <w:pPr>
        <w:pStyle w:val="CommentText"/>
      </w:pPr>
      <w:r>
        <w:rPr>
          <w:rStyle w:val="CommentReference"/>
        </w:rPr>
        <w:annotationRef/>
      </w:r>
      <w:r>
        <w:t>good</w:t>
      </w:r>
    </w:p>
  </w:comment>
  <w:comment w:id="205" w:author="Windows User" w:date="2020-12-27T09:55:00Z" w:initials="WU">
    <w:p w14:paraId="600AE188" w14:textId="12DA7667" w:rsidR="000A49C5" w:rsidRDefault="000A49C5">
      <w:pPr>
        <w:pStyle w:val="CommentText"/>
      </w:pPr>
      <w:r>
        <w:rPr>
          <w:rStyle w:val="CommentReference"/>
        </w:rPr>
        <w:annotationRef/>
      </w:r>
      <w:r>
        <w:t>refer to the section where you have presented.</w:t>
      </w:r>
    </w:p>
  </w:comment>
  <w:comment w:id="214" w:author="Windows User" w:date="2020-12-27T10:01:00Z" w:initials="WU">
    <w:p w14:paraId="503DE8EB" w14:textId="06C4A737" w:rsidR="000A49C5" w:rsidRDefault="000A49C5">
      <w:pPr>
        <w:pStyle w:val="CommentText"/>
      </w:pPr>
      <w:r>
        <w:rPr>
          <w:rStyle w:val="CommentReference"/>
        </w:rPr>
        <w:annotationRef/>
      </w:r>
      <w:r>
        <w:t xml:space="preserve">Present it as sections and reference here </w:t>
      </w:r>
    </w:p>
  </w:comment>
  <w:comment w:id="259" w:author="Windows User" w:date="2020-12-28T09:20:00Z" w:initials="WU">
    <w:p w14:paraId="12C4F761" w14:textId="384A97DA" w:rsidR="000A49C5" w:rsidRDefault="000A49C5">
      <w:pPr>
        <w:pStyle w:val="CommentText"/>
      </w:pPr>
      <w:r>
        <w:rPr>
          <w:rStyle w:val="CommentReference"/>
        </w:rPr>
        <w:annotationRef/>
      </w:r>
      <w:r>
        <w:t>Please sort these by the year of publishing.</w:t>
      </w:r>
    </w:p>
  </w:comment>
  <w:comment w:id="261" w:author="Windows User" w:date="2020-12-28T09:21:00Z" w:initials="WU">
    <w:p w14:paraId="3187D12C" w14:textId="4926FA0B" w:rsidR="000A49C5" w:rsidRDefault="000A49C5">
      <w:pPr>
        <w:pStyle w:val="CommentText"/>
      </w:pPr>
      <w:r>
        <w:rPr>
          <w:rStyle w:val="CommentReference"/>
        </w:rPr>
        <w:annotationRef/>
      </w:r>
      <w:r>
        <w:t xml:space="preserve">Can you also add another column to download the links/URLs of the dataset or provide reference add them to </w:t>
      </w:r>
      <w:proofErr w:type="gramStart"/>
      <w:r>
        <w:t>reference</w:t>
      </w:r>
      <w:proofErr w:type="gramEnd"/>
    </w:p>
  </w:comment>
  <w:comment w:id="288" w:author="Windows User" w:date="2020-12-28T09:42:00Z" w:initials="WU">
    <w:p w14:paraId="23BB0643" w14:textId="439DA752" w:rsidR="000A49C5" w:rsidRDefault="000A49C5">
      <w:pPr>
        <w:pStyle w:val="CommentText"/>
      </w:pPr>
      <w:r>
        <w:rPr>
          <w:rStyle w:val="CommentReference"/>
        </w:rPr>
        <w:annotationRef/>
      </w:r>
      <w:r>
        <w:t xml:space="preserve">Can we sort these by the year of </w:t>
      </w:r>
      <w:proofErr w:type="gramStart"/>
      <w:r>
        <w:t>publication.</w:t>
      </w:r>
      <w:proofErr w:type="gramEnd"/>
      <w:r>
        <w:t xml:space="preserve"> Simultaneously provide reference download URLs for these datasets. </w:t>
      </w:r>
    </w:p>
  </w:comment>
  <w:comment w:id="338" w:author="Windows User" w:date="2020-12-28T10:40:00Z" w:initials="WU">
    <w:p w14:paraId="2BE1F5C6" w14:textId="0A20DAAC" w:rsidR="000A49C5" w:rsidRDefault="000A49C5">
      <w:pPr>
        <w:pStyle w:val="CommentText"/>
      </w:pPr>
      <w:r>
        <w:rPr>
          <w:rStyle w:val="CommentReference"/>
        </w:rPr>
        <w:annotationRef/>
      </w:r>
      <w:r>
        <w:t xml:space="preserve">Sort it by year, and please add reference </w:t>
      </w:r>
      <w:proofErr w:type="spellStart"/>
      <w:r>
        <w:t>url</w:t>
      </w:r>
      <w:proofErr w:type="spellEnd"/>
      <w:r>
        <w:t xml:space="preserve"> to the reference section. </w:t>
      </w:r>
    </w:p>
  </w:comment>
  <w:comment w:id="397" w:author="Windows User" w:date="2020-12-28T12:08:00Z" w:initials="WU">
    <w:p w14:paraId="51938AC2" w14:textId="7E550A2B" w:rsidR="000A49C5" w:rsidRDefault="000A49C5">
      <w:pPr>
        <w:pStyle w:val="CommentText"/>
      </w:pPr>
      <w:r>
        <w:rPr>
          <w:rStyle w:val="CommentReference"/>
        </w:rPr>
        <w:annotationRef/>
      </w:r>
      <w:r>
        <w:t>Please add data augmentation methods adopted here list them.</w:t>
      </w:r>
    </w:p>
  </w:comment>
  <w:comment w:id="407" w:author="Windows User" w:date="2020-12-28T12:11:00Z" w:initials="WU">
    <w:p w14:paraId="551EAD7B" w14:textId="1CB14507" w:rsidR="000A49C5" w:rsidRDefault="000A49C5">
      <w:pPr>
        <w:pStyle w:val="CommentText"/>
      </w:pPr>
      <w:r>
        <w:rPr>
          <w:rStyle w:val="CommentReference"/>
        </w:rPr>
        <w:annotationRef/>
      </w:r>
      <w:r>
        <w:t xml:space="preserve">Please include the full form of VHR and </w:t>
      </w:r>
      <w:proofErr w:type="gramStart"/>
      <w:r>
        <w:t>then  the</w:t>
      </w:r>
      <w:proofErr w:type="gramEnd"/>
      <w:r>
        <w:t xml:space="preserve"> abbreviation </w:t>
      </w:r>
    </w:p>
  </w:comment>
  <w:comment w:id="459" w:author="Administrator" w:date="2020-12-21T23:33:00Z" w:initials="A">
    <w:p w14:paraId="26043371" w14:textId="06F8EF76" w:rsidR="000A49C5" w:rsidRDefault="000A49C5" w:rsidP="009F513A">
      <w:pPr>
        <w:pStyle w:val="CommentText"/>
        <w:ind w:left="0" w:firstLine="0"/>
        <w:rPr>
          <w:rFonts w:eastAsiaTheme="minorEastAsia"/>
        </w:rPr>
      </w:pPr>
      <w:r>
        <w:rPr>
          <w:rStyle w:val="CommentReference"/>
        </w:rPr>
        <w:annotationRef/>
      </w:r>
      <w:r>
        <w:rPr>
          <w:rFonts w:eastAsiaTheme="minorEastAsia" w:hint="eastAsia"/>
        </w:rPr>
        <w:t>The annotations on the bottom are best to put the right side.</w:t>
      </w:r>
    </w:p>
    <w:p w14:paraId="1707278F" w14:textId="744C19E2" w:rsidR="000A49C5" w:rsidRDefault="000A49C5" w:rsidP="009F513A">
      <w:pPr>
        <w:pStyle w:val="CommentText"/>
        <w:ind w:left="0" w:firstLine="0"/>
        <w:rPr>
          <w:rFonts w:eastAsiaTheme="minorEastAsia"/>
        </w:rPr>
      </w:pPr>
    </w:p>
    <w:p w14:paraId="2689F1F5" w14:textId="15F59C31" w:rsidR="000A49C5" w:rsidRPr="009F513A" w:rsidRDefault="000A49C5" w:rsidP="009F513A">
      <w:pPr>
        <w:pStyle w:val="CommentText"/>
        <w:ind w:left="0" w:firstLine="0"/>
        <w:rPr>
          <w:rFonts w:eastAsiaTheme="minorEastAsia"/>
        </w:rPr>
      </w:pPr>
      <w:r w:rsidRPr="00765AB4">
        <w:rPr>
          <w:rFonts w:eastAsiaTheme="minorEastAsia"/>
          <w:color w:val="984806" w:themeColor="accent6" w:themeShade="80"/>
        </w:rPr>
        <w:t xml:space="preserve">Noted </w:t>
      </w:r>
      <w:r>
        <w:rPr>
          <w:rFonts w:eastAsiaTheme="minorEastAsia"/>
          <w:color w:val="984806" w:themeColor="accent6" w:themeShade="80"/>
        </w:rPr>
        <w:t xml:space="preserve">and changed accordingly. </w:t>
      </w:r>
    </w:p>
  </w:comment>
  <w:comment w:id="480" w:author="Windows User" w:date="2020-12-29T09:08:00Z" w:initials="WU">
    <w:p w14:paraId="732EE3D0" w14:textId="78AEF23F" w:rsidR="000A49C5" w:rsidRDefault="000A49C5">
      <w:pPr>
        <w:pStyle w:val="CommentText"/>
      </w:pPr>
      <w:r>
        <w:rPr>
          <w:rStyle w:val="CommentReference"/>
        </w:rPr>
        <w:annotationRef/>
      </w:r>
      <w:r>
        <w:t>Full form and then abbreviation</w:t>
      </w:r>
    </w:p>
  </w:comment>
  <w:comment w:id="481" w:author="Windows User" w:date="2020-12-29T09:07:00Z" w:initials="WU">
    <w:p w14:paraId="229F371D" w14:textId="33EFA5E1" w:rsidR="000A49C5" w:rsidRDefault="000A49C5">
      <w:pPr>
        <w:pStyle w:val="CommentText"/>
      </w:pPr>
      <w:r>
        <w:rPr>
          <w:rStyle w:val="CommentReference"/>
        </w:rPr>
        <w:annotationRef/>
      </w:r>
      <w:r>
        <w:t>Insert the full form and then the abbreviation</w:t>
      </w:r>
    </w:p>
  </w:comment>
  <w:comment w:id="484" w:author="Windows User" w:date="2020-12-29T09:40:00Z" w:initials="WU">
    <w:p w14:paraId="46F367F7" w14:textId="6890C731" w:rsidR="00F95B7C" w:rsidRDefault="00F95B7C">
      <w:pPr>
        <w:pStyle w:val="CommentText"/>
      </w:pPr>
      <w:r>
        <w:rPr>
          <w:rStyle w:val="CommentReference"/>
        </w:rPr>
        <w:annotationRef/>
      </w:r>
      <w:r>
        <w:t>Full form and then abbreviation please</w:t>
      </w:r>
    </w:p>
  </w:comment>
  <w:comment w:id="491" w:author="Windows User" w:date="2020-12-29T09:41:00Z" w:initials="WU">
    <w:p w14:paraId="77A02845" w14:textId="79319194" w:rsidR="00F95B7C" w:rsidRDefault="00F95B7C">
      <w:pPr>
        <w:pStyle w:val="CommentText"/>
      </w:pPr>
      <w:r>
        <w:rPr>
          <w:rStyle w:val="CommentReference"/>
        </w:rPr>
        <w:annotationRef/>
      </w:r>
      <w:r>
        <w:t>good</w:t>
      </w:r>
    </w:p>
  </w:comment>
  <w:comment w:id="498" w:author="Windows User" w:date="2020-12-29T09:41:00Z" w:initials="WU">
    <w:p w14:paraId="0E4C16B2" w14:textId="6AA3F760" w:rsidR="00F95B7C" w:rsidRDefault="00F95B7C">
      <w:pPr>
        <w:pStyle w:val="CommentText"/>
      </w:pPr>
      <w:r>
        <w:rPr>
          <w:rStyle w:val="CommentReference"/>
        </w:rPr>
        <w:annotationRef/>
      </w:r>
      <w:r>
        <w:t xml:space="preserve">full form and then abbreviations please </w:t>
      </w:r>
    </w:p>
  </w:comment>
  <w:comment w:id="510" w:author="Administrator" w:date="2020-12-21T23:37:00Z" w:initials="A">
    <w:p w14:paraId="5BCFA71C" w14:textId="650696CE" w:rsidR="000A49C5" w:rsidRDefault="000A49C5">
      <w:pPr>
        <w:pStyle w:val="CommentText"/>
        <w:rPr>
          <w:rFonts w:eastAsiaTheme="minorEastAsia"/>
        </w:rPr>
      </w:pPr>
      <w:r>
        <w:rPr>
          <w:rStyle w:val="CommentReference"/>
        </w:rPr>
        <w:annotationRef/>
      </w:r>
      <w:r>
        <w:rPr>
          <w:rFonts w:eastAsiaTheme="minorEastAsia" w:hint="eastAsia"/>
        </w:rPr>
        <w:t xml:space="preserve">Add </w:t>
      </w:r>
      <w:proofErr w:type="spellStart"/>
      <w:r>
        <w:rPr>
          <w:rFonts w:eastAsiaTheme="minorEastAsia" w:hint="eastAsia"/>
        </w:rPr>
        <w:t>severl</w:t>
      </w:r>
      <w:proofErr w:type="spellEnd"/>
      <w:r>
        <w:rPr>
          <w:rFonts w:eastAsiaTheme="minorEastAsia" w:hint="eastAsia"/>
        </w:rPr>
        <w:t xml:space="preserve"> volumes to show the </w:t>
      </w:r>
      <w:r w:rsidRPr="008E3304">
        <w:rPr>
          <w:rFonts w:eastAsiaTheme="minorEastAsia"/>
        </w:rPr>
        <w:t>(</w:t>
      </w:r>
      <w:proofErr w:type="spellStart"/>
      <w:r w:rsidRPr="008E3304">
        <w:rPr>
          <w:rFonts w:eastAsiaTheme="minorEastAsia"/>
        </w:rPr>
        <w:t>mIoU</w:t>
      </w:r>
      <w:proofErr w:type="spellEnd"/>
      <w:r w:rsidRPr="008E3304">
        <w:rPr>
          <w:rFonts w:eastAsiaTheme="minorEastAsia"/>
        </w:rPr>
        <w:t>)</w:t>
      </w:r>
      <w:r>
        <w:rPr>
          <w:rFonts w:eastAsiaTheme="minorEastAsia" w:hint="eastAsia"/>
        </w:rPr>
        <w:t xml:space="preserve"> or OA etc. </w:t>
      </w:r>
      <w:proofErr w:type="spellStart"/>
      <w:r>
        <w:rPr>
          <w:rFonts w:eastAsiaTheme="minorEastAsia" w:hint="eastAsia"/>
        </w:rPr>
        <w:t>metics</w:t>
      </w:r>
      <w:proofErr w:type="spellEnd"/>
      <w:r>
        <w:rPr>
          <w:rFonts w:eastAsiaTheme="minorEastAsia" w:hint="eastAsia"/>
        </w:rPr>
        <w:t>.</w:t>
      </w:r>
    </w:p>
    <w:p w14:paraId="48D43DDE" w14:textId="763E8871" w:rsidR="000A49C5" w:rsidRDefault="000A49C5">
      <w:pPr>
        <w:pStyle w:val="CommentText"/>
        <w:rPr>
          <w:rFonts w:eastAsiaTheme="minorEastAsia"/>
        </w:rPr>
      </w:pPr>
    </w:p>
    <w:p w14:paraId="5805505C" w14:textId="20D15A46" w:rsidR="000A49C5" w:rsidRDefault="000A49C5">
      <w:pPr>
        <w:pStyle w:val="CommentText"/>
        <w:rPr>
          <w:rFonts w:eastAsiaTheme="minorEastAsia"/>
          <w:color w:val="984806" w:themeColor="accent6" w:themeShade="80"/>
        </w:rPr>
      </w:pPr>
      <w:r>
        <w:rPr>
          <w:rFonts w:eastAsiaTheme="minorEastAsia"/>
          <w:color w:val="984806" w:themeColor="accent6" w:themeShade="80"/>
        </w:rPr>
        <w:t xml:space="preserve">Since the </w:t>
      </w:r>
      <w:proofErr w:type="spellStart"/>
      <w:r>
        <w:rPr>
          <w:rFonts w:eastAsiaTheme="minorEastAsia"/>
          <w:color w:val="984806" w:themeColor="accent6" w:themeShade="80"/>
        </w:rPr>
        <w:t>Convets</w:t>
      </w:r>
      <w:proofErr w:type="spellEnd"/>
      <w:r>
        <w:rPr>
          <w:rFonts w:eastAsiaTheme="minorEastAsia"/>
          <w:color w:val="984806" w:themeColor="accent6" w:themeShade="80"/>
        </w:rPr>
        <w:t xml:space="preserve"> are not implemented on same datasets, it will be difficult to illustrate the performance without indicating the datasets they are trained on and adding more training details. </w:t>
      </w:r>
    </w:p>
    <w:p w14:paraId="1A80F03F" w14:textId="3C3EAE39" w:rsidR="000A49C5" w:rsidRDefault="000A49C5">
      <w:pPr>
        <w:pStyle w:val="CommentText"/>
        <w:rPr>
          <w:rFonts w:eastAsiaTheme="minorEastAsia"/>
          <w:color w:val="984806" w:themeColor="accent6" w:themeShade="80"/>
        </w:rPr>
      </w:pPr>
    </w:p>
    <w:p w14:paraId="4BAEA5C9" w14:textId="54A3DFA3" w:rsidR="000A49C5" w:rsidRPr="001B6C47" w:rsidRDefault="000A49C5">
      <w:pPr>
        <w:pStyle w:val="CommentText"/>
        <w:rPr>
          <w:rFonts w:eastAsiaTheme="minorEastAsia"/>
          <w:color w:val="984806" w:themeColor="accent6" w:themeShade="80"/>
        </w:rPr>
      </w:pPr>
      <w:r>
        <w:rPr>
          <w:rFonts w:eastAsiaTheme="minorEastAsia"/>
          <w:color w:val="984806" w:themeColor="accent6" w:themeShade="80"/>
        </w:rPr>
        <w:t xml:space="preserve">I presented the </w:t>
      </w:r>
      <w:proofErr w:type="spellStart"/>
      <w:proofErr w:type="gramStart"/>
      <w:r>
        <w:rPr>
          <w:rFonts w:eastAsiaTheme="minorEastAsia"/>
          <w:color w:val="984806" w:themeColor="accent6" w:themeShade="80"/>
        </w:rPr>
        <w:t>ConvNets</w:t>
      </w:r>
      <w:proofErr w:type="spellEnd"/>
      <w:r>
        <w:rPr>
          <w:rFonts w:eastAsiaTheme="minorEastAsia"/>
          <w:color w:val="984806" w:themeColor="accent6" w:themeShade="80"/>
        </w:rPr>
        <w:t xml:space="preserve">  (</w:t>
      </w:r>
      <w:proofErr w:type="gramEnd"/>
      <w:r>
        <w:rPr>
          <w:rFonts w:eastAsiaTheme="minorEastAsia"/>
          <w:color w:val="984806" w:themeColor="accent6" w:themeShade="80"/>
        </w:rPr>
        <w:t>As samples)</w:t>
      </w:r>
    </w:p>
    <w:p w14:paraId="72CDD410" w14:textId="0E695602" w:rsidR="000A49C5" w:rsidRDefault="000A49C5">
      <w:pPr>
        <w:pStyle w:val="CommentText"/>
        <w:rPr>
          <w:rFonts w:eastAsiaTheme="minorEastAsia"/>
        </w:rPr>
      </w:pPr>
    </w:p>
    <w:p w14:paraId="7A15453E" w14:textId="2B23B68B" w:rsidR="000A49C5" w:rsidRPr="008E3304" w:rsidRDefault="000A49C5">
      <w:pPr>
        <w:pStyle w:val="CommentText"/>
        <w:rPr>
          <w:rFonts w:eastAsiaTheme="minorEastAsia"/>
        </w:rPr>
      </w:pPr>
    </w:p>
  </w:comment>
  <w:comment w:id="518" w:author="Windows User" w:date="2020-12-29T10:32:00Z" w:initials="WU">
    <w:p w14:paraId="35524560" w14:textId="78306AD1" w:rsidR="00AE0BDD" w:rsidRDefault="00AE0BDD">
      <w:pPr>
        <w:pStyle w:val="CommentText"/>
      </w:pPr>
      <w:r>
        <w:rPr>
          <w:rStyle w:val="CommentReference"/>
        </w:rPr>
        <w:annotationRef/>
      </w:r>
      <w:r>
        <w:t>Please add full form and then the abbreviation</w:t>
      </w:r>
    </w:p>
  </w:comment>
  <w:comment w:id="519" w:author="Windows User" w:date="2020-12-29T10:33:00Z" w:initials="WU">
    <w:p w14:paraId="43FF292D" w14:textId="2EB79FB7" w:rsidR="00AE0BDD" w:rsidRDefault="00AE0BDD">
      <w:pPr>
        <w:pStyle w:val="CommentText"/>
      </w:pPr>
      <w:r>
        <w:rPr>
          <w:rStyle w:val="CommentReference"/>
        </w:rPr>
        <w:annotationRef/>
      </w:r>
      <w:r>
        <w:t>Please add full form and then abbreviation</w:t>
      </w:r>
    </w:p>
  </w:comment>
  <w:comment w:id="531" w:author="Windows User" w:date="2020-12-29T11:11:00Z" w:initials="WU">
    <w:p w14:paraId="7AA2FBF3" w14:textId="7FF0B8DC" w:rsidR="002041DE" w:rsidRDefault="002041DE">
      <w:pPr>
        <w:pStyle w:val="CommentText"/>
      </w:pPr>
      <w:r>
        <w:rPr>
          <w:rStyle w:val="CommentReference"/>
        </w:rPr>
        <w:annotationRef/>
      </w:r>
      <w:r>
        <w:t>These metrics should be listed and detailed in a table as they come from long et al.</w:t>
      </w:r>
    </w:p>
  </w:comment>
  <w:comment w:id="532" w:author="Windows User" w:date="2020-12-29T11:08:00Z" w:initials="WU">
    <w:p w14:paraId="06793D08" w14:textId="70AD3E2F" w:rsidR="002041DE" w:rsidRDefault="002041DE">
      <w:pPr>
        <w:pStyle w:val="CommentText"/>
      </w:pPr>
      <w:r>
        <w:rPr>
          <w:rStyle w:val="CommentReference"/>
        </w:rPr>
        <w:annotationRef/>
      </w:r>
      <w:r>
        <w:t xml:space="preserve">Explain what TP, TN, FP and FM stand for </w:t>
      </w:r>
    </w:p>
  </w:comment>
  <w:comment w:id="533" w:author="Windows User" w:date="2020-12-29T11:13:00Z" w:initials="WU">
    <w:p w14:paraId="63293F48" w14:textId="3D3812E6" w:rsidR="00084724" w:rsidRDefault="00084724">
      <w:pPr>
        <w:pStyle w:val="CommentText"/>
      </w:pPr>
      <w:r>
        <w:rPr>
          <w:rStyle w:val="CommentReference"/>
        </w:rPr>
        <w:annotationRef/>
      </w:r>
      <w:r>
        <w:t xml:space="preserve">Please sort them by year of publishing </w:t>
      </w:r>
    </w:p>
  </w:comment>
  <w:comment w:id="534" w:author="Windows User" w:date="2020-12-29T11:33:00Z" w:initials="WU">
    <w:p w14:paraId="0A992CE4" w14:textId="346834CC" w:rsidR="00692C12" w:rsidRDefault="00692C12">
      <w:pPr>
        <w:pStyle w:val="CommentText"/>
      </w:pPr>
      <w:r>
        <w:rPr>
          <w:rStyle w:val="CommentReference"/>
        </w:rPr>
        <w:annotationRef/>
      </w:r>
      <w:r>
        <w:t xml:space="preserve">Can we club all the results with classification as a single table, sorted by </w:t>
      </w:r>
      <w:proofErr w:type="gramStart"/>
      <w:r>
        <w:t>year.</w:t>
      </w:r>
      <w:proofErr w:type="gramEnd"/>
      <w:r>
        <w:t xml:space="preserve"> I mean table 5, 6,7,8,9</w:t>
      </w:r>
      <w:r w:rsidR="00E87DE9">
        <w:t>. We can just add another column for classification.</w:t>
      </w:r>
    </w:p>
  </w:comment>
  <w:comment w:id="535" w:author="Windows User" w:date="2020-12-29T11:13:00Z" w:initials="WU">
    <w:p w14:paraId="1E0BCCCD" w14:textId="65A64647" w:rsidR="00084724" w:rsidRDefault="00084724">
      <w:pPr>
        <w:pStyle w:val="CommentText"/>
      </w:pPr>
      <w:r>
        <w:rPr>
          <w:rStyle w:val="CommentReference"/>
        </w:rPr>
        <w:annotationRef/>
      </w:r>
      <w:r>
        <w:t>Please sort them by year of publication</w:t>
      </w:r>
    </w:p>
  </w:comment>
  <w:comment w:id="537" w:author="Windows User" w:date="2020-12-29T11:16:00Z" w:initials="WU">
    <w:p w14:paraId="365B45F3" w14:textId="02909DBF" w:rsidR="00084724" w:rsidRDefault="00084724">
      <w:pPr>
        <w:pStyle w:val="CommentText"/>
      </w:pPr>
      <w:r>
        <w:rPr>
          <w:rStyle w:val="CommentReference"/>
        </w:rPr>
        <w:annotationRef/>
      </w:r>
      <w:r>
        <w:t>Sort by year</w:t>
      </w:r>
    </w:p>
  </w:comment>
  <w:comment w:id="538" w:author="Windows User" w:date="2020-12-29T11:16:00Z" w:initials="WU">
    <w:p w14:paraId="6E4FDD0C" w14:textId="4B2717EE" w:rsidR="00084724" w:rsidRDefault="00084724">
      <w:pPr>
        <w:pStyle w:val="CommentText"/>
      </w:pPr>
      <w:r>
        <w:rPr>
          <w:rStyle w:val="CommentReference"/>
        </w:rPr>
        <w:annotationRef/>
      </w:r>
      <w:r>
        <w:t>Sort by year</w:t>
      </w:r>
    </w:p>
  </w:comment>
  <w:comment w:id="585" w:author="Administrator" w:date="2020-12-21T23:44:00Z" w:initials="A">
    <w:p w14:paraId="484ABDE7" w14:textId="77777777" w:rsidR="000A49C5" w:rsidRPr="005A478C" w:rsidRDefault="000A49C5">
      <w:pPr>
        <w:pStyle w:val="CommentText"/>
        <w:rPr>
          <w:rFonts w:eastAsiaTheme="minorEastAsia"/>
        </w:rPr>
      </w:pPr>
      <w:r>
        <w:rPr>
          <w:rStyle w:val="CommentReference"/>
        </w:rPr>
        <w:annotationRef/>
      </w:r>
      <w:r>
        <w:rPr>
          <w:rFonts w:eastAsiaTheme="minorEastAsia"/>
        </w:rPr>
        <w:t>Unify</w:t>
      </w:r>
      <w:r>
        <w:rPr>
          <w:rFonts w:eastAsiaTheme="minorEastAsia" w:hint="eastAsia"/>
        </w:rPr>
        <w:t xml:space="preserve"> the standard style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BCA51D" w15:done="0"/>
  <w15:commentEx w15:paraId="0385E33D" w15:done="0"/>
  <w15:commentEx w15:paraId="0FB56453" w15:done="0"/>
  <w15:commentEx w15:paraId="4917EA01" w15:paraIdParent="0FB56453" w15:done="0"/>
  <w15:commentEx w15:paraId="50A04CDA" w15:done="0"/>
  <w15:commentEx w15:paraId="61999AC5" w15:done="0"/>
  <w15:commentEx w15:paraId="3A84CED6" w15:done="0"/>
  <w15:commentEx w15:paraId="6576E5C0" w15:done="0"/>
  <w15:commentEx w15:paraId="53546AEE" w15:done="0"/>
  <w15:commentEx w15:paraId="3311DAC7" w15:done="0"/>
  <w15:commentEx w15:paraId="2477511B" w15:done="0"/>
  <w15:commentEx w15:paraId="11F541AC" w15:done="0"/>
  <w15:commentEx w15:paraId="600AE188" w15:done="0"/>
  <w15:commentEx w15:paraId="503DE8EB" w15:done="0"/>
  <w15:commentEx w15:paraId="12C4F761" w15:done="0"/>
  <w15:commentEx w15:paraId="3187D12C" w15:done="0"/>
  <w15:commentEx w15:paraId="23BB0643" w15:done="0"/>
  <w15:commentEx w15:paraId="2BE1F5C6" w15:done="0"/>
  <w15:commentEx w15:paraId="51938AC2" w15:done="0"/>
  <w15:commentEx w15:paraId="551EAD7B" w15:done="0"/>
  <w15:commentEx w15:paraId="2689F1F5" w15:done="0"/>
  <w15:commentEx w15:paraId="732EE3D0" w15:done="0"/>
  <w15:commentEx w15:paraId="229F371D" w15:done="0"/>
  <w15:commentEx w15:paraId="46F367F7" w15:done="0"/>
  <w15:commentEx w15:paraId="77A02845" w15:done="0"/>
  <w15:commentEx w15:paraId="0E4C16B2" w15:done="0"/>
  <w15:commentEx w15:paraId="7A15453E" w15:done="0"/>
  <w15:commentEx w15:paraId="35524560" w15:done="0"/>
  <w15:commentEx w15:paraId="43FF292D" w15:done="0"/>
  <w15:commentEx w15:paraId="7AA2FBF3" w15:done="0"/>
  <w15:commentEx w15:paraId="06793D08" w15:done="0"/>
  <w15:commentEx w15:paraId="63293F48" w15:done="0"/>
  <w15:commentEx w15:paraId="0A992CE4" w15:done="0"/>
  <w15:commentEx w15:paraId="1E0BCCCD" w15:done="0"/>
  <w15:commentEx w15:paraId="365B45F3" w15:done="0"/>
  <w15:commentEx w15:paraId="6E4FDD0C" w15:done="0"/>
  <w15:commentEx w15:paraId="484ABDE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4B219" w14:textId="77777777" w:rsidR="00AF12E1" w:rsidRDefault="00AF12E1" w:rsidP="00E46606">
      <w:r>
        <w:separator/>
      </w:r>
    </w:p>
  </w:endnote>
  <w:endnote w:type="continuationSeparator" w:id="0">
    <w:p w14:paraId="23D2A919" w14:textId="77777777" w:rsidR="00AF12E1" w:rsidRDefault="00AF12E1" w:rsidP="00E4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imbusRomNo9L-Regu">
    <w:altName w:val="Cambria"/>
    <w:panose1 w:val="00000000000000000000"/>
    <w:charset w:val="00"/>
    <w:family w:val="roman"/>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295435"/>
      <w:docPartObj>
        <w:docPartGallery w:val="Page Numbers (Bottom of Page)"/>
        <w:docPartUnique/>
      </w:docPartObj>
    </w:sdtPr>
    <w:sdtEndPr/>
    <w:sdtContent>
      <w:p w14:paraId="1A609DB6" w14:textId="3B32A177" w:rsidR="000A49C5" w:rsidRDefault="000A49C5">
        <w:pPr>
          <w:pStyle w:val="Footer"/>
          <w:jc w:val="center"/>
        </w:pPr>
        <w:r>
          <w:fldChar w:fldCharType="begin"/>
        </w:r>
        <w:r>
          <w:instrText>PAGE   \* MERGEFORMAT</w:instrText>
        </w:r>
        <w:r>
          <w:fldChar w:fldCharType="separate"/>
        </w:r>
        <w:r w:rsidR="001509F4" w:rsidRPr="001509F4">
          <w:rPr>
            <w:noProof/>
            <w:lang w:val="zh-CN"/>
          </w:rPr>
          <w:t>1</w:t>
        </w:r>
        <w:r>
          <w:rPr>
            <w:noProof/>
            <w:lang w:val="zh-CN"/>
          </w:rPr>
          <w:fldChar w:fldCharType="end"/>
        </w:r>
      </w:p>
    </w:sdtContent>
  </w:sdt>
  <w:p w14:paraId="078F1BB3" w14:textId="77777777" w:rsidR="000A49C5" w:rsidRDefault="000A49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B2EBA" w14:textId="77777777" w:rsidR="00AF12E1" w:rsidRDefault="00AF12E1" w:rsidP="00E46606">
      <w:r>
        <w:separator/>
      </w:r>
    </w:p>
  </w:footnote>
  <w:footnote w:type="continuationSeparator" w:id="0">
    <w:p w14:paraId="5EDE7D74" w14:textId="77777777" w:rsidR="00AF12E1" w:rsidRDefault="00AF12E1" w:rsidP="00E466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6D0FA6D"/>
    <w:multiLevelType w:val="singleLevel"/>
    <w:tmpl w:val="96D0FA6D"/>
    <w:lvl w:ilvl="0">
      <w:start w:val="1"/>
      <w:numFmt w:val="bullet"/>
      <w:lvlText w:val=""/>
      <w:lvlJc w:val="left"/>
      <w:pPr>
        <w:ind w:left="420" w:firstLine="34"/>
      </w:pPr>
      <w:rPr>
        <w:rFonts w:ascii="Wingdings" w:hAnsi="Wingdings" w:hint="default"/>
      </w:rPr>
    </w:lvl>
  </w:abstractNum>
  <w:abstractNum w:abstractNumId="1" w15:restartNumberingAfterBreak="0">
    <w:nsid w:val="DC39B952"/>
    <w:multiLevelType w:val="multilevel"/>
    <w:tmpl w:val="B66AA476"/>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42938A4"/>
    <w:multiLevelType w:val="hybridMultilevel"/>
    <w:tmpl w:val="34668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5417AD"/>
    <w:multiLevelType w:val="multilevel"/>
    <w:tmpl w:val="E8D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C5675"/>
    <w:multiLevelType w:val="hybridMultilevel"/>
    <w:tmpl w:val="016022C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09A24177"/>
    <w:multiLevelType w:val="hybridMultilevel"/>
    <w:tmpl w:val="4EB271FE"/>
    <w:lvl w:ilvl="0" w:tplc="01AC8D32">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30965"/>
    <w:multiLevelType w:val="hybridMultilevel"/>
    <w:tmpl w:val="86E80D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0ACA27FA"/>
    <w:multiLevelType w:val="hybridMultilevel"/>
    <w:tmpl w:val="D436BF92"/>
    <w:lvl w:ilvl="0" w:tplc="04090015">
      <w:start w:val="1"/>
      <w:numFmt w:val="upp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 w15:restartNumberingAfterBreak="0">
    <w:nsid w:val="13D17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C65AD5"/>
    <w:multiLevelType w:val="hybridMultilevel"/>
    <w:tmpl w:val="AD10E18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306EC"/>
    <w:multiLevelType w:val="hybridMultilevel"/>
    <w:tmpl w:val="07967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D1256"/>
    <w:multiLevelType w:val="multilevel"/>
    <w:tmpl w:val="42EA9B40"/>
    <w:lvl w:ilvl="0">
      <w:start w:val="4"/>
      <w:numFmt w:val="decimal"/>
      <w:lvlText w:val="%1"/>
      <w:lvlJc w:val="left"/>
      <w:pPr>
        <w:ind w:left="36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1">
      <w:start w:val="3"/>
      <w:numFmt w:val="decimal"/>
      <w:lvlText w:val="%1.%2"/>
      <w:lvlJc w:val="left"/>
      <w:pPr>
        <w:ind w:left="36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2">
      <w:start w:val="1"/>
      <w:numFmt w:val="decimal"/>
      <w:lvlRestart w:val="0"/>
      <w:lvlText w:val="%1.%2.%3."/>
      <w:lvlJc w:val="left"/>
      <w:pPr>
        <w:ind w:left="1413"/>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strike w:val="0"/>
        <w:dstrike w:val="0"/>
        <w:color w:val="000000"/>
        <w:sz w:val="24"/>
        <w:u w:val="none" w:color="000000"/>
        <w:bdr w:val="none" w:sz="0" w:space="0" w:color="auto"/>
        <w:shd w:val="clear" w:color="auto" w:fill="auto"/>
        <w:vertAlign w:val="baseline"/>
      </w:rPr>
    </w:lvl>
  </w:abstractNum>
  <w:abstractNum w:abstractNumId="12" w15:restartNumberingAfterBreak="0">
    <w:nsid w:val="218942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CB31AD"/>
    <w:multiLevelType w:val="hybridMultilevel"/>
    <w:tmpl w:val="6772E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2756D7"/>
    <w:multiLevelType w:val="hybridMultilevel"/>
    <w:tmpl w:val="8E30385A"/>
    <w:lvl w:ilvl="0" w:tplc="30E2C482">
      <w:start w:val="1"/>
      <w:numFmt w:val="bullet"/>
      <w:lvlText w:val="•"/>
      <w:lvlJc w:val="left"/>
      <w:pPr>
        <w:ind w:left="58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53BA69B2">
      <w:start w:val="1"/>
      <w:numFmt w:val="bullet"/>
      <w:lvlText w:val="o"/>
      <w:lvlJc w:val="left"/>
      <w:pPr>
        <w:ind w:left="142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45EAB288">
      <w:start w:val="1"/>
      <w:numFmt w:val="bullet"/>
      <w:lvlText w:val="▪"/>
      <w:lvlJc w:val="left"/>
      <w:pPr>
        <w:ind w:left="214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A428301C">
      <w:start w:val="1"/>
      <w:numFmt w:val="bullet"/>
      <w:lvlText w:val="•"/>
      <w:lvlJc w:val="left"/>
      <w:pPr>
        <w:ind w:left="286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1CB8260E">
      <w:start w:val="1"/>
      <w:numFmt w:val="bullet"/>
      <w:lvlText w:val="o"/>
      <w:lvlJc w:val="left"/>
      <w:pPr>
        <w:ind w:left="358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486266A8">
      <w:start w:val="1"/>
      <w:numFmt w:val="bullet"/>
      <w:lvlText w:val="▪"/>
      <w:lvlJc w:val="left"/>
      <w:pPr>
        <w:ind w:left="430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B1161192">
      <w:start w:val="1"/>
      <w:numFmt w:val="bullet"/>
      <w:lvlText w:val="•"/>
      <w:lvlJc w:val="left"/>
      <w:pPr>
        <w:ind w:left="502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4D54EECE">
      <w:start w:val="1"/>
      <w:numFmt w:val="bullet"/>
      <w:lvlText w:val="o"/>
      <w:lvlJc w:val="left"/>
      <w:pPr>
        <w:ind w:left="574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0ABAEABE">
      <w:start w:val="1"/>
      <w:numFmt w:val="bullet"/>
      <w:lvlText w:val="▪"/>
      <w:lvlJc w:val="left"/>
      <w:pPr>
        <w:ind w:left="6469"/>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247F4B2A"/>
    <w:multiLevelType w:val="hybridMultilevel"/>
    <w:tmpl w:val="BF28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2B7D17BA"/>
    <w:multiLevelType w:val="hybridMultilevel"/>
    <w:tmpl w:val="99C48994"/>
    <w:lvl w:ilvl="0" w:tplc="0640FD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74548"/>
    <w:multiLevelType w:val="hybridMultilevel"/>
    <w:tmpl w:val="4090413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2EB63859"/>
    <w:multiLevelType w:val="hybridMultilevel"/>
    <w:tmpl w:val="C9A8EBB8"/>
    <w:lvl w:ilvl="0" w:tplc="42B21F4A">
      <w:start w:val="2"/>
      <w:numFmt w:val="decimal"/>
      <w:pStyle w:val="Heading1"/>
      <w:lvlText w:val="%1."/>
      <w:lvlJc w:val="left"/>
      <w:pPr>
        <w:ind w:left="90"/>
      </w:pPr>
      <w:rPr>
        <w:rFonts w:ascii="Cambria" w:eastAsia="SimSun" w:hAnsi="Cambria" w:cs="Cambria" w:hint="eastAsia"/>
        <w:b/>
        <w:i w:val="0"/>
        <w:strike w:val="0"/>
        <w:dstrike w:val="0"/>
        <w:color w:val="000000"/>
        <w:sz w:val="24"/>
        <w:u w:val="none" w:color="000000"/>
        <w:bdr w:val="none" w:sz="0" w:space="0" w:color="auto"/>
        <w:shd w:val="clear" w:color="auto" w:fill="auto"/>
        <w:vertAlign w:val="baseline"/>
      </w:rPr>
    </w:lvl>
    <w:lvl w:ilvl="1" w:tplc="FEA240C4">
      <w:start w:val="1"/>
      <w:numFmt w:val="lowerLetter"/>
      <w:lvlText w:val="%2"/>
      <w:lvlJc w:val="left"/>
      <w:pPr>
        <w:ind w:left="117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00FE85D2">
      <w:start w:val="1"/>
      <w:numFmt w:val="lowerRoman"/>
      <w:lvlText w:val="%3"/>
      <w:lvlJc w:val="left"/>
      <w:pPr>
        <w:ind w:left="189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45F4F204">
      <w:start w:val="1"/>
      <w:numFmt w:val="decimal"/>
      <w:lvlText w:val="%4"/>
      <w:lvlJc w:val="left"/>
      <w:pPr>
        <w:ind w:left="261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10004AD6">
      <w:start w:val="1"/>
      <w:numFmt w:val="lowerLetter"/>
      <w:lvlText w:val="%5"/>
      <w:lvlJc w:val="left"/>
      <w:pPr>
        <w:ind w:left="333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4120B462">
      <w:start w:val="1"/>
      <w:numFmt w:val="lowerRoman"/>
      <w:lvlText w:val="%6"/>
      <w:lvlJc w:val="left"/>
      <w:pPr>
        <w:ind w:left="405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85E40278">
      <w:start w:val="1"/>
      <w:numFmt w:val="decimal"/>
      <w:lvlText w:val="%7"/>
      <w:lvlJc w:val="left"/>
      <w:pPr>
        <w:ind w:left="477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1A5A3A16">
      <w:start w:val="1"/>
      <w:numFmt w:val="lowerLetter"/>
      <w:lvlText w:val="%8"/>
      <w:lvlJc w:val="left"/>
      <w:pPr>
        <w:ind w:left="549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E99EE074">
      <w:start w:val="1"/>
      <w:numFmt w:val="lowerRoman"/>
      <w:lvlText w:val="%9"/>
      <w:lvlJc w:val="left"/>
      <w:pPr>
        <w:ind w:left="621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3947ED8"/>
    <w:multiLevelType w:val="hybridMultilevel"/>
    <w:tmpl w:val="56AC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3" w15:restartNumberingAfterBreak="0">
    <w:nsid w:val="3D594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A6E63"/>
    <w:multiLevelType w:val="hybridMultilevel"/>
    <w:tmpl w:val="9C40F1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D77D8"/>
    <w:multiLevelType w:val="hybridMultilevel"/>
    <w:tmpl w:val="D436BF92"/>
    <w:lvl w:ilvl="0" w:tplc="04090015">
      <w:start w:val="1"/>
      <w:numFmt w:val="upp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15:restartNumberingAfterBreak="0">
    <w:nsid w:val="4C6177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5B300E"/>
    <w:multiLevelType w:val="multilevel"/>
    <w:tmpl w:val="92DC6BFE"/>
    <w:lvl w:ilvl="0">
      <w:start w:val="1"/>
      <w:numFmt w:val="decimal"/>
      <w:lvlText w:val="%1."/>
      <w:lvlJc w:val="left"/>
      <w:pPr>
        <w:ind w:left="360" w:hanging="360"/>
      </w:pPr>
    </w:lvl>
    <w:lvl w:ilvl="1">
      <w:start w:val="1"/>
      <w:numFmt w:val="decimal"/>
      <w:lvlText w:val="%1.%2."/>
      <w:lvlJc w:val="left"/>
      <w:pPr>
        <w:ind w:left="612" w:hanging="432"/>
      </w:pPr>
      <w:rPr>
        <w:b w:val="0"/>
        <w:i/>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B85305"/>
    <w:multiLevelType w:val="hybridMultilevel"/>
    <w:tmpl w:val="21D8C026"/>
    <w:lvl w:ilvl="0" w:tplc="089A54DE">
      <w:start w:val="1"/>
      <w:numFmt w:val="lowerLetter"/>
      <w:lvlText w:val="(%1)"/>
      <w:lvlJc w:val="left"/>
      <w:pPr>
        <w:ind w:left="343" w:hanging="360"/>
      </w:pPr>
      <w:rPr>
        <w:rFonts w:hint="default"/>
      </w:rPr>
    </w:lvl>
    <w:lvl w:ilvl="1" w:tplc="04090019" w:tentative="1">
      <w:start w:val="1"/>
      <w:numFmt w:val="lowerLetter"/>
      <w:lvlText w:val="%2)"/>
      <w:lvlJc w:val="left"/>
      <w:pPr>
        <w:ind w:left="823" w:hanging="420"/>
      </w:pPr>
    </w:lvl>
    <w:lvl w:ilvl="2" w:tplc="0409001B" w:tentative="1">
      <w:start w:val="1"/>
      <w:numFmt w:val="lowerRoman"/>
      <w:lvlText w:val="%3."/>
      <w:lvlJc w:val="right"/>
      <w:pPr>
        <w:ind w:left="1243" w:hanging="420"/>
      </w:pPr>
    </w:lvl>
    <w:lvl w:ilvl="3" w:tplc="0409000F" w:tentative="1">
      <w:start w:val="1"/>
      <w:numFmt w:val="decimal"/>
      <w:lvlText w:val="%4."/>
      <w:lvlJc w:val="left"/>
      <w:pPr>
        <w:ind w:left="1663" w:hanging="420"/>
      </w:pPr>
    </w:lvl>
    <w:lvl w:ilvl="4" w:tplc="04090019" w:tentative="1">
      <w:start w:val="1"/>
      <w:numFmt w:val="lowerLetter"/>
      <w:lvlText w:val="%5)"/>
      <w:lvlJc w:val="left"/>
      <w:pPr>
        <w:ind w:left="2083" w:hanging="420"/>
      </w:pPr>
    </w:lvl>
    <w:lvl w:ilvl="5" w:tplc="0409001B" w:tentative="1">
      <w:start w:val="1"/>
      <w:numFmt w:val="lowerRoman"/>
      <w:lvlText w:val="%6."/>
      <w:lvlJc w:val="right"/>
      <w:pPr>
        <w:ind w:left="2503" w:hanging="420"/>
      </w:pPr>
    </w:lvl>
    <w:lvl w:ilvl="6" w:tplc="0409000F" w:tentative="1">
      <w:start w:val="1"/>
      <w:numFmt w:val="decimal"/>
      <w:lvlText w:val="%7."/>
      <w:lvlJc w:val="left"/>
      <w:pPr>
        <w:ind w:left="2923" w:hanging="420"/>
      </w:pPr>
    </w:lvl>
    <w:lvl w:ilvl="7" w:tplc="04090019" w:tentative="1">
      <w:start w:val="1"/>
      <w:numFmt w:val="lowerLetter"/>
      <w:lvlText w:val="%8)"/>
      <w:lvlJc w:val="left"/>
      <w:pPr>
        <w:ind w:left="3343" w:hanging="420"/>
      </w:pPr>
    </w:lvl>
    <w:lvl w:ilvl="8" w:tplc="0409001B" w:tentative="1">
      <w:start w:val="1"/>
      <w:numFmt w:val="lowerRoman"/>
      <w:lvlText w:val="%9."/>
      <w:lvlJc w:val="right"/>
      <w:pPr>
        <w:ind w:left="3763" w:hanging="420"/>
      </w:pPr>
    </w:lvl>
  </w:abstractNum>
  <w:abstractNum w:abstractNumId="29" w15:restartNumberingAfterBreak="0">
    <w:nsid w:val="53C575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5F7988"/>
    <w:multiLevelType w:val="multilevel"/>
    <w:tmpl w:val="372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5502B"/>
    <w:multiLevelType w:val="multilevel"/>
    <w:tmpl w:val="A30EC45E"/>
    <w:lvl w:ilvl="0">
      <w:start w:val="4"/>
      <w:numFmt w:val="decimal"/>
      <w:lvlText w:val="%1."/>
      <w:lvlJc w:val="left"/>
      <w:pPr>
        <w:ind w:left="540" w:hanging="540"/>
      </w:pPr>
      <w:rPr>
        <w:rFonts w:hint="default"/>
        <w:i/>
      </w:rPr>
    </w:lvl>
    <w:lvl w:ilvl="1">
      <w:start w:val="3"/>
      <w:numFmt w:val="decimal"/>
      <w:lvlText w:val="%1.%2."/>
      <w:lvlJc w:val="left"/>
      <w:pPr>
        <w:ind w:left="1246" w:hanging="540"/>
      </w:pPr>
      <w:rPr>
        <w:rFonts w:hint="default"/>
        <w:i/>
      </w:rPr>
    </w:lvl>
    <w:lvl w:ilvl="2">
      <w:start w:val="2"/>
      <w:numFmt w:val="decimal"/>
      <w:lvlText w:val="%1.%2.%3."/>
      <w:lvlJc w:val="left"/>
      <w:pPr>
        <w:ind w:left="2132" w:hanging="720"/>
      </w:pPr>
      <w:rPr>
        <w:rFonts w:hint="default"/>
        <w:i/>
      </w:rPr>
    </w:lvl>
    <w:lvl w:ilvl="3">
      <w:start w:val="1"/>
      <w:numFmt w:val="decimal"/>
      <w:lvlText w:val="%1.%2.%3.%4."/>
      <w:lvlJc w:val="left"/>
      <w:pPr>
        <w:ind w:left="2838" w:hanging="720"/>
      </w:pPr>
      <w:rPr>
        <w:rFonts w:hint="default"/>
        <w:i/>
      </w:rPr>
    </w:lvl>
    <w:lvl w:ilvl="4">
      <w:start w:val="1"/>
      <w:numFmt w:val="decimal"/>
      <w:lvlText w:val="%1.%2.%3.%4.%5."/>
      <w:lvlJc w:val="left"/>
      <w:pPr>
        <w:ind w:left="3904" w:hanging="1080"/>
      </w:pPr>
      <w:rPr>
        <w:rFonts w:hint="default"/>
        <w:i/>
      </w:rPr>
    </w:lvl>
    <w:lvl w:ilvl="5">
      <w:start w:val="1"/>
      <w:numFmt w:val="decimal"/>
      <w:lvlText w:val="%1.%2.%3.%4.%5.%6."/>
      <w:lvlJc w:val="left"/>
      <w:pPr>
        <w:ind w:left="4610" w:hanging="1080"/>
      </w:pPr>
      <w:rPr>
        <w:rFonts w:hint="default"/>
        <w:i/>
      </w:rPr>
    </w:lvl>
    <w:lvl w:ilvl="6">
      <w:start w:val="1"/>
      <w:numFmt w:val="decimal"/>
      <w:lvlText w:val="%1.%2.%3.%4.%5.%6.%7."/>
      <w:lvlJc w:val="left"/>
      <w:pPr>
        <w:ind w:left="5676" w:hanging="1440"/>
      </w:pPr>
      <w:rPr>
        <w:rFonts w:hint="default"/>
        <w:i/>
      </w:rPr>
    </w:lvl>
    <w:lvl w:ilvl="7">
      <w:start w:val="1"/>
      <w:numFmt w:val="decimal"/>
      <w:lvlText w:val="%1.%2.%3.%4.%5.%6.%7.%8."/>
      <w:lvlJc w:val="left"/>
      <w:pPr>
        <w:ind w:left="6382" w:hanging="1440"/>
      </w:pPr>
      <w:rPr>
        <w:rFonts w:hint="default"/>
        <w:i/>
      </w:rPr>
    </w:lvl>
    <w:lvl w:ilvl="8">
      <w:start w:val="1"/>
      <w:numFmt w:val="decimal"/>
      <w:lvlText w:val="%1.%2.%3.%4.%5.%6.%7.%8.%9."/>
      <w:lvlJc w:val="left"/>
      <w:pPr>
        <w:ind w:left="7448" w:hanging="1800"/>
      </w:pPr>
      <w:rPr>
        <w:rFonts w:hint="default"/>
        <w:i/>
      </w:rPr>
    </w:lvl>
  </w:abstractNum>
  <w:abstractNum w:abstractNumId="32" w15:restartNumberingAfterBreak="0">
    <w:nsid w:val="6026543C"/>
    <w:multiLevelType w:val="hybridMultilevel"/>
    <w:tmpl w:val="774C3BC2"/>
    <w:lvl w:ilvl="0" w:tplc="04090017">
      <w:start w:val="1"/>
      <w:numFmt w:val="lowerLetter"/>
      <w:lvlText w:val="%1)"/>
      <w:lvlJc w:val="left"/>
      <w:pPr>
        <w:ind w:left="1003" w:hanging="360"/>
      </w:pPr>
      <w:rPr>
        <w:rFont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3" w15:restartNumberingAfterBreak="0">
    <w:nsid w:val="626B675D"/>
    <w:multiLevelType w:val="hybridMultilevel"/>
    <w:tmpl w:val="6F08E800"/>
    <w:lvl w:ilvl="0" w:tplc="E6A83892">
      <w:start w:val="1"/>
      <w:numFmt w:val="bullet"/>
      <w:lvlText w:val=""/>
      <w:lvlJc w:val="left"/>
      <w:pPr>
        <w:tabs>
          <w:tab w:val="num" w:pos="720"/>
        </w:tabs>
        <w:ind w:left="720" w:hanging="360"/>
      </w:pPr>
      <w:rPr>
        <w:rFonts w:ascii="Wingdings 2" w:hAnsi="Wingdings 2" w:hint="default"/>
      </w:rPr>
    </w:lvl>
    <w:lvl w:ilvl="1" w:tplc="8CB6A0D8" w:tentative="1">
      <w:start w:val="1"/>
      <w:numFmt w:val="bullet"/>
      <w:lvlText w:val=""/>
      <w:lvlJc w:val="left"/>
      <w:pPr>
        <w:tabs>
          <w:tab w:val="num" w:pos="1440"/>
        </w:tabs>
        <w:ind w:left="1440" w:hanging="360"/>
      </w:pPr>
      <w:rPr>
        <w:rFonts w:ascii="Wingdings 2" w:hAnsi="Wingdings 2" w:hint="default"/>
      </w:rPr>
    </w:lvl>
    <w:lvl w:ilvl="2" w:tplc="07F22C20" w:tentative="1">
      <w:start w:val="1"/>
      <w:numFmt w:val="bullet"/>
      <w:lvlText w:val=""/>
      <w:lvlJc w:val="left"/>
      <w:pPr>
        <w:tabs>
          <w:tab w:val="num" w:pos="2160"/>
        </w:tabs>
        <w:ind w:left="2160" w:hanging="360"/>
      </w:pPr>
      <w:rPr>
        <w:rFonts w:ascii="Wingdings 2" w:hAnsi="Wingdings 2" w:hint="default"/>
      </w:rPr>
    </w:lvl>
    <w:lvl w:ilvl="3" w:tplc="30709642" w:tentative="1">
      <w:start w:val="1"/>
      <w:numFmt w:val="bullet"/>
      <w:lvlText w:val=""/>
      <w:lvlJc w:val="left"/>
      <w:pPr>
        <w:tabs>
          <w:tab w:val="num" w:pos="2880"/>
        </w:tabs>
        <w:ind w:left="2880" w:hanging="360"/>
      </w:pPr>
      <w:rPr>
        <w:rFonts w:ascii="Wingdings 2" w:hAnsi="Wingdings 2" w:hint="default"/>
      </w:rPr>
    </w:lvl>
    <w:lvl w:ilvl="4" w:tplc="D4A0B29A" w:tentative="1">
      <w:start w:val="1"/>
      <w:numFmt w:val="bullet"/>
      <w:lvlText w:val=""/>
      <w:lvlJc w:val="left"/>
      <w:pPr>
        <w:tabs>
          <w:tab w:val="num" w:pos="3600"/>
        </w:tabs>
        <w:ind w:left="3600" w:hanging="360"/>
      </w:pPr>
      <w:rPr>
        <w:rFonts w:ascii="Wingdings 2" w:hAnsi="Wingdings 2" w:hint="default"/>
      </w:rPr>
    </w:lvl>
    <w:lvl w:ilvl="5" w:tplc="6B6EE598" w:tentative="1">
      <w:start w:val="1"/>
      <w:numFmt w:val="bullet"/>
      <w:lvlText w:val=""/>
      <w:lvlJc w:val="left"/>
      <w:pPr>
        <w:tabs>
          <w:tab w:val="num" w:pos="4320"/>
        </w:tabs>
        <w:ind w:left="4320" w:hanging="360"/>
      </w:pPr>
      <w:rPr>
        <w:rFonts w:ascii="Wingdings 2" w:hAnsi="Wingdings 2" w:hint="default"/>
      </w:rPr>
    </w:lvl>
    <w:lvl w:ilvl="6" w:tplc="B6A09370" w:tentative="1">
      <w:start w:val="1"/>
      <w:numFmt w:val="bullet"/>
      <w:lvlText w:val=""/>
      <w:lvlJc w:val="left"/>
      <w:pPr>
        <w:tabs>
          <w:tab w:val="num" w:pos="5040"/>
        </w:tabs>
        <w:ind w:left="5040" w:hanging="360"/>
      </w:pPr>
      <w:rPr>
        <w:rFonts w:ascii="Wingdings 2" w:hAnsi="Wingdings 2" w:hint="default"/>
      </w:rPr>
    </w:lvl>
    <w:lvl w:ilvl="7" w:tplc="CE923332" w:tentative="1">
      <w:start w:val="1"/>
      <w:numFmt w:val="bullet"/>
      <w:lvlText w:val=""/>
      <w:lvlJc w:val="left"/>
      <w:pPr>
        <w:tabs>
          <w:tab w:val="num" w:pos="5760"/>
        </w:tabs>
        <w:ind w:left="5760" w:hanging="360"/>
      </w:pPr>
      <w:rPr>
        <w:rFonts w:ascii="Wingdings 2" w:hAnsi="Wingdings 2" w:hint="default"/>
      </w:rPr>
    </w:lvl>
    <w:lvl w:ilvl="8" w:tplc="7D720AC0"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44904EE"/>
    <w:multiLevelType w:val="hybridMultilevel"/>
    <w:tmpl w:val="55EA48A2"/>
    <w:lvl w:ilvl="0" w:tplc="25801D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4AC68FE"/>
    <w:multiLevelType w:val="hybridMultilevel"/>
    <w:tmpl w:val="AD16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ED05DB"/>
    <w:multiLevelType w:val="hybridMultilevel"/>
    <w:tmpl w:val="5BEE47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9E0C99"/>
    <w:multiLevelType w:val="hybridMultilevel"/>
    <w:tmpl w:val="E64EEE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C03137"/>
    <w:multiLevelType w:val="hybridMultilevel"/>
    <w:tmpl w:val="B10EF9AA"/>
    <w:lvl w:ilvl="0" w:tplc="30E2C482">
      <w:start w:val="1"/>
      <w:numFmt w:val="bullet"/>
      <w:lvlText w:val="•"/>
      <w:lvlJc w:val="left"/>
      <w:pPr>
        <w:ind w:left="630" w:hanging="4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9" w15:restartNumberingAfterBreak="0">
    <w:nsid w:val="680B4674"/>
    <w:multiLevelType w:val="hybridMultilevel"/>
    <w:tmpl w:val="7D4A0A06"/>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688464CA"/>
    <w:multiLevelType w:val="hybridMultilevel"/>
    <w:tmpl w:val="B21426E0"/>
    <w:lvl w:ilvl="0" w:tplc="7C7C3BF0">
      <w:start w:val="1"/>
      <w:numFmt w:val="lowerLetter"/>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C9623D"/>
    <w:multiLevelType w:val="hybridMultilevel"/>
    <w:tmpl w:val="C7AA51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00374"/>
    <w:multiLevelType w:val="hybridMultilevel"/>
    <w:tmpl w:val="0388ECDE"/>
    <w:lvl w:ilvl="0" w:tplc="2C32D0E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3" w15:restartNumberingAfterBreak="0">
    <w:nsid w:val="70F25038"/>
    <w:multiLevelType w:val="multilevel"/>
    <w:tmpl w:val="283E3552"/>
    <w:lvl w:ilvl="0">
      <w:start w:val="4"/>
      <w:numFmt w:val="decimal"/>
      <w:suff w:val="space"/>
      <w:lvlText w:val="%1."/>
      <w:lvlJc w:val="left"/>
      <w:pPr>
        <w:ind w:left="0" w:firstLine="0"/>
      </w:pPr>
      <w:rPr>
        <w:rFonts w:hint="eastAsia"/>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715F1C13"/>
    <w:multiLevelType w:val="hybridMultilevel"/>
    <w:tmpl w:val="8C18202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45" w15:restartNumberingAfterBreak="0">
    <w:nsid w:val="726B3457"/>
    <w:multiLevelType w:val="hybridMultilevel"/>
    <w:tmpl w:val="54F47E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3064C2"/>
    <w:multiLevelType w:val="multilevel"/>
    <w:tmpl w:val="75C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1A5BB5"/>
    <w:multiLevelType w:val="hybridMultilevel"/>
    <w:tmpl w:val="9CDE742A"/>
    <w:lvl w:ilvl="0" w:tplc="D5C0D2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D94943"/>
    <w:multiLevelType w:val="multilevel"/>
    <w:tmpl w:val="BCF6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7"/>
  </w:num>
  <w:num w:numId="4">
    <w:abstractNumId w:val="34"/>
  </w:num>
  <w:num w:numId="5">
    <w:abstractNumId w:val="14"/>
  </w:num>
  <w:num w:numId="6">
    <w:abstractNumId w:val="11"/>
  </w:num>
  <w:num w:numId="7">
    <w:abstractNumId w:val="20"/>
  </w:num>
  <w:num w:numId="8">
    <w:abstractNumId w:val="31"/>
  </w:num>
  <w:num w:numId="9">
    <w:abstractNumId w:val="40"/>
  </w:num>
  <w:num w:numId="10">
    <w:abstractNumId w:val="3"/>
  </w:num>
  <w:num w:numId="11">
    <w:abstractNumId w:val="46"/>
  </w:num>
  <w:num w:numId="12">
    <w:abstractNumId w:val="30"/>
  </w:num>
  <w:num w:numId="13">
    <w:abstractNumId w:val="20"/>
    <w:lvlOverride w:ilvl="0">
      <w:startOverride w:val="5"/>
    </w:lvlOverride>
  </w:num>
  <w:num w:numId="1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3"/>
  </w:num>
  <w:num w:numId="17">
    <w:abstractNumId w:val="38"/>
  </w:num>
  <w:num w:numId="18">
    <w:abstractNumId w:val="42"/>
  </w:num>
  <w:num w:numId="19">
    <w:abstractNumId w:val="28"/>
  </w:num>
  <w:num w:numId="20">
    <w:abstractNumId w:val="48"/>
  </w:num>
  <w:num w:numId="21">
    <w:abstractNumId w:val="17"/>
  </w:num>
  <w:num w:numId="22">
    <w:abstractNumId w:val="22"/>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9"/>
  </w:num>
  <w:num w:numId="27">
    <w:abstractNumId w:val="5"/>
  </w:num>
  <w:num w:numId="28">
    <w:abstractNumId w:val="37"/>
  </w:num>
  <w:num w:numId="29">
    <w:abstractNumId w:val="21"/>
  </w:num>
  <w:num w:numId="30">
    <w:abstractNumId w:val="13"/>
  </w:num>
  <w:num w:numId="31">
    <w:abstractNumId w:val="12"/>
  </w:num>
  <w:num w:numId="32">
    <w:abstractNumId w:val="10"/>
  </w:num>
  <w:num w:numId="33">
    <w:abstractNumId w:val="26"/>
  </w:num>
  <w:num w:numId="34">
    <w:abstractNumId w:val="8"/>
  </w:num>
  <w:num w:numId="35">
    <w:abstractNumId w:val="29"/>
  </w:num>
  <w:num w:numId="36">
    <w:abstractNumId w:val="45"/>
  </w:num>
  <w:num w:numId="37">
    <w:abstractNumId w:val="25"/>
  </w:num>
  <w:num w:numId="38">
    <w:abstractNumId w:val="7"/>
  </w:num>
  <w:num w:numId="39">
    <w:abstractNumId w:val="15"/>
  </w:num>
  <w:num w:numId="40">
    <w:abstractNumId w:val="39"/>
  </w:num>
  <w:num w:numId="41">
    <w:abstractNumId w:val="6"/>
  </w:num>
  <w:num w:numId="42">
    <w:abstractNumId w:val="36"/>
  </w:num>
  <w:num w:numId="43">
    <w:abstractNumId w:val="19"/>
  </w:num>
  <w:num w:numId="44">
    <w:abstractNumId w:val="33"/>
  </w:num>
  <w:num w:numId="45">
    <w:abstractNumId w:val="23"/>
  </w:num>
  <w:num w:numId="46">
    <w:abstractNumId w:val="24"/>
  </w:num>
  <w:num w:numId="47">
    <w:abstractNumId w:val="44"/>
  </w:num>
  <w:num w:numId="48">
    <w:abstractNumId w:val="41"/>
  </w:num>
  <w:num w:numId="49">
    <w:abstractNumId w:val="32"/>
  </w:num>
  <w:num w:numId="50">
    <w:abstractNumId w:val="4"/>
  </w:num>
  <w:num w:numId="51">
    <w:abstractNumId w:val="18"/>
  </w:num>
  <w:num w:numId="52">
    <w:abstractNumId w:val="35"/>
  </w:num>
  <w:numIdMacAtCleanup w:val="5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IwNzQ2NDE1NDU0MjNQ0lEKTi0uzszPAykwqwUAZC1UIywAAAA="/>
    <w:docVar w:name="EN.InstantFormat" w:val="&lt;ENInstantFormat&gt;&lt;Enabled&gt;1&lt;/Enabled&gt;&lt;ScanUnformatted&gt;1&lt;/ScanUnformatted&gt;&lt;ScanChanges&gt;1&lt;/ScanChanges&gt;&lt;Suspended&gt;0&lt;/Suspended&gt;&lt;/ENInstantFormat&gt;"/>
    <w:docVar w:name="EN.Layout" w:val="&lt;ENLayout&gt;&lt;Style&gt;ISPRS J Photogrammetry&lt;/Style&gt;&lt;LeftDelim&gt;{&lt;/LeftDelim&gt;&lt;RightDelim&gt;}&lt;/RightDelim&gt;&lt;FontName&gt;Calibri&lt;/FontName&gt;&lt;FontSize&gt;10&lt;/FontSize&gt;&lt;ReflistTitle&gt;References &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zztt9fztrewoefrsoxzf5nddss0awxvzs0&quot;&gt;26TH PAPER REF Copy 9TH DEC&lt;record-ids&gt;&lt;item&gt;86&lt;/item&gt;&lt;item&gt;93&lt;/item&gt;&lt;item&gt;169&lt;/item&gt;&lt;item&gt;237&lt;/item&gt;&lt;item&gt;240&lt;/item&gt;&lt;item&gt;241&lt;/item&gt;&lt;item&gt;242&lt;/item&gt;&lt;item&gt;245&lt;/item&gt;&lt;item&gt;246&lt;/item&gt;&lt;item&gt;250&lt;/item&gt;&lt;item&gt;252&lt;/item&gt;&lt;item&gt;253&lt;/item&gt;&lt;item&gt;257&lt;/item&gt;&lt;item&gt;259&lt;/item&gt;&lt;item&gt;261&lt;/item&gt;&lt;item&gt;262&lt;/item&gt;&lt;item&gt;263&lt;/item&gt;&lt;item&gt;264&lt;/item&gt;&lt;item&gt;468&lt;/item&gt;&lt;item&gt;495&lt;/item&gt;&lt;item&gt;496&lt;/item&gt;&lt;item&gt;501&lt;/item&gt;&lt;item&gt;503&lt;/item&gt;&lt;item&gt;516&lt;/item&gt;&lt;item&gt;517&lt;/item&gt;&lt;item&gt;522&lt;/item&gt;&lt;item&gt;526&lt;/item&gt;&lt;item&gt;715&lt;/item&gt;&lt;item&gt;722&lt;/item&gt;&lt;item&gt;723&lt;/item&gt;&lt;item&gt;724&lt;/item&gt;&lt;item&gt;725&lt;/item&gt;&lt;item&gt;726&lt;/item&gt;&lt;item&gt;727&lt;/item&gt;&lt;item&gt;728&lt;/item&gt;&lt;item&gt;730&lt;/item&gt;&lt;item&gt;731&lt;/item&gt;&lt;item&gt;732&lt;/item&gt;&lt;item&gt;733&lt;/item&gt;&lt;item&gt;734&lt;/item&gt;&lt;item&gt;735&lt;/item&gt;&lt;item&gt;736&lt;/item&gt;&lt;item&gt;737&lt;/item&gt;&lt;item&gt;738&lt;/item&gt;&lt;item&gt;739&lt;/item&gt;&lt;item&gt;740&lt;/item&gt;&lt;item&gt;744&lt;/item&gt;&lt;item&gt;745&lt;/item&gt;&lt;item&gt;746&lt;/item&gt;&lt;item&gt;747&lt;/item&gt;&lt;item&gt;748&lt;/item&gt;&lt;item&gt;749&lt;/item&gt;&lt;item&gt;750&lt;/item&gt;&lt;item&gt;751&lt;/item&gt;&lt;item&gt;752&lt;/item&gt;&lt;item&gt;753&lt;/item&gt;&lt;item&gt;754&lt;/item&gt;&lt;item&gt;755&lt;/item&gt;&lt;item&gt;756&lt;/item&gt;&lt;item&gt;757&lt;/item&gt;&lt;item&gt;758&lt;/item&gt;&lt;item&gt;759&lt;/item&gt;&lt;item&gt;762&lt;/item&gt;&lt;item&gt;764&lt;/item&gt;&lt;item&gt;766&lt;/item&gt;&lt;item&gt;767&lt;/item&gt;&lt;item&gt;768&lt;/item&gt;&lt;item&gt;769&lt;/item&gt;&lt;item&gt;770&lt;/item&gt;&lt;item&gt;771&lt;/item&gt;&lt;item&gt;772&lt;/item&gt;&lt;item&gt;773&lt;/item&gt;&lt;item&gt;774&lt;/item&gt;&lt;/record-ids&gt;&lt;/item&gt;&lt;/Libraries&gt;"/>
  </w:docVars>
  <w:rsids>
    <w:rsidRoot w:val="006107AF"/>
    <w:rsid w:val="00000A72"/>
    <w:rsid w:val="00000AFF"/>
    <w:rsid w:val="00001820"/>
    <w:rsid w:val="00001995"/>
    <w:rsid w:val="00001B48"/>
    <w:rsid w:val="00003273"/>
    <w:rsid w:val="00003365"/>
    <w:rsid w:val="00003A01"/>
    <w:rsid w:val="00003B20"/>
    <w:rsid w:val="00004F4B"/>
    <w:rsid w:val="00005569"/>
    <w:rsid w:val="00005E00"/>
    <w:rsid w:val="00006C05"/>
    <w:rsid w:val="00007265"/>
    <w:rsid w:val="00007855"/>
    <w:rsid w:val="000113F8"/>
    <w:rsid w:val="000114AD"/>
    <w:rsid w:val="00011A9D"/>
    <w:rsid w:val="00011EEF"/>
    <w:rsid w:val="0001202E"/>
    <w:rsid w:val="0001207A"/>
    <w:rsid w:val="000120A3"/>
    <w:rsid w:val="000120C6"/>
    <w:rsid w:val="000125F1"/>
    <w:rsid w:val="000127C9"/>
    <w:rsid w:val="00012A26"/>
    <w:rsid w:val="00012E77"/>
    <w:rsid w:val="00013563"/>
    <w:rsid w:val="000136C7"/>
    <w:rsid w:val="000137A7"/>
    <w:rsid w:val="00013AC1"/>
    <w:rsid w:val="00013C8F"/>
    <w:rsid w:val="00013D15"/>
    <w:rsid w:val="00013EC2"/>
    <w:rsid w:val="00013FEF"/>
    <w:rsid w:val="00014419"/>
    <w:rsid w:val="000148A5"/>
    <w:rsid w:val="000148EF"/>
    <w:rsid w:val="00015100"/>
    <w:rsid w:val="0001515B"/>
    <w:rsid w:val="000151B7"/>
    <w:rsid w:val="000156CE"/>
    <w:rsid w:val="00015A33"/>
    <w:rsid w:val="00015B65"/>
    <w:rsid w:val="00015C4B"/>
    <w:rsid w:val="00016005"/>
    <w:rsid w:val="00016865"/>
    <w:rsid w:val="00016897"/>
    <w:rsid w:val="00016BD5"/>
    <w:rsid w:val="00016DEB"/>
    <w:rsid w:val="000171EA"/>
    <w:rsid w:val="000171FB"/>
    <w:rsid w:val="000173EA"/>
    <w:rsid w:val="00017652"/>
    <w:rsid w:val="00017A3F"/>
    <w:rsid w:val="00017B1F"/>
    <w:rsid w:val="000204FE"/>
    <w:rsid w:val="000211EE"/>
    <w:rsid w:val="00021468"/>
    <w:rsid w:val="000222FA"/>
    <w:rsid w:val="000225F7"/>
    <w:rsid w:val="000233F5"/>
    <w:rsid w:val="0002424F"/>
    <w:rsid w:val="00024306"/>
    <w:rsid w:val="0002432B"/>
    <w:rsid w:val="000244A7"/>
    <w:rsid w:val="00024B18"/>
    <w:rsid w:val="00025308"/>
    <w:rsid w:val="00025393"/>
    <w:rsid w:val="0002540D"/>
    <w:rsid w:val="000259A5"/>
    <w:rsid w:val="00025B8B"/>
    <w:rsid w:val="000262EA"/>
    <w:rsid w:val="00026612"/>
    <w:rsid w:val="00026B96"/>
    <w:rsid w:val="00027065"/>
    <w:rsid w:val="00027491"/>
    <w:rsid w:val="000276D9"/>
    <w:rsid w:val="00027833"/>
    <w:rsid w:val="00030472"/>
    <w:rsid w:val="000304CF"/>
    <w:rsid w:val="000310C3"/>
    <w:rsid w:val="0003125B"/>
    <w:rsid w:val="000312EC"/>
    <w:rsid w:val="00031F50"/>
    <w:rsid w:val="0003283B"/>
    <w:rsid w:val="00032CA4"/>
    <w:rsid w:val="00032CC2"/>
    <w:rsid w:val="00032E4A"/>
    <w:rsid w:val="00033115"/>
    <w:rsid w:val="00034740"/>
    <w:rsid w:val="000349CD"/>
    <w:rsid w:val="00034E2C"/>
    <w:rsid w:val="00035374"/>
    <w:rsid w:val="0003582B"/>
    <w:rsid w:val="00035A02"/>
    <w:rsid w:val="00035C26"/>
    <w:rsid w:val="00035D7F"/>
    <w:rsid w:val="00036A73"/>
    <w:rsid w:val="0003705A"/>
    <w:rsid w:val="000370C8"/>
    <w:rsid w:val="0003711F"/>
    <w:rsid w:val="00037454"/>
    <w:rsid w:val="00037459"/>
    <w:rsid w:val="000379F0"/>
    <w:rsid w:val="0004022B"/>
    <w:rsid w:val="000409CE"/>
    <w:rsid w:val="00040F0A"/>
    <w:rsid w:val="000415ED"/>
    <w:rsid w:val="00041BBE"/>
    <w:rsid w:val="00041D3B"/>
    <w:rsid w:val="00042142"/>
    <w:rsid w:val="0004276F"/>
    <w:rsid w:val="00042BAB"/>
    <w:rsid w:val="00042C3E"/>
    <w:rsid w:val="00042CCB"/>
    <w:rsid w:val="00043827"/>
    <w:rsid w:val="00043B9C"/>
    <w:rsid w:val="000440D9"/>
    <w:rsid w:val="000446D0"/>
    <w:rsid w:val="0004486E"/>
    <w:rsid w:val="00044BE8"/>
    <w:rsid w:val="00044D48"/>
    <w:rsid w:val="00045A2D"/>
    <w:rsid w:val="00045B35"/>
    <w:rsid w:val="00045DF9"/>
    <w:rsid w:val="0004612A"/>
    <w:rsid w:val="0004622D"/>
    <w:rsid w:val="00046566"/>
    <w:rsid w:val="0004664A"/>
    <w:rsid w:val="00046F5C"/>
    <w:rsid w:val="000473CB"/>
    <w:rsid w:val="00047591"/>
    <w:rsid w:val="00047A4D"/>
    <w:rsid w:val="000502E6"/>
    <w:rsid w:val="00050550"/>
    <w:rsid w:val="000508A4"/>
    <w:rsid w:val="000509D4"/>
    <w:rsid w:val="00050A4D"/>
    <w:rsid w:val="00050E8E"/>
    <w:rsid w:val="00050F34"/>
    <w:rsid w:val="000516F9"/>
    <w:rsid w:val="000518AB"/>
    <w:rsid w:val="00051B6A"/>
    <w:rsid w:val="000525EA"/>
    <w:rsid w:val="00052693"/>
    <w:rsid w:val="000528D0"/>
    <w:rsid w:val="00052A67"/>
    <w:rsid w:val="00052CF9"/>
    <w:rsid w:val="000536A7"/>
    <w:rsid w:val="00053C17"/>
    <w:rsid w:val="00053D1E"/>
    <w:rsid w:val="00054A55"/>
    <w:rsid w:val="00055263"/>
    <w:rsid w:val="000552B6"/>
    <w:rsid w:val="00055726"/>
    <w:rsid w:val="0005572A"/>
    <w:rsid w:val="000557CF"/>
    <w:rsid w:val="00055CA8"/>
    <w:rsid w:val="000567D1"/>
    <w:rsid w:val="00056EA2"/>
    <w:rsid w:val="000578FD"/>
    <w:rsid w:val="00057C08"/>
    <w:rsid w:val="00057D1E"/>
    <w:rsid w:val="00057E39"/>
    <w:rsid w:val="00057E72"/>
    <w:rsid w:val="00060D9A"/>
    <w:rsid w:val="000610CF"/>
    <w:rsid w:val="00061794"/>
    <w:rsid w:val="00062472"/>
    <w:rsid w:val="00062556"/>
    <w:rsid w:val="000625B3"/>
    <w:rsid w:val="00062611"/>
    <w:rsid w:val="000626FA"/>
    <w:rsid w:val="00062E5B"/>
    <w:rsid w:val="00062EA5"/>
    <w:rsid w:val="00063336"/>
    <w:rsid w:val="000634C9"/>
    <w:rsid w:val="0006394E"/>
    <w:rsid w:val="00063A15"/>
    <w:rsid w:val="00063CB1"/>
    <w:rsid w:val="0006444E"/>
    <w:rsid w:val="000650A4"/>
    <w:rsid w:val="000653A2"/>
    <w:rsid w:val="000653AA"/>
    <w:rsid w:val="000654AD"/>
    <w:rsid w:val="00065DCB"/>
    <w:rsid w:val="0006603E"/>
    <w:rsid w:val="000661DD"/>
    <w:rsid w:val="000661FD"/>
    <w:rsid w:val="0006627E"/>
    <w:rsid w:val="00066EB9"/>
    <w:rsid w:val="000672A7"/>
    <w:rsid w:val="000675D0"/>
    <w:rsid w:val="000677FA"/>
    <w:rsid w:val="00067947"/>
    <w:rsid w:val="00067A42"/>
    <w:rsid w:val="00070127"/>
    <w:rsid w:val="000702C6"/>
    <w:rsid w:val="00070600"/>
    <w:rsid w:val="000708FD"/>
    <w:rsid w:val="0007138B"/>
    <w:rsid w:val="000714D8"/>
    <w:rsid w:val="000715B1"/>
    <w:rsid w:val="00071707"/>
    <w:rsid w:val="0007181F"/>
    <w:rsid w:val="000725CE"/>
    <w:rsid w:val="0007266A"/>
    <w:rsid w:val="00072AA5"/>
    <w:rsid w:val="00073663"/>
    <w:rsid w:val="00073706"/>
    <w:rsid w:val="00073FE1"/>
    <w:rsid w:val="00074810"/>
    <w:rsid w:val="000758EA"/>
    <w:rsid w:val="0007637D"/>
    <w:rsid w:val="00077D75"/>
    <w:rsid w:val="00077DE8"/>
    <w:rsid w:val="0008009B"/>
    <w:rsid w:val="00080996"/>
    <w:rsid w:val="000812C6"/>
    <w:rsid w:val="000813A2"/>
    <w:rsid w:val="00081684"/>
    <w:rsid w:val="00081763"/>
    <w:rsid w:val="000819A3"/>
    <w:rsid w:val="00081E86"/>
    <w:rsid w:val="00081FDA"/>
    <w:rsid w:val="00081FFD"/>
    <w:rsid w:val="00082C5A"/>
    <w:rsid w:val="00082E80"/>
    <w:rsid w:val="00083000"/>
    <w:rsid w:val="00083593"/>
    <w:rsid w:val="00083668"/>
    <w:rsid w:val="00083873"/>
    <w:rsid w:val="00083A73"/>
    <w:rsid w:val="00083C59"/>
    <w:rsid w:val="00083D66"/>
    <w:rsid w:val="000843B5"/>
    <w:rsid w:val="000846F4"/>
    <w:rsid w:val="00084724"/>
    <w:rsid w:val="00084A01"/>
    <w:rsid w:val="00084DBC"/>
    <w:rsid w:val="000850EA"/>
    <w:rsid w:val="00085F5F"/>
    <w:rsid w:val="000868F5"/>
    <w:rsid w:val="00087097"/>
    <w:rsid w:val="000875A3"/>
    <w:rsid w:val="000875DB"/>
    <w:rsid w:val="0008778E"/>
    <w:rsid w:val="00087E42"/>
    <w:rsid w:val="000902CA"/>
    <w:rsid w:val="00090757"/>
    <w:rsid w:val="00090B07"/>
    <w:rsid w:val="00091743"/>
    <w:rsid w:val="00091D66"/>
    <w:rsid w:val="00091F99"/>
    <w:rsid w:val="00092CAE"/>
    <w:rsid w:val="00092CDD"/>
    <w:rsid w:val="00092F5D"/>
    <w:rsid w:val="000936FC"/>
    <w:rsid w:val="000938A0"/>
    <w:rsid w:val="000939BA"/>
    <w:rsid w:val="00093B07"/>
    <w:rsid w:val="000941C7"/>
    <w:rsid w:val="00094B79"/>
    <w:rsid w:val="00095FB5"/>
    <w:rsid w:val="00096191"/>
    <w:rsid w:val="000964A9"/>
    <w:rsid w:val="00096B38"/>
    <w:rsid w:val="00097343"/>
    <w:rsid w:val="000978BB"/>
    <w:rsid w:val="00097A59"/>
    <w:rsid w:val="00097ADC"/>
    <w:rsid w:val="000A0530"/>
    <w:rsid w:val="000A0854"/>
    <w:rsid w:val="000A0A40"/>
    <w:rsid w:val="000A0B81"/>
    <w:rsid w:val="000A128C"/>
    <w:rsid w:val="000A1967"/>
    <w:rsid w:val="000A1D51"/>
    <w:rsid w:val="000A2352"/>
    <w:rsid w:val="000A2400"/>
    <w:rsid w:val="000A27BF"/>
    <w:rsid w:val="000A27D2"/>
    <w:rsid w:val="000A301F"/>
    <w:rsid w:val="000A37AD"/>
    <w:rsid w:val="000A3B84"/>
    <w:rsid w:val="000A3FDE"/>
    <w:rsid w:val="000A4803"/>
    <w:rsid w:val="000A49C5"/>
    <w:rsid w:val="000A5775"/>
    <w:rsid w:val="000A6082"/>
    <w:rsid w:val="000A6177"/>
    <w:rsid w:val="000A61BA"/>
    <w:rsid w:val="000A6B86"/>
    <w:rsid w:val="000A7061"/>
    <w:rsid w:val="000A70D3"/>
    <w:rsid w:val="000A7362"/>
    <w:rsid w:val="000A74E7"/>
    <w:rsid w:val="000B0874"/>
    <w:rsid w:val="000B0E85"/>
    <w:rsid w:val="000B0EBE"/>
    <w:rsid w:val="000B1001"/>
    <w:rsid w:val="000B12A2"/>
    <w:rsid w:val="000B1FBF"/>
    <w:rsid w:val="000B1FF1"/>
    <w:rsid w:val="000B2A12"/>
    <w:rsid w:val="000B2B3A"/>
    <w:rsid w:val="000B2DB4"/>
    <w:rsid w:val="000B3C51"/>
    <w:rsid w:val="000B3D1C"/>
    <w:rsid w:val="000B3E62"/>
    <w:rsid w:val="000B4520"/>
    <w:rsid w:val="000B4528"/>
    <w:rsid w:val="000B4B20"/>
    <w:rsid w:val="000B4F80"/>
    <w:rsid w:val="000B5119"/>
    <w:rsid w:val="000B559C"/>
    <w:rsid w:val="000B58FD"/>
    <w:rsid w:val="000B59C3"/>
    <w:rsid w:val="000B5F52"/>
    <w:rsid w:val="000B6774"/>
    <w:rsid w:val="000B6C9E"/>
    <w:rsid w:val="000B6D51"/>
    <w:rsid w:val="000B6EB1"/>
    <w:rsid w:val="000B704F"/>
    <w:rsid w:val="000B77AB"/>
    <w:rsid w:val="000B79D6"/>
    <w:rsid w:val="000B7A5C"/>
    <w:rsid w:val="000C004F"/>
    <w:rsid w:val="000C050C"/>
    <w:rsid w:val="000C0ACD"/>
    <w:rsid w:val="000C150A"/>
    <w:rsid w:val="000C1AC3"/>
    <w:rsid w:val="000C1BAA"/>
    <w:rsid w:val="000C1C75"/>
    <w:rsid w:val="000C1CA5"/>
    <w:rsid w:val="000C27C4"/>
    <w:rsid w:val="000C29BC"/>
    <w:rsid w:val="000C309C"/>
    <w:rsid w:val="000C3936"/>
    <w:rsid w:val="000C3ACB"/>
    <w:rsid w:val="000C4494"/>
    <w:rsid w:val="000C4E5D"/>
    <w:rsid w:val="000C568B"/>
    <w:rsid w:val="000C58F9"/>
    <w:rsid w:val="000C5C6A"/>
    <w:rsid w:val="000C5C93"/>
    <w:rsid w:val="000C5F73"/>
    <w:rsid w:val="000C623F"/>
    <w:rsid w:val="000C697C"/>
    <w:rsid w:val="000C699B"/>
    <w:rsid w:val="000C6A06"/>
    <w:rsid w:val="000C6C7F"/>
    <w:rsid w:val="000C7259"/>
    <w:rsid w:val="000C78F8"/>
    <w:rsid w:val="000D0635"/>
    <w:rsid w:val="000D0CB4"/>
    <w:rsid w:val="000D0F62"/>
    <w:rsid w:val="000D0FD7"/>
    <w:rsid w:val="000D1C21"/>
    <w:rsid w:val="000D2987"/>
    <w:rsid w:val="000D2D3C"/>
    <w:rsid w:val="000D2FBE"/>
    <w:rsid w:val="000D3026"/>
    <w:rsid w:val="000D3A02"/>
    <w:rsid w:val="000D3BCE"/>
    <w:rsid w:val="000D3E32"/>
    <w:rsid w:val="000D4A09"/>
    <w:rsid w:val="000D4E9F"/>
    <w:rsid w:val="000D54DD"/>
    <w:rsid w:val="000D5B19"/>
    <w:rsid w:val="000D5B63"/>
    <w:rsid w:val="000D6426"/>
    <w:rsid w:val="000D679E"/>
    <w:rsid w:val="000D6BEE"/>
    <w:rsid w:val="000D6CE9"/>
    <w:rsid w:val="000D7199"/>
    <w:rsid w:val="000D7242"/>
    <w:rsid w:val="000D7318"/>
    <w:rsid w:val="000D790C"/>
    <w:rsid w:val="000E0CBA"/>
    <w:rsid w:val="000E11E8"/>
    <w:rsid w:val="000E12F0"/>
    <w:rsid w:val="000E1575"/>
    <w:rsid w:val="000E1B5C"/>
    <w:rsid w:val="000E1F78"/>
    <w:rsid w:val="000E2F05"/>
    <w:rsid w:val="000E3283"/>
    <w:rsid w:val="000E3816"/>
    <w:rsid w:val="000E3A7A"/>
    <w:rsid w:val="000E3E16"/>
    <w:rsid w:val="000E4037"/>
    <w:rsid w:val="000E4F59"/>
    <w:rsid w:val="000E5812"/>
    <w:rsid w:val="000E662C"/>
    <w:rsid w:val="000E6EBE"/>
    <w:rsid w:val="000E713D"/>
    <w:rsid w:val="000E7230"/>
    <w:rsid w:val="000E75C2"/>
    <w:rsid w:val="000E7852"/>
    <w:rsid w:val="000F00FB"/>
    <w:rsid w:val="000F04BB"/>
    <w:rsid w:val="000F0AB3"/>
    <w:rsid w:val="000F0FC9"/>
    <w:rsid w:val="000F1168"/>
    <w:rsid w:val="000F13A9"/>
    <w:rsid w:val="000F15B0"/>
    <w:rsid w:val="000F1964"/>
    <w:rsid w:val="000F1ADF"/>
    <w:rsid w:val="000F1BB8"/>
    <w:rsid w:val="000F22C8"/>
    <w:rsid w:val="000F249B"/>
    <w:rsid w:val="000F2E58"/>
    <w:rsid w:val="000F3758"/>
    <w:rsid w:val="000F37B1"/>
    <w:rsid w:val="000F3909"/>
    <w:rsid w:val="000F3D83"/>
    <w:rsid w:val="000F4629"/>
    <w:rsid w:val="000F4F2A"/>
    <w:rsid w:val="000F5114"/>
    <w:rsid w:val="000F5B0E"/>
    <w:rsid w:val="000F5B5E"/>
    <w:rsid w:val="000F5F70"/>
    <w:rsid w:val="000F6011"/>
    <w:rsid w:val="000F6460"/>
    <w:rsid w:val="000F6992"/>
    <w:rsid w:val="000F6F47"/>
    <w:rsid w:val="000F768C"/>
    <w:rsid w:val="000F7D13"/>
    <w:rsid w:val="000F7F38"/>
    <w:rsid w:val="00100DC9"/>
    <w:rsid w:val="00100F81"/>
    <w:rsid w:val="00101106"/>
    <w:rsid w:val="00101370"/>
    <w:rsid w:val="001014E8"/>
    <w:rsid w:val="00101C73"/>
    <w:rsid w:val="0010203C"/>
    <w:rsid w:val="001023AF"/>
    <w:rsid w:val="00102519"/>
    <w:rsid w:val="001027CF"/>
    <w:rsid w:val="00102AC8"/>
    <w:rsid w:val="00102E2B"/>
    <w:rsid w:val="00102E7E"/>
    <w:rsid w:val="00102F77"/>
    <w:rsid w:val="0010321C"/>
    <w:rsid w:val="00103579"/>
    <w:rsid w:val="0010372D"/>
    <w:rsid w:val="001037CD"/>
    <w:rsid w:val="001038E3"/>
    <w:rsid w:val="00103AE5"/>
    <w:rsid w:val="00103CA0"/>
    <w:rsid w:val="001040D8"/>
    <w:rsid w:val="0010412F"/>
    <w:rsid w:val="001044A8"/>
    <w:rsid w:val="00104775"/>
    <w:rsid w:val="00104A45"/>
    <w:rsid w:val="001068E9"/>
    <w:rsid w:val="00106AF8"/>
    <w:rsid w:val="00106BA1"/>
    <w:rsid w:val="001070C7"/>
    <w:rsid w:val="00107103"/>
    <w:rsid w:val="001075FB"/>
    <w:rsid w:val="00107966"/>
    <w:rsid w:val="00107F14"/>
    <w:rsid w:val="001100A0"/>
    <w:rsid w:val="00110595"/>
    <w:rsid w:val="00110892"/>
    <w:rsid w:val="001108B6"/>
    <w:rsid w:val="00110F02"/>
    <w:rsid w:val="00110F46"/>
    <w:rsid w:val="00111402"/>
    <w:rsid w:val="00111949"/>
    <w:rsid w:val="00111C14"/>
    <w:rsid w:val="00111E86"/>
    <w:rsid w:val="00112288"/>
    <w:rsid w:val="00112814"/>
    <w:rsid w:val="00112D73"/>
    <w:rsid w:val="00112E77"/>
    <w:rsid w:val="00112F87"/>
    <w:rsid w:val="001137A4"/>
    <w:rsid w:val="001140B9"/>
    <w:rsid w:val="001141E3"/>
    <w:rsid w:val="001143D3"/>
    <w:rsid w:val="00114739"/>
    <w:rsid w:val="0011481A"/>
    <w:rsid w:val="0011500B"/>
    <w:rsid w:val="0011500D"/>
    <w:rsid w:val="0011509A"/>
    <w:rsid w:val="0011550A"/>
    <w:rsid w:val="00115575"/>
    <w:rsid w:val="00115C1F"/>
    <w:rsid w:val="00115F34"/>
    <w:rsid w:val="00115FAF"/>
    <w:rsid w:val="00116118"/>
    <w:rsid w:val="00116729"/>
    <w:rsid w:val="00116D94"/>
    <w:rsid w:val="00117A90"/>
    <w:rsid w:val="00117E77"/>
    <w:rsid w:val="001207E4"/>
    <w:rsid w:val="001208B8"/>
    <w:rsid w:val="001209F2"/>
    <w:rsid w:val="00120AB6"/>
    <w:rsid w:val="001212DA"/>
    <w:rsid w:val="00121908"/>
    <w:rsid w:val="00122130"/>
    <w:rsid w:val="00122223"/>
    <w:rsid w:val="0012231B"/>
    <w:rsid w:val="001227FC"/>
    <w:rsid w:val="0012284C"/>
    <w:rsid w:val="00122ACE"/>
    <w:rsid w:val="00122DC2"/>
    <w:rsid w:val="00123653"/>
    <w:rsid w:val="00123ECA"/>
    <w:rsid w:val="00124119"/>
    <w:rsid w:val="001242DD"/>
    <w:rsid w:val="001244A5"/>
    <w:rsid w:val="001245F1"/>
    <w:rsid w:val="00124E46"/>
    <w:rsid w:val="00124E99"/>
    <w:rsid w:val="00125E81"/>
    <w:rsid w:val="00127168"/>
    <w:rsid w:val="00127298"/>
    <w:rsid w:val="001274B1"/>
    <w:rsid w:val="00127BE2"/>
    <w:rsid w:val="00127EE5"/>
    <w:rsid w:val="0013043A"/>
    <w:rsid w:val="0013057C"/>
    <w:rsid w:val="00130D4E"/>
    <w:rsid w:val="00131443"/>
    <w:rsid w:val="00131AAF"/>
    <w:rsid w:val="00131FE2"/>
    <w:rsid w:val="00132414"/>
    <w:rsid w:val="001327D6"/>
    <w:rsid w:val="00132907"/>
    <w:rsid w:val="00132F78"/>
    <w:rsid w:val="001335A3"/>
    <w:rsid w:val="00133DB1"/>
    <w:rsid w:val="00133EA1"/>
    <w:rsid w:val="001346D8"/>
    <w:rsid w:val="00134CDD"/>
    <w:rsid w:val="00135239"/>
    <w:rsid w:val="0013574D"/>
    <w:rsid w:val="00135861"/>
    <w:rsid w:val="00135CC7"/>
    <w:rsid w:val="00136619"/>
    <w:rsid w:val="00136BF4"/>
    <w:rsid w:val="00136D71"/>
    <w:rsid w:val="00137A32"/>
    <w:rsid w:val="00140773"/>
    <w:rsid w:val="00140B8B"/>
    <w:rsid w:val="00140BDF"/>
    <w:rsid w:val="00140D76"/>
    <w:rsid w:val="001412AB"/>
    <w:rsid w:val="0014286A"/>
    <w:rsid w:val="00142AA4"/>
    <w:rsid w:val="00142C52"/>
    <w:rsid w:val="00142CB0"/>
    <w:rsid w:val="00143C8B"/>
    <w:rsid w:val="00143E83"/>
    <w:rsid w:val="001447F5"/>
    <w:rsid w:val="00144F10"/>
    <w:rsid w:val="0014553F"/>
    <w:rsid w:val="0014565E"/>
    <w:rsid w:val="001456CF"/>
    <w:rsid w:val="00145F78"/>
    <w:rsid w:val="0014602F"/>
    <w:rsid w:val="0014642F"/>
    <w:rsid w:val="001465E6"/>
    <w:rsid w:val="0015089D"/>
    <w:rsid w:val="001508F1"/>
    <w:rsid w:val="001508F2"/>
    <w:rsid w:val="001509F4"/>
    <w:rsid w:val="00150A19"/>
    <w:rsid w:val="00151812"/>
    <w:rsid w:val="001519CB"/>
    <w:rsid w:val="00152105"/>
    <w:rsid w:val="00152C2E"/>
    <w:rsid w:val="001546F1"/>
    <w:rsid w:val="00154A09"/>
    <w:rsid w:val="00154BD2"/>
    <w:rsid w:val="00155936"/>
    <w:rsid w:val="00155C09"/>
    <w:rsid w:val="00156A97"/>
    <w:rsid w:val="00157111"/>
    <w:rsid w:val="00157CF9"/>
    <w:rsid w:val="0016003F"/>
    <w:rsid w:val="001604D1"/>
    <w:rsid w:val="001607B3"/>
    <w:rsid w:val="001608E3"/>
    <w:rsid w:val="00160910"/>
    <w:rsid w:val="00160B18"/>
    <w:rsid w:val="001610A5"/>
    <w:rsid w:val="00161326"/>
    <w:rsid w:val="00161676"/>
    <w:rsid w:val="001616EF"/>
    <w:rsid w:val="00161DFA"/>
    <w:rsid w:val="001627C4"/>
    <w:rsid w:val="00162A19"/>
    <w:rsid w:val="00162F77"/>
    <w:rsid w:val="001636B0"/>
    <w:rsid w:val="00163A1C"/>
    <w:rsid w:val="00163A26"/>
    <w:rsid w:val="00163E41"/>
    <w:rsid w:val="00163F3C"/>
    <w:rsid w:val="001641FD"/>
    <w:rsid w:val="001649D6"/>
    <w:rsid w:val="00164AC3"/>
    <w:rsid w:val="001653BF"/>
    <w:rsid w:val="001655A3"/>
    <w:rsid w:val="001656B0"/>
    <w:rsid w:val="0016577C"/>
    <w:rsid w:val="00165785"/>
    <w:rsid w:val="00165BC1"/>
    <w:rsid w:val="00165C14"/>
    <w:rsid w:val="00165C5F"/>
    <w:rsid w:val="00165D18"/>
    <w:rsid w:val="00165E97"/>
    <w:rsid w:val="00166214"/>
    <w:rsid w:val="0016641E"/>
    <w:rsid w:val="00166BBE"/>
    <w:rsid w:val="00166D64"/>
    <w:rsid w:val="00170177"/>
    <w:rsid w:val="001705C7"/>
    <w:rsid w:val="00171637"/>
    <w:rsid w:val="00171A88"/>
    <w:rsid w:val="00171ACE"/>
    <w:rsid w:val="00171FA7"/>
    <w:rsid w:val="00172176"/>
    <w:rsid w:val="001721B1"/>
    <w:rsid w:val="001725D9"/>
    <w:rsid w:val="0017298D"/>
    <w:rsid w:val="0017308E"/>
    <w:rsid w:val="0017395E"/>
    <w:rsid w:val="00173BFF"/>
    <w:rsid w:val="00173F96"/>
    <w:rsid w:val="00174122"/>
    <w:rsid w:val="00174770"/>
    <w:rsid w:val="00174E20"/>
    <w:rsid w:val="00175479"/>
    <w:rsid w:val="00175EAE"/>
    <w:rsid w:val="00176C5C"/>
    <w:rsid w:val="00176F84"/>
    <w:rsid w:val="00177557"/>
    <w:rsid w:val="0017763A"/>
    <w:rsid w:val="00177929"/>
    <w:rsid w:val="00177D6B"/>
    <w:rsid w:val="00177F00"/>
    <w:rsid w:val="00180A9C"/>
    <w:rsid w:val="00180C1E"/>
    <w:rsid w:val="001812E9"/>
    <w:rsid w:val="00182250"/>
    <w:rsid w:val="001823C5"/>
    <w:rsid w:val="0018244D"/>
    <w:rsid w:val="001825C1"/>
    <w:rsid w:val="001826A1"/>
    <w:rsid w:val="00182B6A"/>
    <w:rsid w:val="00182FA0"/>
    <w:rsid w:val="00183BAE"/>
    <w:rsid w:val="001849E4"/>
    <w:rsid w:val="00184D17"/>
    <w:rsid w:val="00184EED"/>
    <w:rsid w:val="00185569"/>
    <w:rsid w:val="0018625B"/>
    <w:rsid w:val="00186415"/>
    <w:rsid w:val="00187E12"/>
    <w:rsid w:val="00190349"/>
    <w:rsid w:val="00190DB2"/>
    <w:rsid w:val="00190FE5"/>
    <w:rsid w:val="001917B7"/>
    <w:rsid w:val="00191814"/>
    <w:rsid w:val="00191F1D"/>
    <w:rsid w:val="00192169"/>
    <w:rsid w:val="00193041"/>
    <w:rsid w:val="001937AD"/>
    <w:rsid w:val="001938C1"/>
    <w:rsid w:val="00193E01"/>
    <w:rsid w:val="00194C4C"/>
    <w:rsid w:val="00194D06"/>
    <w:rsid w:val="00194D4F"/>
    <w:rsid w:val="00195329"/>
    <w:rsid w:val="001953EC"/>
    <w:rsid w:val="00195452"/>
    <w:rsid w:val="00195ADD"/>
    <w:rsid w:val="00195B44"/>
    <w:rsid w:val="0019612B"/>
    <w:rsid w:val="00196333"/>
    <w:rsid w:val="001967DC"/>
    <w:rsid w:val="00196928"/>
    <w:rsid w:val="00196AA1"/>
    <w:rsid w:val="00196BEB"/>
    <w:rsid w:val="00196CEA"/>
    <w:rsid w:val="0019701B"/>
    <w:rsid w:val="001970B7"/>
    <w:rsid w:val="001978E0"/>
    <w:rsid w:val="00197CA2"/>
    <w:rsid w:val="001A01CF"/>
    <w:rsid w:val="001A0563"/>
    <w:rsid w:val="001A06CB"/>
    <w:rsid w:val="001A129A"/>
    <w:rsid w:val="001A13E4"/>
    <w:rsid w:val="001A1417"/>
    <w:rsid w:val="001A2201"/>
    <w:rsid w:val="001A236E"/>
    <w:rsid w:val="001A2A81"/>
    <w:rsid w:val="001A2B48"/>
    <w:rsid w:val="001A2B9F"/>
    <w:rsid w:val="001A34B9"/>
    <w:rsid w:val="001A38B5"/>
    <w:rsid w:val="001A3CDE"/>
    <w:rsid w:val="001A4AEE"/>
    <w:rsid w:val="001A5568"/>
    <w:rsid w:val="001A571A"/>
    <w:rsid w:val="001A59D1"/>
    <w:rsid w:val="001A5F00"/>
    <w:rsid w:val="001A69E4"/>
    <w:rsid w:val="001A6B15"/>
    <w:rsid w:val="001A6EF1"/>
    <w:rsid w:val="001A7406"/>
    <w:rsid w:val="001A779D"/>
    <w:rsid w:val="001A7947"/>
    <w:rsid w:val="001B0A04"/>
    <w:rsid w:val="001B171F"/>
    <w:rsid w:val="001B185F"/>
    <w:rsid w:val="001B19C7"/>
    <w:rsid w:val="001B1A47"/>
    <w:rsid w:val="001B1F92"/>
    <w:rsid w:val="001B2197"/>
    <w:rsid w:val="001B273D"/>
    <w:rsid w:val="001B2745"/>
    <w:rsid w:val="001B2B91"/>
    <w:rsid w:val="001B2D87"/>
    <w:rsid w:val="001B3840"/>
    <w:rsid w:val="001B3A74"/>
    <w:rsid w:val="001B3B4F"/>
    <w:rsid w:val="001B3C64"/>
    <w:rsid w:val="001B3FA3"/>
    <w:rsid w:val="001B41A1"/>
    <w:rsid w:val="001B45AD"/>
    <w:rsid w:val="001B4B42"/>
    <w:rsid w:val="001B4B5B"/>
    <w:rsid w:val="001B516E"/>
    <w:rsid w:val="001B5737"/>
    <w:rsid w:val="001B6178"/>
    <w:rsid w:val="001B6285"/>
    <w:rsid w:val="001B62D6"/>
    <w:rsid w:val="001B6C47"/>
    <w:rsid w:val="001B780C"/>
    <w:rsid w:val="001B7A09"/>
    <w:rsid w:val="001B7DC4"/>
    <w:rsid w:val="001C05FE"/>
    <w:rsid w:val="001C064E"/>
    <w:rsid w:val="001C1012"/>
    <w:rsid w:val="001C12C1"/>
    <w:rsid w:val="001C1803"/>
    <w:rsid w:val="001C2331"/>
    <w:rsid w:val="001C2E93"/>
    <w:rsid w:val="001C2F39"/>
    <w:rsid w:val="001C356E"/>
    <w:rsid w:val="001C3917"/>
    <w:rsid w:val="001C3B03"/>
    <w:rsid w:val="001C3C50"/>
    <w:rsid w:val="001C4CE4"/>
    <w:rsid w:val="001C5290"/>
    <w:rsid w:val="001C530F"/>
    <w:rsid w:val="001C535B"/>
    <w:rsid w:val="001C597B"/>
    <w:rsid w:val="001C60B8"/>
    <w:rsid w:val="001C6442"/>
    <w:rsid w:val="001C64BE"/>
    <w:rsid w:val="001C65A3"/>
    <w:rsid w:val="001C67F3"/>
    <w:rsid w:val="001C760F"/>
    <w:rsid w:val="001C76CE"/>
    <w:rsid w:val="001D00E6"/>
    <w:rsid w:val="001D07BD"/>
    <w:rsid w:val="001D09AC"/>
    <w:rsid w:val="001D0CD8"/>
    <w:rsid w:val="001D1402"/>
    <w:rsid w:val="001D1871"/>
    <w:rsid w:val="001D3283"/>
    <w:rsid w:val="001D3461"/>
    <w:rsid w:val="001D4322"/>
    <w:rsid w:val="001D48AB"/>
    <w:rsid w:val="001D4D5F"/>
    <w:rsid w:val="001D4E62"/>
    <w:rsid w:val="001D548D"/>
    <w:rsid w:val="001D558A"/>
    <w:rsid w:val="001D5A12"/>
    <w:rsid w:val="001D6423"/>
    <w:rsid w:val="001D64F1"/>
    <w:rsid w:val="001D6889"/>
    <w:rsid w:val="001D783F"/>
    <w:rsid w:val="001D790D"/>
    <w:rsid w:val="001E0169"/>
    <w:rsid w:val="001E0750"/>
    <w:rsid w:val="001E0845"/>
    <w:rsid w:val="001E0C9B"/>
    <w:rsid w:val="001E1121"/>
    <w:rsid w:val="001E13EE"/>
    <w:rsid w:val="001E13FE"/>
    <w:rsid w:val="001E1EF4"/>
    <w:rsid w:val="001E20E5"/>
    <w:rsid w:val="001E22BA"/>
    <w:rsid w:val="001E2389"/>
    <w:rsid w:val="001E407F"/>
    <w:rsid w:val="001E47E2"/>
    <w:rsid w:val="001E5155"/>
    <w:rsid w:val="001E51E1"/>
    <w:rsid w:val="001E531C"/>
    <w:rsid w:val="001E54DC"/>
    <w:rsid w:val="001E5734"/>
    <w:rsid w:val="001E576F"/>
    <w:rsid w:val="001E5E7E"/>
    <w:rsid w:val="001E689E"/>
    <w:rsid w:val="001E6DA2"/>
    <w:rsid w:val="001E70A9"/>
    <w:rsid w:val="001F03E0"/>
    <w:rsid w:val="001F0467"/>
    <w:rsid w:val="001F05BE"/>
    <w:rsid w:val="001F06B7"/>
    <w:rsid w:val="001F0C56"/>
    <w:rsid w:val="001F207F"/>
    <w:rsid w:val="001F22CC"/>
    <w:rsid w:val="001F2815"/>
    <w:rsid w:val="001F2C31"/>
    <w:rsid w:val="001F4FB9"/>
    <w:rsid w:val="001F5224"/>
    <w:rsid w:val="001F55F4"/>
    <w:rsid w:val="001F5820"/>
    <w:rsid w:val="001F720D"/>
    <w:rsid w:val="001F761A"/>
    <w:rsid w:val="002009CD"/>
    <w:rsid w:val="00200C79"/>
    <w:rsid w:val="00200CA0"/>
    <w:rsid w:val="002016AD"/>
    <w:rsid w:val="00202128"/>
    <w:rsid w:val="002021A3"/>
    <w:rsid w:val="00202482"/>
    <w:rsid w:val="00202A15"/>
    <w:rsid w:val="0020332A"/>
    <w:rsid w:val="00203C51"/>
    <w:rsid w:val="002041DE"/>
    <w:rsid w:val="00204209"/>
    <w:rsid w:val="00204EF7"/>
    <w:rsid w:val="00205103"/>
    <w:rsid w:val="002052F0"/>
    <w:rsid w:val="0020558E"/>
    <w:rsid w:val="00205B3D"/>
    <w:rsid w:val="00205BD7"/>
    <w:rsid w:val="00206330"/>
    <w:rsid w:val="00206AB8"/>
    <w:rsid w:val="00206EB4"/>
    <w:rsid w:val="00207AB4"/>
    <w:rsid w:val="00207B34"/>
    <w:rsid w:val="00207EA9"/>
    <w:rsid w:val="002103B6"/>
    <w:rsid w:val="00210943"/>
    <w:rsid w:val="00210971"/>
    <w:rsid w:val="00210BD9"/>
    <w:rsid w:val="00210E92"/>
    <w:rsid w:val="00210ECA"/>
    <w:rsid w:val="002111DA"/>
    <w:rsid w:val="0021140C"/>
    <w:rsid w:val="002117CC"/>
    <w:rsid w:val="002119C4"/>
    <w:rsid w:val="00211A7C"/>
    <w:rsid w:val="00212770"/>
    <w:rsid w:val="00212981"/>
    <w:rsid w:val="00213353"/>
    <w:rsid w:val="00213D09"/>
    <w:rsid w:val="00213D5D"/>
    <w:rsid w:val="00214710"/>
    <w:rsid w:val="002148B2"/>
    <w:rsid w:val="002148B5"/>
    <w:rsid w:val="00215131"/>
    <w:rsid w:val="00215522"/>
    <w:rsid w:val="002156CC"/>
    <w:rsid w:val="0021596F"/>
    <w:rsid w:val="00216EA5"/>
    <w:rsid w:val="0021713E"/>
    <w:rsid w:val="00217625"/>
    <w:rsid w:val="00220389"/>
    <w:rsid w:val="00220499"/>
    <w:rsid w:val="002208B5"/>
    <w:rsid w:val="00220EAC"/>
    <w:rsid w:val="00221931"/>
    <w:rsid w:val="00222352"/>
    <w:rsid w:val="002224FA"/>
    <w:rsid w:val="002225A5"/>
    <w:rsid w:val="00222793"/>
    <w:rsid w:val="00222847"/>
    <w:rsid w:val="00223A5D"/>
    <w:rsid w:val="00224D43"/>
    <w:rsid w:val="00225802"/>
    <w:rsid w:val="00225A6E"/>
    <w:rsid w:val="0022640E"/>
    <w:rsid w:val="00226BBE"/>
    <w:rsid w:val="00226D32"/>
    <w:rsid w:val="00226D71"/>
    <w:rsid w:val="00226EE5"/>
    <w:rsid w:val="0022725B"/>
    <w:rsid w:val="002273DA"/>
    <w:rsid w:val="00227472"/>
    <w:rsid w:val="0022776A"/>
    <w:rsid w:val="0022784B"/>
    <w:rsid w:val="00227DFA"/>
    <w:rsid w:val="00227E89"/>
    <w:rsid w:val="00230480"/>
    <w:rsid w:val="002307CF"/>
    <w:rsid w:val="002310E5"/>
    <w:rsid w:val="00232410"/>
    <w:rsid w:val="00232A0F"/>
    <w:rsid w:val="00232A36"/>
    <w:rsid w:val="00233203"/>
    <w:rsid w:val="002332D6"/>
    <w:rsid w:val="0023359B"/>
    <w:rsid w:val="00233791"/>
    <w:rsid w:val="00233823"/>
    <w:rsid w:val="00233BDF"/>
    <w:rsid w:val="00234100"/>
    <w:rsid w:val="0023446D"/>
    <w:rsid w:val="00234497"/>
    <w:rsid w:val="002346F3"/>
    <w:rsid w:val="002347E8"/>
    <w:rsid w:val="00234BF9"/>
    <w:rsid w:val="00234E9E"/>
    <w:rsid w:val="0023518A"/>
    <w:rsid w:val="00235908"/>
    <w:rsid w:val="00235936"/>
    <w:rsid w:val="00235DAB"/>
    <w:rsid w:val="00235E21"/>
    <w:rsid w:val="00236496"/>
    <w:rsid w:val="00236A9A"/>
    <w:rsid w:val="00236AF3"/>
    <w:rsid w:val="00236DFD"/>
    <w:rsid w:val="002370D4"/>
    <w:rsid w:val="0023774D"/>
    <w:rsid w:val="0023777B"/>
    <w:rsid w:val="00237D9C"/>
    <w:rsid w:val="00237EB8"/>
    <w:rsid w:val="0024040B"/>
    <w:rsid w:val="00240489"/>
    <w:rsid w:val="00240751"/>
    <w:rsid w:val="0024076A"/>
    <w:rsid w:val="0024097B"/>
    <w:rsid w:val="00240B16"/>
    <w:rsid w:val="0024103F"/>
    <w:rsid w:val="00241183"/>
    <w:rsid w:val="002415B0"/>
    <w:rsid w:val="00241A07"/>
    <w:rsid w:val="002425B3"/>
    <w:rsid w:val="00242E1D"/>
    <w:rsid w:val="00242F6F"/>
    <w:rsid w:val="00244219"/>
    <w:rsid w:val="0024463F"/>
    <w:rsid w:val="00244754"/>
    <w:rsid w:val="00245A94"/>
    <w:rsid w:val="00245D36"/>
    <w:rsid w:val="00245F08"/>
    <w:rsid w:val="00246028"/>
    <w:rsid w:val="002463B1"/>
    <w:rsid w:val="00247089"/>
    <w:rsid w:val="002475CE"/>
    <w:rsid w:val="0024777D"/>
    <w:rsid w:val="00247F38"/>
    <w:rsid w:val="00250B0F"/>
    <w:rsid w:val="002514BE"/>
    <w:rsid w:val="002514D5"/>
    <w:rsid w:val="002514FC"/>
    <w:rsid w:val="002515EE"/>
    <w:rsid w:val="00251718"/>
    <w:rsid w:val="002517C2"/>
    <w:rsid w:val="002519AB"/>
    <w:rsid w:val="00251ABB"/>
    <w:rsid w:val="00251FD9"/>
    <w:rsid w:val="00252E63"/>
    <w:rsid w:val="0025460F"/>
    <w:rsid w:val="002546F2"/>
    <w:rsid w:val="00254F86"/>
    <w:rsid w:val="00255C42"/>
    <w:rsid w:val="00255DA6"/>
    <w:rsid w:val="00255E87"/>
    <w:rsid w:val="00256501"/>
    <w:rsid w:val="00256EBC"/>
    <w:rsid w:val="002570C7"/>
    <w:rsid w:val="00257F3A"/>
    <w:rsid w:val="002603B2"/>
    <w:rsid w:val="00261839"/>
    <w:rsid w:val="00261A66"/>
    <w:rsid w:val="00261ED3"/>
    <w:rsid w:val="002624BE"/>
    <w:rsid w:val="0026273F"/>
    <w:rsid w:val="00262D1E"/>
    <w:rsid w:val="00263278"/>
    <w:rsid w:val="00263648"/>
    <w:rsid w:val="002637C5"/>
    <w:rsid w:val="00263C20"/>
    <w:rsid w:val="00264872"/>
    <w:rsid w:val="00264C8C"/>
    <w:rsid w:val="00264CDA"/>
    <w:rsid w:val="00265326"/>
    <w:rsid w:val="0026580F"/>
    <w:rsid w:val="002658C3"/>
    <w:rsid w:val="00266347"/>
    <w:rsid w:val="0026767C"/>
    <w:rsid w:val="00270127"/>
    <w:rsid w:val="00270129"/>
    <w:rsid w:val="002706F0"/>
    <w:rsid w:val="00270D3E"/>
    <w:rsid w:val="002710F2"/>
    <w:rsid w:val="002712AD"/>
    <w:rsid w:val="00271364"/>
    <w:rsid w:val="0027184F"/>
    <w:rsid w:val="00271C53"/>
    <w:rsid w:val="00272397"/>
    <w:rsid w:val="00272B1B"/>
    <w:rsid w:val="00272B3B"/>
    <w:rsid w:val="00272ECE"/>
    <w:rsid w:val="00273032"/>
    <w:rsid w:val="0027309C"/>
    <w:rsid w:val="002732DA"/>
    <w:rsid w:val="00273AAF"/>
    <w:rsid w:val="00273BDC"/>
    <w:rsid w:val="00273DB5"/>
    <w:rsid w:val="00274796"/>
    <w:rsid w:val="00275002"/>
    <w:rsid w:val="002759F9"/>
    <w:rsid w:val="00275E19"/>
    <w:rsid w:val="002762C9"/>
    <w:rsid w:val="002768FE"/>
    <w:rsid w:val="00277868"/>
    <w:rsid w:val="00277D57"/>
    <w:rsid w:val="00280422"/>
    <w:rsid w:val="002818CE"/>
    <w:rsid w:val="00281E7F"/>
    <w:rsid w:val="0028231E"/>
    <w:rsid w:val="00282B31"/>
    <w:rsid w:val="00282D67"/>
    <w:rsid w:val="00283338"/>
    <w:rsid w:val="002833F5"/>
    <w:rsid w:val="00283761"/>
    <w:rsid w:val="00283792"/>
    <w:rsid w:val="00284217"/>
    <w:rsid w:val="002845F6"/>
    <w:rsid w:val="002846D4"/>
    <w:rsid w:val="002849C0"/>
    <w:rsid w:val="002849F5"/>
    <w:rsid w:val="00284DED"/>
    <w:rsid w:val="00285165"/>
    <w:rsid w:val="00285841"/>
    <w:rsid w:val="00286268"/>
    <w:rsid w:val="002863E8"/>
    <w:rsid w:val="0028662B"/>
    <w:rsid w:val="002866D9"/>
    <w:rsid w:val="0028720A"/>
    <w:rsid w:val="0028743B"/>
    <w:rsid w:val="00287C65"/>
    <w:rsid w:val="00287EDB"/>
    <w:rsid w:val="0029017B"/>
    <w:rsid w:val="002906A1"/>
    <w:rsid w:val="002912EE"/>
    <w:rsid w:val="002918F0"/>
    <w:rsid w:val="00292619"/>
    <w:rsid w:val="00292740"/>
    <w:rsid w:val="00292ADF"/>
    <w:rsid w:val="00292DBE"/>
    <w:rsid w:val="002930D5"/>
    <w:rsid w:val="00293447"/>
    <w:rsid w:val="002934D9"/>
    <w:rsid w:val="002938E9"/>
    <w:rsid w:val="00293B79"/>
    <w:rsid w:val="00294421"/>
    <w:rsid w:val="002949B6"/>
    <w:rsid w:val="0029687F"/>
    <w:rsid w:val="00296E33"/>
    <w:rsid w:val="00297146"/>
    <w:rsid w:val="002973A2"/>
    <w:rsid w:val="002A049D"/>
    <w:rsid w:val="002A1B4E"/>
    <w:rsid w:val="002A1B70"/>
    <w:rsid w:val="002A26E5"/>
    <w:rsid w:val="002A2792"/>
    <w:rsid w:val="002A328B"/>
    <w:rsid w:val="002A3554"/>
    <w:rsid w:val="002A35BB"/>
    <w:rsid w:val="002A41E2"/>
    <w:rsid w:val="002A426F"/>
    <w:rsid w:val="002A467A"/>
    <w:rsid w:val="002A46DC"/>
    <w:rsid w:val="002A5131"/>
    <w:rsid w:val="002A552E"/>
    <w:rsid w:val="002A588A"/>
    <w:rsid w:val="002A5B70"/>
    <w:rsid w:val="002A634F"/>
    <w:rsid w:val="002A6397"/>
    <w:rsid w:val="002A67B0"/>
    <w:rsid w:val="002A69C1"/>
    <w:rsid w:val="002A6B0B"/>
    <w:rsid w:val="002A717C"/>
    <w:rsid w:val="002A7307"/>
    <w:rsid w:val="002A7C1D"/>
    <w:rsid w:val="002A7EAC"/>
    <w:rsid w:val="002B1DAB"/>
    <w:rsid w:val="002B1FCC"/>
    <w:rsid w:val="002B25A9"/>
    <w:rsid w:val="002B2DF2"/>
    <w:rsid w:val="002B304A"/>
    <w:rsid w:val="002B361C"/>
    <w:rsid w:val="002B377D"/>
    <w:rsid w:val="002B39F9"/>
    <w:rsid w:val="002B3EBA"/>
    <w:rsid w:val="002B41EA"/>
    <w:rsid w:val="002B42AC"/>
    <w:rsid w:val="002B4885"/>
    <w:rsid w:val="002B4C48"/>
    <w:rsid w:val="002B50E4"/>
    <w:rsid w:val="002B5263"/>
    <w:rsid w:val="002B5374"/>
    <w:rsid w:val="002B6050"/>
    <w:rsid w:val="002B689C"/>
    <w:rsid w:val="002B6A12"/>
    <w:rsid w:val="002B6AD9"/>
    <w:rsid w:val="002B6F46"/>
    <w:rsid w:val="002B6FD8"/>
    <w:rsid w:val="002B75B3"/>
    <w:rsid w:val="002B7696"/>
    <w:rsid w:val="002B79F1"/>
    <w:rsid w:val="002B7C57"/>
    <w:rsid w:val="002B7D51"/>
    <w:rsid w:val="002B7F30"/>
    <w:rsid w:val="002C08F1"/>
    <w:rsid w:val="002C1012"/>
    <w:rsid w:val="002C146B"/>
    <w:rsid w:val="002C22D5"/>
    <w:rsid w:val="002C2AC3"/>
    <w:rsid w:val="002C2C73"/>
    <w:rsid w:val="002C38EB"/>
    <w:rsid w:val="002C4603"/>
    <w:rsid w:val="002C49DD"/>
    <w:rsid w:val="002C4C36"/>
    <w:rsid w:val="002C567D"/>
    <w:rsid w:val="002C57A6"/>
    <w:rsid w:val="002C5D90"/>
    <w:rsid w:val="002C5FC2"/>
    <w:rsid w:val="002C6359"/>
    <w:rsid w:val="002C6F84"/>
    <w:rsid w:val="002C7005"/>
    <w:rsid w:val="002C7563"/>
    <w:rsid w:val="002C7795"/>
    <w:rsid w:val="002C7E5F"/>
    <w:rsid w:val="002D06DC"/>
    <w:rsid w:val="002D090C"/>
    <w:rsid w:val="002D0B9B"/>
    <w:rsid w:val="002D0F75"/>
    <w:rsid w:val="002D12B4"/>
    <w:rsid w:val="002D238B"/>
    <w:rsid w:val="002D2AA6"/>
    <w:rsid w:val="002D2BEF"/>
    <w:rsid w:val="002D2D0E"/>
    <w:rsid w:val="002D2F29"/>
    <w:rsid w:val="002D34B4"/>
    <w:rsid w:val="002D3866"/>
    <w:rsid w:val="002D3887"/>
    <w:rsid w:val="002D3893"/>
    <w:rsid w:val="002D3B6B"/>
    <w:rsid w:val="002D3B9C"/>
    <w:rsid w:val="002D40F2"/>
    <w:rsid w:val="002D4866"/>
    <w:rsid w:val="002D4B01"/>
    <w:rsid w:val="002D4FA1"/>
    <w:rsid w:val="002D50B0"/>
    <w:rsid w:val="002D5302"/>
    <w:rsid w:val="002D5730"/>
    <w:rsid w:val="002D5E24"/>
    <w:rsid w:val="002D5E4A"/>
    <w:rsid w:val="002D6198"/>
    <w:rsid w:val="002D622A"/>
    <w:rsid w:val="002D629D"/>
    <w:rsid w:val="002D6CF1"/>
    <w:rsid w:val="002D6D37"/>
    <w:rsid w:val="002D7105"/>
    <w:rsid w:val="002D7156"/>
    <w:rsid w:val="002D757B"/>
    <w:rsid w:val="002D7D62"/>
    <w:rsid w:val="002E0319"/>
    <w:rsid w:val="002E069B"/>
    <w:rsid w:val="002E0980"/>
    <w:rsid w:val="002E136F"/>
    <w:rsid w:val="002E1575"/>
    <w:rsid w:val="002E1EDD"/>
    <w:rsid w:val="002E2A87"/>
    <w:rsid w:val="002E2CEB"/>
    <w:rsid w:val="002E3168"/>
    <w:rsid w:val="002E3171"/>
    <w:rsid w:val="002E3A83"/>
    <w:rsid w:val="002E3B58"/>
    <w:rsid w:val="002E3F98"/>
    <w:rsid w:val="002E4204"/>
    <w:rsid w:val="002E4876"/>
    <w:rsid w:val="002E4BA7"/>
    <w:rsid w:val="002E5431"/>
    <w:rsid w:val="002E54B4"/>
    <w:rsid w:val="002E6083"/>
    <w:rsid w:val="002E620B"/>
    <w:rsid w:val="002E649C"/>
    <w:rsid w:val="002E695F"/>
    <w:rsid w:val="002E7284"/>
    <w:rsid w:val="002F0001"/>
    <w:rsid w:val="002F02CB"/>
    <w:rsid w:val="002F0929"/>
    <w:rsid w:val="002F0CB2"/>
    <w:rsid w:val="002F10F5"/>
    <w:rsid w:val="002F15CC"/>
    <w:rsid w:val="002F1FE1"/>
    <w:rsid w:val="002F2191"/>
    <w:rsid w:val="002F2944"/>
    <w:rsid w:val="002F2B53"/>
    <w:rsid w:val="002F2D05"/>
    <w:rsid w:val="002F30C1"/>
    <w:rsid w:val="002F31EC"/>
    <w:rsid w:val="002F4078"/>
    <w:rsid w:val="002F40C2"/>
    <w:rsid w:val="002F42DF"/>
    <w:rsid w:val="002F460B"/>
    <w:rsid w:val="002F465C"/>
    <w:rsid w:val="002F4EEF"/>
    <w:rsid w:val="002F51A4"/>
    <w:rsid w:val="002F61FC"/>
    <w:rsid w:val="002F64A0"/>
    <w:rsid w:val="002F655A"/>
    <w:rsid w:val="002F67FF"/>
    <w:rsid w:val="002F687B"/>
    <w:rsid w:val="002F6DFB"/>
    <w:rsid w:val="002F7632"/>
    <w:rsid w:val="003001E5"/>
    <w:rsid w:val="003008A0"/>
    <w:rsid w:val="0030091D"/>
    <w:rsid w:val="0030101E"/>
    <w:rsid w:val="0030103A"/>
    <w:rsid w:val="003010F0"/>
    <w:rsid w:val="00301B69"/>
    <w:rsid w:val="003023EC"/>
    <w:rsid w:val="00302629"/>
    <w:rsid w:val="00302ED1"/>
    <w:rsid w:val="0030397B"/>
    <w:rsid w:val="00304010"/>
    <w:rsid w:val="0030566E"/>
    <w:rsid w:val="00305696"/>
    <w:rsid w:val="00305732"/>
    <w:rsid w:val="003058BD"/>
    <w:rsid w:val="00305959"/>
    <w:rsid w:val="00305BAE"/>
    <w:rsid w:val="00305FCA"/>
    <w:rsid w:val="0030603F"/>
    <w:rsid w:val="00306045"/>
    <w:rsid w:val="003060F7"/>
    <w:rsid w:val="00306A7A"/>
    <w:rsid w:val="00306CBC"/>
    <w:rsid w:val="00306EB6"/>
    <w:rsid w:val="00307413"/>
    <w:rsid w:val="00307A3B"/>
    <w:rsid w:val="00307A80"/>
    <w:rsid w:val="00307CEC"/>
    <w:rsid w:val="00307F25"/>
    <w:rsid w:val="003100C2"/>
    <w:rsid w:val="003116AF"/>
    <w:rsid w:val="00312496"/>
    <w:rsid w:val="003124BF"/>
    <w:rsid w:val="003125A9"/>
    <w:rsid w:val="003129C6"/>
    <w:rsid w:val="00313A3B"/>
    <w:rsid w:val="00313A56"/>
    <w:rsid w:val="00313EC0"/>
    <w:rsid w:val="0031423A"/>
    <w:rsid w:val="0031437E"/>
    <w:rsid w:val="0031564D"/>
    <w:rsid w:val="0031586B"/>
    <w:rsid w:val="003161F8"/>
    <w:rsid w:val="00316FD8"/>
    <w:rsid w:val="00316FFF"/>
    <w:rsid w:val="00317084"/>
    <w:rsid w:val="003171C6"/>
    <w:rsid w:val="0031733D"/>
    <w:rsid w:val="0031787B"/>
    <w:rsid w:val="00317DBB"/>
    <w:rsid w:val="003200EA"/>
    <w:rsid w:val="00320AB1"/>
    <w:rsid w:val="00320D73"/>
    <w:rsid w:val="00322265"/>
    <w:rsid w:val="003224FD"/>
    <w:rsid w:val="00323014"/>
    <w:rsid w:val="00323027"/>
    <w:rsid w:val="003231B8"/>
    <w:rsid w:val="00323B70"/>
    <w:rsid w:val="003244C8"/>
    <w:rsid w:val="003245A0"/>
    <w:rsid w:val="003252D4"/>
    <w:rsid w:val="00325337"/>
    <w:rsid w:val="00326539"/>
    <w:rsid w:val="003266BB"/>
    <w:rsid w:val="0032687F"/>
    <w:rsid w:val="00326CBE"/>
    <w:rsid w:val="00326EE7"/>
    <w:rsid w:val="0032738F"/>
    <w:rsid w:val="00330AB6"/>
    <w:rsid w:val="00330C47"/>
    <w:rsid w:val="00330CE6"/>
    <w:rsid w:val="00330FD0"/>
    <w:rsid w:val="00331943"/>
    <w:rsid w:val="00331ACB"/>
    <w:rsid w:val="00331D8E"/>
    <w:rsid w:val="003321D2"/>
    <w:rsid w:val="003323DF"/>
    <w:rsid w:val="0033247D"/>
    <w:rsid w:val="00332884"/>
    <w:rsid w:val="00332CC0"/>
    <w:rsid w:val="00332DCE"/>
    <w:rsid w:val="00332F53"/>
    <w:rsid w:val="0033317A"/>
    <w:rsid w:val="0033329C"/>
    <w:rsid w:val="00333508"/>
    <w:rsid w:val="00333E52"/>
    <w:rsid w:val="00333F0F"/>
    <w:rsid w:val="0033416C"/>
    <w:rsid w:val="003345AF"/>
    <w:rsid w:val="00334B6E"/>
    <w:rsid w:val="00335EB9"/>
    <w:rsid w:val="003360EB"/>
    <w:rsid w:val="003371FC"/>
    <w:rsid w:val="003379EB"/>
    <w:rsid w:val="003403B0"/>
    <w:rsid w:val="00340F8F"/>
    <w:rsid w:val="003410C8"/>
    <w:rsid w:val="00341141"/>
    <w:rsid w:val="003414B1"/>
    <w:rsid w:val="00341607"/>
    <w:rsid w:val="00341A0D"/>
    <w:rsid w:val="00341B5D"/>
    <w:rsid w:val="00341E98"/>
    <w:rsid w:val="00342119"/>
    <w:rsid w:val="00342596"/>
    <w:rsid w:val="0034292F"/>
    <w:rsid w:val="00342AD0"/>
    <w:rsid w:val="0034335D"/>
    <w:rsid w:val="00343CD1"/>
    <w:rsid w:val="00343D18"/>
    <w:rsid w:val="00344B35"/>
    <w:rsid w:val="0034512B"/>
    <w:rsid w:val="00345A81"/>
    <w:rsid w:val="00346DB3"/>
    <w:rsid w:val="00346EFE"/>
    <w:rsid w:val="0034786E"/>
    <w:rsid w:val="0035022D"/>
    <w:rsid w:val="0035037C"/>
    <w:rsid w:val="0035054A"/>
    <w:rsid w:val="00350AFE"/>
    <w:rsid w:val="00350C6F"/>
    <w:rsid w:val="00350CD7"/>
    <w:rsid w:val="00350D35"/>
    <w:rsid w:val="00350E3B"/>
    <w:rsid w:val="00350EED"/>
    <w:rsid w:val="003510D6"/>
    <w:rsid w:val="0035152E"/>
    <w:rsid w:val="00351EF7"/>
    <w:rsid w:val="00351FE6"/>
    <w:rsid w:val="0035222D"/>
    <w:rsid w:val="00352E91"/>
    <w:rsid w:val="00353164"/>
    <w:rsid w:val="00353471"/>
    <w:rsid w:val="00353D4F"/>
    <w:rsid w:val="00354284"/>
    <w:rsid w:val="0035525A"/>
    <w:rsid w:val="00355424"/>
    <w:rsid w:val="00355574"/>
    <w:rsid w:val="00356101"/>
    <w:rsid w:val="00356A46"/>
    <w:rsid w:val="00356DAB"/>
    <w:rsid w:val="00357532"/>
    <w:rsid w:val="0035782A"/>
    <w:rsid w:val="00357C6F"/>
    <w:rsid w:val="00357DA6"/>
    <w:rsid w:val="003602BA"/>
    <w:rsid w:val="00360863"/>
    <w:rsid w:val="0036093F"/>
    <w:rsid w:val="00360B1F"/>
    <w:rsid w:val="00360B57"/>
    <w:rsid w:val="003610BC"/>
    <w:rsid w:val="00361277"/>
    <w:rsid w:val="00361648"/>
    <w:rsid w:val="003616F6"/>
    <w:rsid w:val="003619B7"/>
    <w:rsid w:val="00361A57"/>
    <w:rsid w:val="00361DBF"/>
    <w:rsid w:val="003620B7"/>
    <w:rsid w:val="00362E19"/>
    <w:rsid w:val="00362FA8"/>
    <w:rsid w:val="00363338"/>
    <w:rsid w:val="00363457"/>
    <w:rsid w:val="003637D0"/>
    <w:rsid w:val="003639F9"/>
    <w:rsid w:val="003657B7"/>
    <w:rsid w:val="00365D8C"/>
    <w:rsid w:val="00365FBE"/>
    <w:rsid w:val="003661C0"/>
    <w:rsid w:val="00366268"/>
    <w:rsid w:val="003664C0"/>
    <w:rsid w:val="0036658F"/>
    <w:rsid w:val="003669AB"/>
    <w:rsid w:val="00366BE3"/>
    <w:rsid w:val="00366D73"/>
    <w:rsid w:val="0036788F"/>
    <w:rsid w:val="00367CDC"/>
    <w:rsid w:val="00367D4F"/>
    <w:rsid w:val="00370584"/>
    <w:rsid w:val="0037062E"/>
    <w:rsid w:val="003709FB"/>
    <w:rsid w:val="00370AE5"/>
    <w:rsid w:val="00370B92"/>
    <w:rsid w:val="00370BC0"/>
    <w:rsid w:val="00370C89"/>
    <w:rsid w:val="00370DD0"/>
    <w:rsid w:val="00370EEB"/>
    <w:rsid w:val="003710F3"/>
    <w:rsid w:val="003719FE"/>
    <w:rsid w:val="00371CF5"/>
    <w:rsid w:val="00371EB6"/>
    <w:rsid w:val="00372779"/>
    <w:rsid w:val="00372A4B"/>
    <w:rsid w:val="00372A64"/>
    <w:rsid w:val="00372C98"/>
    <w:rsid w:val="00372F9B"/>
    <w:rsid w:val="00373687"/>
    <w:rsid w:val="0037399A"/>
    <w:rsid w:val="00373C89"/>
    <w:rsid w:val="003740E2"/>
    <w:rsid w:val="00374101"/>
    <w:rsid w:val="003746BB"/>
    <w:rsid w:val="00374B75"/>
    <w:rsid w:val="00375047"/>
    <w:rsid w:val="003756A5"/>
    <w:rsid w:val="003758BE"/>
    <w:rsid w:val="00376018"/>
    <w:rsid w:val="003765D8"/>
    <w:rsid w:val="0037677B"/>
    <w:rsid w:val="00376790"/>
    <w:rsid w:val="00376A29"/>
    <w:rsid w:val="00376CAA"/>
    <w:rsid w:val="00377B38"/>
    <w:rsid w:val="003807E1"/>
    <w:rsid w:val="003814FD"/>
    <w:rsid w:val="003818F0"/>
    <w:rsid w:val="00381B03"/>
    <w:rsid w:val="00381DDA"/>
    <w:rsid w:val="0038238A"/>
    <w:rsid w:val="003826AB"/>
    <w:rsid w:val="00382967"/>
    <w:rsid w:val="00382B1B"/>
    <w:rsid w:val="00382F79"/>
    <w:rsid w:val="00382F7C"/>
    <w:rsid w:val="003833FF"/>
    <w:rsid w:val="0038395C"/>
    <w:rsid w:val="00383ED8"/>
    <w:rsid w:val="00384022"/>
    <w:rsid w:val="00384061"/>
    <w:rsid w:val="0038470E"/>
    <w:rsid w:val="00385438"/>
    <w:rsid w:val="003859FE"/>
    <w:rsid w:val="00385DC6"/>
    <w:rsid w:val="003860DF"/>
    <w:rsid w:val="003863A5"/>
    <w:rsid w:val="00386603"/>
    <w:rsid w:val="003869B4"/>
    <w:rsid w:val="00386AF5"/>
    <w:rsid w:val="003871C8"/>
    <w:rsid w:val="003876DF"/>
    <w:rsid w:val="00387B34"/>
    <w:rsid w:val="00387B9C"/>
    <w:rsid w:val="00387EE0"/>
    <w:rsid w:val="00390F9B"/>
    <w:rsid w:val="00391175"/>
    <w:rsid w:val="00391D37"/>
    <w:rsid w:val="00392270"/>
    <w:rsid w:val="00392563"/>
    <w:rsid w:val="0039286A"/>
    <w:rsid w:val="00392DBA"/>
    <w:rsid w:val="00392DC9"/>
    <w:rsid w:val="00393122"/>
    <w:rsid w:val="00393D04"/>
    <w:rsid w:val="00393DAB"/>
    <w:rsid w:val="00394051"/>
    <w:rsid w:val="003940F7"/>
    <w:rsid w:val="003945F0"/>
    <w:rsid w:val="00394C01"/>
    <w:rsid w:val="0039505E"/>
    <w:rsid w:val="003959B1"/>
    <w:rsid w:val="00395A77"/>
    <w:rsid w:val="00396E7F"/>
    <w:rsid w:val="003976FE"/>
    <w:rsid w:val="00397AF8"/>
    <w:rsid w:val="00397D8C"/>
    <w:rsid w:val="003A0261"/>
    <w:rsid w:val="003A05F4"/>
    <w:rsid w:val="003A08A2"/>
    <w:rsid w:val="003A09B1"/>
    <w:rsid w:val="003A10C8"/>
    <w:rsid w:val="003A227A"/>
    <w:rsid w:val="003A37C0"/>
    <w:rsid w:val="003A3FCF"/>
    <w:rsid w:val="003A415F"/>
    <w:rsid w:val="003A4381"/>
    <w:rsid w:val="003A50AB"/>
    <w:rsid w:val="003A5D34"/>
    <w:rsid w:val="003A607A"/>
    <w:rsid w:val="003A6432"/>
    <w:rsid w:val="003A6A32"/>
    <w:rsid w:val="003A6E29"/>
    <w:rsid w:val="003A72AD"/>
    <w:rsid w:val="003A7690"/>
    <w:rsid w:val="003A78EA"/>
    <w:rsid w:val="003A7ED2"/>
    <w:rsid w:val="003B0679"/>
    <w:rsid w:val="003B1526"/>
    <w:rsid w:val="003B19BB"/>
    <w:rsid w:val="003B1EF2"/>
    <w:rsid w:val="003B20AF"/>
    <w:rsid w:val="003B255C"/>
    <w:rsid w:val="003B2FD3"/>
    <w:rsid w:val="003B3CCC"/>
    <w:rsid w:val="003B3E1C"/>
    <w:rsid w:val="003B4317"/>
    <w:rsid w:val="003B45EE"/>
    <w:rsid w:val="003B4716"/>
    <w:rsid w:val="003B475D"/>
    <w:rsid w:val="003B481E"/>
    <w:rsid w:val="003B5343"/>
    <w:rsid w:val="003B5368"/>
    <w:rsid w:val="003B5B03"/>
    <w:rsid w:val="003B5E64"/>
    <w:rsid w:val="003B5EB9"/>
    <w:rsid w:val="003B5F6C"/>
    <w:rsid w:val="003B5FAA"/>
    <w:rsid w:val="003B63A2"/>
    <w:rsid w:val="003B74C7"/>
    <w:rsid w:val="003B768C"/>
    <w:rsid w:val="003B7872"/>
    <w:rsid w:val="003B7EF8"/>
    <w:rsid w:val="003C01FB"/>
    <w:rsid w:val="003C0387"/>
    <w:rsid w:val="003C05E0"/>
    <w:rsid w:val="003C0C75"/>
    <w:rsid w:val="003C149A"/>
    <w:rsid w:val="003C165F"/>
    <w:rsid w:val="003C18EB"/>
    <w:rsid w:val="003C1ABA"/>
    <w:rsid w:val="003C1F7A"/>
    <w:rsid w:val="003C2006"/>
    <w:rsid w:val="003C201C"/>
    <w:rsid w:val="003C2072"/>
    <w:rsid w:val="003C2261"/>
    <w:rsid w:val="003C308F"/>
    <w:rsid w:val="003C30D1"/>
    <w:rsid w:val="003C30F9"/>
    <w:rsid w:val="003C3234"/>
    <w:rsid w:val="003C36EF"/>
    <w:rsid w:val="003C3FD0"/>
    <w:rsid w:val="003C460C"/>
    <w:rsid w:val="003C4A20"/>
    <w:rsid w:val="003C4D58"/>
    <w:rsid w:val="003C5646"/>
    <w:rsid w:val="003C58C1"/>
    <w:rsid w:val="003C5954"/>
    <w:rsid w:val="003C5BA9"/>
    <w:rsid w:val="003C5FD5"/>
    <w:rsid w:val="003C601C"/>
    <w:rsid w:val="003C6020"/>
    <w:rsid w:val="003C60C5"/>
    <w:rsid w:val="003C651B"/>
    <w:rsid w:val="003C739B"/>
    <w:rsid w:val="003C7951"/>
    <w:rsid w:val="003C79DA"/>
    <w:rsid w:val="003D03EC"/>
    <w:rsid w:val="003D0C95"/>
    <w:rsid w:val="003D0CCB"/>
    <w:rsid w:val="003D148E"/>
    <w:rsid w:val="003D1B7F"/>
    <w:rsid w:val="003D1BE5"/>
    <w:rsid w:val="003D20E0"/>
    <w:rsid w:val="003D227F"/>
    <w:rsid w:val="003D254E"/>
    <w:rsid w:val="003D2673"/>
    <w:rsid w:val="003D27FE"/>
    <w:rsid w:val="003D29FD"/>
    <w:rsid w:val="003D34A7"/>
    <w:rsid w:val="003D392E"/>
    <w:rsid w:val="003D3FD3"/>
    <w:rsid w:val="003D48C8"/>
    <w:rsid w:val="003D4A27"/>
    <w:rsid w:val="003D4BAF"/>
    <w:rsid w:val="003D593C"/>
    <w:rsid w:val="003D602D"/>
    <w:rsid w:val="003D64A3"/>
    <w:rsid w:val="003D6E35"/>
    <w:rsid w:val="003D7221"/>
    <w:rsid w:val="003D73DB"/>
    <w:rsid w:val="003D775E"/>
    <w:rsid w:val="003E0189"/>
    <w:rsid w:val="003E06E4"/>
    <w:rsid w:val="003E0C3E"/>
    <w:rsid w:val="003E0DD3"/>
    <w:rsid w:val="003E18F6"/>
    <w:rsid w:val="003E1E70"/>
    <w:rsid w:val="003E210E"/>
    <w:rsid w:val="003E24F0"/>
    <w:rsid w:val="003E2747"/>
    <w:rsid w:val="003E2E3A"/>
    <w:rsid w:val="003E3017"/>
    <w:rsid w:val="003E329C"/>
    <w:rsid w:val="003E3717"/>
    <w:rsid w:val="003E372E"/>
    <w:rsid w:val="003E3FD2"/>
    <w:rsid w:val="003E42AE"/>
    <w:rsid w:val="003E4A84"/>
    <w:rsid w:val="003E4ABD"/>
    <w:rsid w:val="003E4B79"/>
    <w:rsid w:val="003E4F6B"/>
    <w:rsid w:val="003E578B"/>
    <w:rsid w:val="003E5EBE"/>
    <w:rsid w:val="003E5F5B"/>
    <w:rsid w:val="003E6A24"/>
    <w:rsid w:val="003E6A3E"/>
    <w:rsid w:val="003E71E0"/>
    <w:rsid w:val="003E7488"/>
    <w:rsid w:val="003F02BA"/>
    <w:rsid w:val="003F035A"/>
    <w:rsid w:val="003F036D"/>
    <w:rsid w:val="003F03FF"/>
    <w:rsid w:val="003F046F"/>
    <w:rsid w:val="003F04C6"/>
    <w:rsid w:val="003F07D3"/>
    <w:rsid w:val="003F0C43"/>
    <w:rsid w:val="003F144D"/>
    <w:rsid w:val="003F1549"/>
    <w:rsid w:val="003F1AFD"/>
    <w:rsid w:val="003F1F69"/>
    <w:rsid w:val="003F2277"/>
    <w:rsid w:val="003F250F"/>
    <w:rsid w:val="003F2C30"/>
    <w:rsid w:val="003F2EF5"/>
    <w:rsid w:val="003F3005"/>
    <w:rsid w:val="003F5793"/>
    <w:rsid w:val="003F5E11"/>
    <w:rsid w:val="003F5F16"/>
    <w:rsid w:val="003F5FF4"/>
    <w:rsid w:val="003F6120"/>
    <w:rsid w:val="003F6799"/>
    <w:rsid w:val="003F6D08"/>
    <w:rsid w:val="003F7491"/>
    <w:rsid w:val="003F77E3"/>
    <w:rsid w:val="003F7A76"/>
    <w:rsid w:val="003F7BEF"/>
    <w:rsid w:val="00400C54"/>
    <w:rsid w:val="004019CE"/>
    <w:rsid w:val="00401AA8"/>
    <w:rsid w:val="0040267C"/>
    <w:rsid w:val="00402862"/>
    <w:rsid w:val="004028B4"/>
    <w:rsid w:val="00402A6E"/>
    <w:rsid w:val="00402E92"/>
    <w:rsid w:val="00402F3D"/>
    <w:rsid w:val="00403315"/>
    <w:rsid w:val="004037A9"/>
    <w:rsid w:val="00403FA1"/>
    <w:rsid w:val="00404945"/>
    <w:rsid w:val="00404C98"/>
    <w:rsid w:val="00405F7C"/>
    <w:rsid w:val="004072FA"/>
    <w:rsid w:val="004077CD"/>
    <w:rsid w:val="00407FD0"/>
    <w:rsid w:val="004103AB"/>
    <w:rsid w:val="00410459"/>
    <w:rsid w:val="00411302"/>
    <w:rsid w:val="00411500"/>
    <w:rsid w:val="00411E46"/>
    <w:rsid w:val="00411F84"/>
    <w:rsid w:val="004128AF"/>
    <w:rsid w:val="00412A10"/>
    <w:rsid w:val="00412AA3"/>
    <w:rsid w:val="00412B9C"/>
    <w:rsid w:val="0041314F"/>
    <w:rsid w:val="00413366"/>
    <w:rsid w:val="00413A56"/>
    <w:rsid w:val="00413DA6"/>
    <w:rsid w:val="00413FCB"/>
    <w:rsid w:val="004145C6"/>
    <w:rsid w:val="0041498A"/>
    <w:rsid w:val="00414994"/>
    <w:rsid w:val="00414D6E"/>
    <w:rsid w:val="00415241"/>
    <w:rsid w:val="00415B3C"/>
    <w:rsid w:val="00415CA0"/>
    <w:rsid w:val="004169F5"/>
    <w:rsid w:val="00416B56"/>
    <w:rsid w:val="00416C7A"/>
    <w:rsid w:val="00417019"/>
    <w:rsid w:val="0041788F"/>
    <w:rsid w:val="00417AE2"/>
    <w:rsid w:val="00420303"/>
    <w:rsid w:val="004205E8"/>
    <w:rsid w:val="0042100D"/>
    <w:rsid w:val="0042116A"/>
    <w:rsid w:val="004211F1"/>
    <w:rsid w:val="004215F6"/>
    <w:rsid w:val="00421CAB"/>
    <w:rsid w:val="00421E9A"/>
    <w:rsid w:val="0042232A"/>
    <w:rsid w:val="004223B5"/>
    <w:rsid w:val="00422586"/>
    <w:rsid w:val="004228D4"/>
    <w:rsid w:val="00422C47"/>
    <w:rsid w:val="00422C49"/>
    <w:rsid w:val="00422E95"/>
    <w:rsid w:val="0042300B"/>
    <w:rsid w:val="004231C6"/>
    <w:rsid w:val="00423BEF"/>
    <w:rsid w:val="00424829"/>
    <w:rsid w:val="00424AE6"/>
    <w:rsid w:val="00424B3E"/>
    <w:rsid w:val="00424DCC"/>
    <w:rsid w:val="00424E72"/>
    <w:rsid w:val="004250F4"/>
    <w:rsid w:val="004252DA"/>
    <w:rsid w:val="00425405"/>
    <w:rsid w:val="0042542B"/>
    <w:rsid w:val="004255DB"/>
    <w:rsid w:val="00425747"/>
    <w:rsid w:val="00425F9D"/>
    <w:rsid w:val="00426074"/>
    <w:rsid w:val="004264D4"/>
    <w:rsid w:val="00426822"/>
    <w:rsid w:val="00426B5C"/>
    <w:rsid w:val="00426BE6"/>
    <w:rsid w:val="00426CE1"/>
    <w:rsid w:val="00427181"/>
    <w:rsid w:val="004274ED"/>
    <w:rsid w:val="00427866"/>
    <w:rsid w:val="00430F99"/>
    <w:rsid w:val="00431415"/>
    <w:rsid w:val="004318DE"/>
    <w:rsid w:val="00431E96"/>
    <w:rsid w:val="00431F6C"/>
    <w:rsid w:val="004322BE"/>
    <w:rsid w:val="004324BE"/>
    <w:rsid w:val="00432779"/>
    <w:rsid w:val="00432F84"/>
    <w:rsid w:val="004331F0"/>
    <w:rsid w:val="00433B72"/>
    <w:rsid w:val="0043421F"/>
    <w:rsid w:val="00434751"/>
    <w:rsid w:val="004347F1"/>
    <w:rsid w:val="00436099"/>
    <w:rsid w:val="004360E1"/>
    <w:rsid w:val="00436C11"/>
    <w:rsid w:val="00437160"/>
    <w:rsid w:val="00437611"/>
    <w:rsid w:val="0043764F"/>
    <w:rsid w:val="00437AAB"/>
    <w:rsid w:val="00437CCA"/>
    <w:rsid w:val="004405E7"/>
    <w:rsid w:val="00440AC3"/>
    <w:rsid w:val="00440F89"/>
    <w:rsid w:val="0044101B"/>
    <w:rsid w:val="00441801"/>
    <w:rsid w:val="00441955"/>
    <w:rsid w:val="00441CE4"/>
    <w:rsid w:val="00441ED6"/>
    <w:rsid w:val="00442133"/>
    <w:rsid w:val="00442990"/>
    <w:rsid w:val="00442F15"/>
    <w:rsid w:val="0044305A"/>
    <w:rsid w:val="0044305F"/>
    <w:rsid w:val="0044339F"/>
    <w:rsid w:val="004435BF"/>
    <w:rsid w:val="00443877"/>
    <w:rsid w:val="00443A47"/>
    <w:rsid w:val="004441AE"/>
    <w:rsid w:val="00444946"/>
    <w:rsid w:val="0044552A"/>
    <w:rsid w:val="004457B1"/>
    <w:rsid w:val="00445A14"/>
    <w:rsid w:val="00445F4C"/>
    <w:rsid w:val="0044663E"/>
    <w:rsid w:val="00446A7C"/>
    <w:rsid w:val="00446B4D"/>
    <w:rsid w:val="00446CAC"/>
    <w:rsid w:val="00446D5C"/>
    <w:rsid w:val="0044727C"/>
    <w:rsid w:val="004503BD"/>
    <w:rsid w:val="00450B6E"/>
    <w:rsid w:val="004513E0"/>
    <w:rsid w:val="004515A2"/>
    <w:rsid w:val="00451AAB"/>
    <w:rsid w:val="0045206D"/>
    <w:rsid w:val="00452468"/>
    <w:rsid w:val="00452758"/>
    <w:rsid w:val="00452AC4"/>
    <w:rsid w:val="00452B42"/>
    <w:rsid w:val="00452EF6"/>
    <w:rsid w:val="00453836"/>
    <w:rsid w:val="00453DE5"/>
    <w:rsid w:val="00453EA8"/>
    <w:rsid w:val="004545BD"/>
    <w:rsid w:val="00454840"/>
    <w:rsid w:val="00454DE8"/>
    <w:rsid w:val="004554DA"/>
    <w:rsid w:val="00455757"/>
    <w:rsid w:val="00455777"/>
    <w:rsid w:val="00455B30"/>
    <w:rsid w:val="00455DB2"/>
    <w:rsid w:val="00455F08"/>
    <w:rsid w:val="004560EA"/>
    <w:rsid w:val="004563E3"/>
    <w:rsid w:val="004568FD"/>
    <w:rsid w:val="00456D3A"/>
    <w:rsid w:val="00456D8E"/>
    <w:rsid w:val="00457847"/>
    <w:rsid w:val="0046037F"/>
    <w:rsid w:val="004606A2"/>
    <w:rsid w:val="004607E4"/>
    <w:rsid w:val="00460853"/>
    <w:rsid w:val="00460999"/>
    <w:rsid w:val="004613BE"/>
    <w:rsid w:val="004613F7"/>
    <w:rsid w:val="00461C25"/>
    <w:rsid w:val="00461DD0"/>
    <w:rsid w:val="004621DF"/>
    <w:rsid w:val="0046268B"/>
    <w:rsid w:val="0046292C"/>
    <w:rsid w:val="00462F71"/>
    <w:rsid w:val="0046320B"/>
    <w:rsid w:val="0046388C"/>
    <w:rsid w:val="00463CDA"/>
    <w:rsid w:val="004645F3"/>
    <w:rsid w:val="0046468B"/>
    <w:rsid w:val="004646CE"/>
    <w:rsid w:val="00465563"/>
    <w:rsid w:val="00465673"/>
    <w:rsid w:val="00465B00"/>
    <w:rsid w:val="00466C41"/>
    <w:rsid w:val="00467022"/>
    <w:rsid w:val="0046714A"/>
    <w:rsid w:val="00467736"/>
    <w:rsid w:val="004679B2"/>
    <w:rsid w:val="00467DE7"/>
    <w:rsid w:val="00467E4A"/>
    <w:rsid w:val="0047017C"/>
    <w:rsid w:val="00470326"/>
    <w:rsid w:val="0047038A"/>
    <w:rsid w:val="004705FC"/>
    <w:rsid w:val="004710B6"/>
    <w:rsid w:val="004713C3"/>
    <w:rsid w:val="00471678"/>
    <w:rsid w:val="00471CE8"/>
    <w:rsid w:val="0047288E"/>
    <w:rsid w:val="00472AEE"/>
    <w:rsid w:val="00472C19"/>
    <w:rsid w:val="00472D5A"/>
    <w:rsid w:val="0047458B"/>
    <w:rsid w:val="004747C2"/>
    <w:rsid w:val="004748C7"/>
    <w:rsid w:val="00474A9F"/>
    <w:rsid w:val="00474C02"/>
    <w:rsid w:val="00474D91"/>
    <w:rsid w:val="00475AE8"/>
    <w:rsid w:val="00475C31"/>
    <w:rsid w:val="00475DC5"/>
    <w:rsid w:val="00476290"/>
    <w:rsid w:val="00476B2E"/>
    <w:rsid w:val="00476B5F"/>
    <w:rsid w:val="004776E9"/>
    <w:rsid w:val="00477FA8"/>
    <w:rsid w:val="00480847"/>
    <w:rsid w:val="0048190E"/>
    <w:rsid w:val="004820F4"/>
    <w:rsid w:val="00482222"/>
    <w:rsid w:val="00482B96"/>
    <w:rsid w:val="00482E26"/>
    <w:rsid w:val="0048319E"/>
    <w:rsid w:val="00483B3C"/>
    <w:rsid w:val="00483BE8"/>
    <w:rsid w:val="00483CA3"/>
    <w:rsid w:val="00483F34"/>
    <w:rsid w:val="00484287"/>
    <w:rsid w:val="00484352"/>
    <w:rsid w:val="0048498B"/>
    <w:rsid w:val="00484C5E"/>
    <w:rsid w:val="0048526A"/>
    <w:rsid w:val="004854DB"/>
    <w:rsid w:val="00485B64"/>
    <w:rsid w:val="0048645F"/>
    <w:rsid w:val="004865C2"/>
    <w:rsid w:val="00486E09"/>
    <w:rsid w:val="00486E26"/>
    <w:rsid w:val="00486FD4"/>
    <w:rsid w:val="004872D3"/>
    <w:rsid w:val="004879FD"/>
    <w:rsid w:val="00487F48"/>
    <w:rsid w:val="00490008"/>
    <w:rsid w:val="0049030B"/>
    <w:rsid w:val="0049058A"/>
    <w:rsid w:val="0049064D"/>
    <w:rsid w:val="004906C5"/>
    <w:rsid w:val="00490FD5"/>
    <w:rsid w:val="004910AF"/>
    <w:rsid w:val="00491879"/>
    <w:rsid w:val="004920D8"/>
    <w:rsid w:val="00492184"/>
    <w:rsid w:val="00492E36"/>
    <w:rsid w:val="00492F03"/>
    <w:rsid w:val="0049349B"/>
    <w:rsid w:val="00493530"/>
    <w:rsid w:val="00493A6B"/>
    <w:rsid w:val="00493AEA"/>
    <w:rsid w:val="00493BBA"/>
    <w:rsid w:val="00493F99"/>
    <w:rsid w:val="00494A6E"/>
    <w:rsid w:val="00495402"/>
    <w:rsid w:val="00495530"/>
    <w:rsid w:val="00495E96"/>
    <w:rsid w:val="00496FF4"/>
    <w:rsid w:val="00497163"/>
    <w:rsid w:val="00497490"/>
    <w:rsid w:val="00497664"/>
    <w:rsid w:val="004A0013"/>
    <w:rsid w:val="004A0960"/>
    <w:rsid w:val="004A0FE2"/>
    <w:rsid w:val="004A126F"/>
    <w:rsid w:val="004A135D"/>
    <w:rsid w:val="004A15AD"/>
    <w:rsid w:val="004A1B3C"/>
    <w:rsid w:val="004A1D2F"/>
    <w:rsid w:val="004A222A"/>
    <w:rsid w:val="004A2959"/>
    <w:rsid w:val="004A2C85"/>
    <w:rsid w:val="004A2EA9"/>
    <w:rsid w:val="004A33BC"/>
    <w:rsid w:val="004A34B5"/>
    <w:rsid w:val="004A35FE"/>
    <w:rsid w:val="004A366F"/>
    <w:rsid w:val="004A3698"/>
    <w:rsid w:val="004A36F3"/>
    <w:rsid w:val="004A3F7B"/>
    <w:rsid w:val="004A55CA"/>
    <w:rsid w:val="004A5B40"/>
    <w:rsid w:val="004A641E"/>
    <w:rsid w:val="004A6B9F"/>
    <w:rsid w:val="004A6BAB"/>
    <w:rsid w:val="004A7737"/>
    <w:rsid w:val="004A7D24"/>
    <w:rsid w:val="004A7D8A"/>
    <w:rsid w:val="004B096E"/>
    <w:rsid w:val="004B0D73"/>
    <w:rsid w:val="004B119F"/>
    <w:rsid w:val="004B153F"/>
    <w:rsid w:val="004B1BB4"/>
    <w:rsid w:val="004B1C4E"/>
    <w:rsid w:val="004B1D4B"/>
    <w:rsid w:val="004B3545"/>
    <w:rsid w:val="004B3C20"/>
    <w:rsid w:val="004B3DAA"/>
    <w:rsid w:val="004B3E22"/>
    <w:rsid w:val="004B3E98"/>
    <w:rsid w:val="004B402F"/>
    <w:rsid w:val="004B430C"/>
    <w:rsid w:val="004B4428"/>
    <w:rsid w:val="004B4853"/>
    <w:rsid w:val="004B55A5"/>
    <w:rsid w:val="004B5775"/>
    <w:rsid w:val="004B5AD7"/>
    <w:rsid w:val="004B61E7"/>
    <w:rsid w:val="004B64CA"/>
    <w:rsid w:val="004B6A2A"/>
    <w:rsid w:val="004B6A6A"/>
    <w:rsid w:val="004B6D6C"/>
    <w:rsid w:val="004B7028"/>
    <w:rsid w:val="004B7389"/>
    <w:rsid w:val="004B74BC"/>
    <w:rsid w:val="004B7D7C"/>
    <w:rsid w:val="004C0160"/>
    <w:rsid w:val="004C0654"/>
    <w:rsid w:val="004C0923"/>
    <w:rsid w:val="004C0C3E"/>
    <w:rsid w:val="004C0FC9"/>
    <w:rsid w:val="004C1198"/>
    <w:rsid w:val="004C124F"/>
    <w:rsid w:val="004C1E38"/>
    <w:rsid w:val="004C1ED5"/>
    <w:rsid w:val="004C203B"/>
    <w:rsid w:val="004C2808"/>
    <w:rsid w:val="004C2B86"/>
    <w:rsid w:val="004C2CCE"/>
    <w:rsid w:val="004C33B1"/>
    <w:rsid w:val="004C4242"/>
    <w:rsid w:val="004C4419"/>
    <w:rsid w:val="004C4B00"/>
    <w:rsid w:val="004C4BD6"/>
    <w:rsid w:val="004C558D"/>
    <w:rsid w:val="004C56EC"/>
    <w:rsid w:val="004C6021"/>
    <w:rsid w:val="004C65FF"/>
    <w:rsid w:val="004C7C33"/>
    <w:rsid w:val="004D0484"/>
    <w:rsid w:val="004D0B5F"/>
    <w:rsid w:val="004D0E97"/>
    <w:rsid w:val="004D1038"/>
    <w:rsid w:val="004D1466"/>
    <w:rsid w:val="004D1982"/>
    <w:rsid w:val="004D1B92"/>
    <w:rsid w:val="004D2152"/>
    <w:rsid w:val="004D22BD"/>
    <w:rsid w:val="004D26BF"/>
    <w:rsid w:val="004D2770"/>
    <w:rsid w:val="004D290C"/>
    <w:rsid w:val="004D2D80"/>
    <w:rsid w:val="004D2E2C"/>
    <w:rsid w:val="004D3492"/>
    <w:rsid w:val="004D3498"/>
    <w:rsid w:val="004D3F88"/>
    <w:rsid w:val="004D42B5"/>
    <w:rsid w:val="004D498D"/>
    <w:rsid w:val="004D5564"/>
    <w:rsid w:val="004D5CBD"/>
    <w:rsid w:val="004D5D1C"/>
    <w:rsid w:val="004E0A32"/>
    <w:rsid w:val="004E0C32"/>
    <w:rsid w:val="004E0C8A"/>
    <w:rsid w:val="004E1268"/>
    <w:rsid w:val="004E1B3B"/>
    <w:rsid w:val="004E23F1"/>
    <w:rsid w:val="004E3063"/>
    <w:rsid w:val="004E3124"/>
    <w:rsid w:val="004E334A"/>
    <w:rsid w:val="004E3E4E"/>
    <w:rsid w:val="004E4330"/>
    <w:rsid w:val="004E4563"/>
    <w:rsid w:val="004E464A"/>
    <w:rsid w:val="004E4A2D"/>
    <w:rsid w:val="004E4CF9"/>
    <w:rsid w:val="004E57A2"/>
    <w:rsid w:val="004E585F"/>
    <w:rsid w:val="004E61C2"/>
    <w:rsid w:val="004E63D0"/>
    <w:rsid w:val="004E64BA"/>
    <w:rsid w:val="004E6EF2"/>
    <w:rsid w:val="004E7343"/>
    <w:rsid w:val="004E7351"/>
    <w:rsid w:val="004E78F9"/>
    <w:rsid w:val="004E7E90"/>
    <w:rsid w:val="004F0675"/>
    <w:rsid w:val="004F06A7"/>
    <w:rsid w:val="004F0761"/>
    <w:rsid w:val="004F09A3"/>
    <w:rsid w:val="004F0B08"/>
    <w:rsid w:val="004F0EEE"/>
    <w:rsid w:val="004F11D8"/>
    <w:rsid w:val="004F13EB"/>
    <w:rsid w:val="004F1757"/>
    <w:rsid w:val="004F1C24"/>
    <w:rsid w:val="004F1C5D"/>
    <w:rsid w:val="004F2617"/>
    <w:rsid w:val="004F2D43"/>
    <w:rsid w:val="004F35E4"/>
    <w:rsid w:val="004F3807"/>
    <w:rsid w:val="004F39C8"/>
    <w:rsid w:val="004F3B0D"/>
    <w:rsid w:val="004F3EAE"/>
    <w:rsid w:val="004F418C"/>
    <w:rsid w:val="004F41C5"/>
    <w:rsid w:val="004F44F3"/>
    <w:rsid w:val="004F489B"/>
    <w:rsid w:val="004F4F72"/>
    <w:rsid w:val="004F5434"/>
    <w:rsid w:val="004F647B"/>
    <w:rsid w:val="004F679B"/>
    <w:rsid w:val="004F6C7F"/>
    <w:rsid w:val="004F7C57"/>
    <w:rsid w:val="004F7E1C"/>
    <w:rsid w:val="00500C5F"/>
    <w:rsid w:val="005015BA"/>
    <w:rsid w:val="00501719"/>
    <w:rsid w:val="00501B85"/>
    <w:rsid w:val="005026CB"/>
    <w:rsid w:val="00502F4E"/>
    <w:rsid w:val="00502F7C"/>
    <w:rsid w:val="005036B3"/>
    <w:rsid w:val="00503A2D"/>
    <w:rsid w:val="00503BBD"/>
    <w:rsid w:val="00504277"/>
    <w:rsid w:val="00504494"/>
    <w:rsid w:val="0050495F"/>
    <w:rsid w:val="00504AF0"/>
    <w:rsid w:val="00504C45"/>
    <w:rsid w:val="005055DA"/>
    <w:rsid w:val="005057AC"/>
    <w:rsid w:val="0050589B"/>
    <w:rsid w:val="005062D9"/>
    <w:rsid w:val="005063BB"/>
    <w:rsid w:val="005065E8"/>
    <w:rsid w:val="0050683C"/>
    <w:rsid w:val="005068B6"/>
    <w:rsid w:val="005069AC"/>
    <w:rsid w:val="00506E80"/>
    <w:rsid w:val="005075AA"/>
    <w:rsid w:val="005103DD"/>
    <w:rsid w:val="005106CC"/>
    <w:rsid w:val="005106E1"/>
    <w:rsid w:val="00510A3E"/>
    <w:rsid w:val="005118C3"/>
    <w:rsid w:val="0051195A"/>
    <w:rsid w:val="0051279A"/>
    <w:rsid w:val="00513685"/>
    <w:rsid w:val="00513A80"/>
    <w:rsid w:val="00513BFE"/>
    <w:rsid w:val="005140D5"/>
    <w:rsid w:val="0051419B"/>
    <w:rsid w:val="00514464"/>
    <w:rsid w:val="00514478"/>
    <w:rsid w:val="005144EB"/>
    <w:rsid w:val="0051535D"/>
    <w:rsid w:val="00515574"/>
    <w:rsid w:val="00515909"/>
    <w:rsid w:val="00515BB1"/>
    <w:rsid w:val="005165E3"/>
    <w:rsid w:val="00516ADA"/>
    <w:rsid w:val="005172B8"/>
    <w:rsid w:val="00517DA5"/>
    <w:rsid w:val="0052044B"/>
    <w:rsid w:val="005207D3"/>
    <w:rsid w:val="00520958"/>
    <w:rsid w:val="0052103A"/>
    <w:rsid w:val="005210D2"/>
    <w:rsid w:val="0052141B"/>
    <w:rsid w:val="00521487"/>
    <w:rsid w:val="00521670"/>
    <w:rsid w:val="00521A32"/>
    <w:rsid w:val="0052283E"/>
    <w:rsid w:val="005228E2"/>
    <w:rsid w:val="00522C99"/>
    <w:rsid w:val="00523414"/>
    <w:rsid w:val="005237DE"/>
    <w:rsid w:val="0052388E"/>
    <w:rsid w:val="00523A00"/>
    <w:rsid w:val="00523A0E"/>
    <w:rsid w:val="00523BBC"/>
    <w:rsid w:val="00524C4B"/>
    <w:rsid w:val="00524D5F"/>
    <w:rsid w:val="00525AB2"/>
    <w:rsid w:val="00525C5C"/>
    <w:rsid w:val="00525ED9"/>
    <w:rsid w:val="0052696C"/>
    <w:rsid w:val="00526BD3"/>
    <w:rsid w:val="00526D28"/>
    <w:rsid w:val="00526D45"/>
    <w:rsid w:val="00526F51"/>
    <w:rsid w:val="0052768C"/>
    <w:rsid w:val="00527912"/>
    <w:rsid w:val="00527A54"/>
    <w:rsid w:val="0053056E"/>
    <w:rsid w:val="00530976"/>
    <w:rsid w:val="0053134E"/>
    <w:rsid w:val="00531D85"/>
    <w:rsid w:val="00532D0C"/>
    <w:rsid w:val="00532F33"/>
    <w:rsid w:val="00533F52"/>
    <w:rsid w:val="00534987"/>
    <w:rsid w:val="00534D97"/>
    <w:rsid w:val="00535498"/>
    <w:rsid w:val="00536476"/>
    <w:rsid w:val="005364E4"/>
    <w:rsid w:val="00536B31"/>
    <w:rsid w:val="00536C2A"/>
    <w:rsid w:val="00540180"/>
    <w:rsid w:val="005401EF"/>
    <w:rsid w:val="00540484"/>
    <w:rsid w:val="005404CF"/>
    <w:rsid w:val="00540701"/>
    <w:rsid w:val="00540978"/>
    <w:rsid w:val="00541263"/>
    <w:rsid w:val="0054170F"/>
    <w:rsid w:val="00541721"/>
    <w:rsid w:val="00541E30"/>
    <w:rsid w:val="005425C5"/>
    <w:rsid w:val="005428C4"/>
    <w:rsid w:val="00542CC8"/>
    <w:rsid w:val="0054351E"/>
    <w:rsid w:val="0054394C"/>
    <w:rsid w:val="00543BD7"/>
    <w:rsid w:val="00543F65"/>
    <w:rsid w:val="0054491C"/>
    <w:rsid w:val="0054526E"/>
    <w:rsid w:val="005453C1"/>
    <w:rsid w:val="00546757"/>
    <w:rsid w:val="00546B9E"/>
    <w:rsid w:val="00546C55"/>
    <w:rsid w:val="005472B4"/>
    <w:rsid w:val="005478D9"/>
    <w:rsid w:val="00547912"/>
    <w:rsid w:val="00547DFE"/>
    <w:rsid w:val="00550493"/>
    <w:rsid w:val="00551027"/>
    <w:rsid w:val="005513B2"/>
    <w:rsid w:val="00551617"/>
    <w:rsid w:val="00551A52"/>
    <w:rsid w:val="00551F50"/>
    <w:rsid w:val="00551F9A"/>
    <w:rsid w:val="00553006"/>
    <w:rsid w:val="00553130"/>
    <w:rsid w:val="005531B1"/>
    <w:rsid w:val="0055354D"/>
    <w:rsid w:val="00553D27"/>
    <w:rsid w:val="00553EAB"/>
    <w:rsid w:val="005540A8"/>
    <w:rsid w:val="0055445F"/>
    <w:rsid w:val="00554460"/>
    <w:rsid w:val="00554855"/>
    <w:rsid w:val="0055486C"/>
    <w:rsid w:val="00554BA6"/>
    <w:rsid w:val="005555CA"/>
    <w:rsid w:val="00555991"/>
    <w:rsid w:val="00555BD8"/>
    <w:rsid w:val="00555CA2"/>
    <w:rsid w:val="00556464"/>
    <w:rsid w:val="00556563"/>
    <w:rsid w:val="00556614"/>
    <w:rsid w:val="00556730"/>
    <w:rsid w:val="005568DD"/>
    <w:rsid w:val="00556DB9"/>
    <w:rsid w:val="005572A1"/>
    <w:rsid w:val="0055732C"/>
    <w:rsid w:val="0055758C"/>
    <w:rsid w:val="005576E6"/>
    <w:rsid w:val="00557CF1"/>
    <w:rsid w:val="005601E2"/>
    <w:rsid w:val="00560308"/>
    <w:rsid w:val="005603D2"/>
    <w:rsid w:val="005609B0"/>
    <w:rsid w:val="00560A3E"/>
    <w:rsid w:val="00560E42"/>
    <w:rsid w:val="005610FB"/>
    <w:rsid w:val="005617C3"/>
    <w:rsid w:val="005618A7"/>
    <w:rsid w:val="005619AD"/>
    <w:rsid w:val="0056206D"/>
    <w:rsid w:val="00562845"/>
    <w:rsid w:val="005630A2"/>
    <w:rsid w:val="00563C8D"/>
    <w:rsid w:val="00563F70"/>
    <w:rsid w:val="00564533"/>
    <w:rsid w:val="00565AAB"/>
    <w:rsid w:val="0056644F"/>
    <w:rsid w:val="00566664"/>
    <w:rsid w:val="00567656"/>
    <w:rsid w:val="0056793B"/>
    <w:rsid w:val="00567B8C"/>
    <w:rsid w:val="00567D3C"/>
    <w:rsid w:val="00570BE0"/>
    <w:rsid w:val="00570E79"/>
    <w:rsid w:val="00570FAB"/>
    <w:rsid w:val="0057114E"/>
    <w:rsid w:val="0057190F"/>
    <w:rsid w:val="00571EF5"/>
    <w:rsid w:val="00572072"/>
    <w:rsid w:val="00572AB4"/>
    <w:rsid w:val="00573098"/>
    <w:rsid w:val="005732AE"/>
    <w:rsid w:val="00573376"/>
    <w:rsid w:val="00573B7A"/>
    <w:rsid w:val="005741BF"/>
    <w:rsid w:val="00574E0F"/>
    <w:rsid w:val="00574E52"/>
    <w:rsid w:val="005750F0"/>
    <w:rsid w:val="00575174"/>
    <w:rsid w:val="005751CF"/>
    <w:rsid w:val="00575521"/>
    <w:rsid w:val="00576366"/>
    <w:rsid w:val="005763F2"/>
    <w:rsid w:val="005764A3"/>
    <w:rsid w:val="0057675D"/>
    <w:rsid w:val="00576AB1"/>
    <w:rsid w:val="00577C42"/>
    <w:rsid w:val="00577CE7"/>
    <w:rsid w:val="00577F69"/>
    <w:rsid w:val="00580049"/>
    <w:rsid w:val="00580C9A"/>
    <w:rsid w:val="005819C9"/>
    <w:rsid w:val="00582636"/>
    <w:rsid w:val="00582A38"/>
    <w:rsid w:val="00582CA5"/>
    <w:rsid w:val="005833F7"/>
    <w:rsid w:val="005838AA"/>
    <w:rsid w:val="005839D7"/>
    <w:rsid w:val="00583B89"/>
    <w:rsid w:val="00583D61"/>
    <w:rsid w:val="00583E4A"/>
    <w:rsid w:val="005840CA"/>
    <w:rsid w:val="00584C58"/>
    <w:rsid w:val="00584F6A"/>
    <w:rsid w:val="00585576"/>
    <w:rsid w:val="005858DB"/>
    <w:rsid w:val="00585A18"/>
    <w:rsid w:val="00585DE0"/>
    <w:rsid w:val="00585FAE"/>
    <w:rsid w:val="00586116"/>
    <w:rsid w:val="00586C4E"/>
    <w:rsid w:val="00587380"/>
    <w:rsid w:val="00587853"/>
    <w:rsid w:val="00587A71"/>
    <w:rsid w:val="00587D8D"/>
    <w:rsid w:val="00590DFB"/>
    <w:rsid w:val="00590E97"/>
    <w:rsid w:val="00590FF5"/>
    <w:rsid w:val="00591663"/>
    <w:rsid w:val="00591680"/>
    <w:rsid w:val="0059197F"/>
    <w:rsid w:val="0059215C"/>
    <w:rsid w:val="00592B1E"/>
    <w:rsid w:val="0059304E"/>
    <w:rsid w:val="00593523"/>
    <w:rsid w:val="00593A4F"/>
    <w:rsid w:val="00593F97"/>
    <w:rsid w:val="005940AC"/>
    <w:rsid w:val="005949A5"/>
    <w:rsid w:val="00594A9F"/>
    <w:rsid w:val="00594BA3"/>
    <w:rsid w:val="005955AB"/>
    <w:rsid w:val="00595922"/>
    <w:rsid w:val="00595DA7"/>
    <w:rsid w:val="005960A8"/>
    <w:rsid w:val="005961C0"/>
    <w:rsid w:val="00596471"/>
    <w:rsid w:val="005978A9"/>
    <w:rsid w:val="00597958"/>
    <w:rsid w:val="00597BE4"/>
    <w:rsid w:val="00597FDD"/>
    <w:rsid w:val="005A0A43"/>
    <w:rsid w:val="005A0E96"/>
    <w:rsid w:val="005A1831"/>
    <w:rsid w:val="005A1908"/>
    <w:rsid w:val="005A1AB4"/>
    <w:rsid w:val="005A1D6A"/>
    <w:rsid w:val="005A20DD"/>
    <w:rsid w:val="005A21C6"/>
    <w:rsid w:val="005A3F24"/>
    <w:rsid w:val="005A3F56"/>
    <w:rsid w:val="005A41B4"/>
    <w:rsid w:val="005A453B"/>
    <w:rsid w:val="005A478C"/>
    <w:rsid w:val="005A50AE"/>
    <w:rsid w:val="005A589B"/>
    <w:rsid w:val="005A5AD8"/>
    <w:rsid w:val="005A5B9D"/>
    <w:rsid w:val="005A5BCE"/>
    <w:rsid w:val="005A617F"/>
    <w:rsid w:val="005A6321"/>
    <w:rsid w:val="005A6808"/>
    <w:rsid w:val="005A69E4"/>
    <w:rsid w:val="005A6EB5"/>
    <w:rsid w:val="005A71BD"/>
    <w:rsid w:val="005A7272"/>
    <w:rsid w:val="005A73C3"/>
    <w:rsid w:val="005A7528"/>
    <w:rsid w:val="005A78FA"/>
    <w:rsid w:val="005B0242"/>
    <w:rsid w:val="005B09F8"/>
    <w:rsid w:val="005B14EE"/>
    <w:rsid w:val="005B14EF"/>
    <w:rsid w:val="005B1511"/>
    <w:rsid w:val="005B16FE"/>
    <w:rsid w:val="005B1C94"/>
    <w:rsid w:val="005B1E7A"/>
    <w:rsid w:val="005B200D"/>
    <w:rsid w:val="005B21AB"/>
    <w:rsid w:val="005B245F"/>
    <w:rsid w:val="005B25FB"/>
    <w:rsid w:val="005B2872"/>
    <w:rsid w:val="005B2D2F"/>
    <w:rsid w:val="005B336B"/>
    <w:rsid w:val="005B4245"/>
    <w:rsid w:val="005B4698"/>
    <w:rsid w:val="005B4A16"/>
    <w:rsid w:val="005B4B63"/>
    <w:rsid w:val="005B4BFA"/>
    <w:rsid w:val="005B4D8D"/>
    <w:rsid w:val="005B54DC"/>
    <w:rsid w:val="005B58A1"/>
    <w:rsid w:val="005B5922"/>
    <w:rsid w:val="005B5A1C"/>
    <w:rsid w:val="005B5F75"/>
    <w:rsid w:val="005B5FAA"/>
    <w:rsid w:val="005B6C88"/>
    <w:rsid w:val="005B6EFF"/>
    <w:rsid w:val="005B719A"/>
    <w:rsid w:val="005B724A"/>
    <w:rsid w:val="005B7653"/>
    <w:rsid w:val="005B7AA2"/>
    <w:rsid w:val="005B7B6B"/>
    <w:rsid w:val="005C0A0B"/>
    <w:rsid w:val="005C0C51"/>
    <w:rsid w:val="005C14AD"/>
    <w:rsid w:val="005C1BE8"/>
    <w:rsid w:val="005C27D1"/>
    <w:rsid w:val="005C2D53"/>
    <w:rsid w:val="005C2FBC"/>
    <w:rsid w:val="005C3D80"/>
    <w:rsid w:val="005C408E"/>
    <w:rsid w:val="005C5054"/>
    <w:rsid w:val="005C556E"/>
    <w:rsid w:val="005C5912"/>
    <w:rsid w:val="005C5B72"/>
    <w:rsid w:val="005C5CCA"/>
    <w:rsid w:val="005C60D2"/>
    <w:rsid w:val="005C6274"/>
    <w:rsid w:val="005C6D3A"/>
    <w:rsid w:val="005C6E32"/>
    <w:rsid w:val="005C7501"/>
    <w:rsid w:val="005C7B67"/>
    <w:rsid w:val="005C7BA5"/>
    <w:rsid w:val="005C7BE5"/>
    <w:rsid w:val="005D0638"/>
    <w:rsid w:val="005D0662"/>
    <w:rsid w:val="005D069D"/>
    <w:rsid w:val="005D07AC"/>
    <w:rsid w:val="005D0956"/>
    <w:rsid w:val="005D0BC0"/>
    <w:rsid w:val="005D0D5A"/>
    <w:rsid w:val="005D1AB6"/>
    <w:rsid w:val="005D1FBA"/>
    <w:rsid w:val="005D2210"/>
    <w:rsid w:val="005D2A48"/>
    <w:rsid w:val="005D2AFC"/>
    <w:rsid w:val="005D2B8D"/>
    <w:rsid w:val="005D3300"/>
    <w:rsid w:val="005D340E"/>
    <w:rsid w:val="005D366C"/>
    <w:rsid w:val="005D3BE1"/>
    <w:rsid w:val="005D490A"/>
    <w:rsid w:val="005D6669"/>
    <w:rsid w:val="005D6ED6"/>
    <w:rsid w:val="005D711E"/>
    <w:rsid w:val="005D721D"/>
    <w:rsid w:val="005D76B9"/>
    <w:rsid w:val="005D7703"/>
    <w:rsid w:val="005E07AB"/>
    <w:rsid w:val="005E0F65"/>
    <w:rsid w:val="005E10BF"/>
    <w:rsid w:val="005E18E4"/>
    <w:rsid w:val="005E1B72"/>
    <w:rsid w:val="005E26ED"/>
    <w:rsid w:val="005E270D"/>
    <w:rsid w:val="005E2ADD"/>
    <w:rsid w:val="005E2B07"/>
    <w:rsid w:val="005E2C09"/>
    <w:rsid w:val="005E2F63"/>
    <w:rsid w:val="005E31BD"/>
    <w:rsid w:val="005E3806"/>
    <w:rsid w:val="005E39C9"/>
    <w:rsid w:val="005E49BF"/>
    <w:rsid w:val="005E4B1C"/>
    <w:rsid w:val="005E4E57"/>
    <w:rsid w:val="005E54A3"/>
    <w:rsid w:val="005E5A81"/>
    <w:rsid w:val="005E70F9"/>
    <w:rsid w:val="005E78DF"/>
    <w:rsid w:val="005E7B20"/>
    <w:rsid w:val="005F013E"/>
    <w:rsid w:val="005F0D19"/>
    <w:rsid w:val="005F0D6E"/>
    <w:rsid w:val="005F1432"/>
    <w:rsid w:val="005F15A6"/>
    <w:rsid w:val="005F1C42"/>
    <w:rsid w:val="005F213F"/>
    <w:rsid w:val="005F2A0C"/>
    <w:rsid w:val="005F2C08"/>
    <w:rsid w:val="005F2C2D"/>
    <w:rsid w:val="005F2D2C"/>
    <w:rsid w:val="005F2D66"/>
    <w:rsid w:val="005F32C3"/>
    <w:rsid w:val="005F3332"/>
    <w:rsid w:val="005F3615"/>
    <w:rsid w:val="005F380C"/>
    <w:rsid w:val="005F4351"/>
    <w:rsid w:val="005F4655"/>
    <w:rsid w:val="005F4DBB"/>
    <w:rsid w:val="005F5055"/>
    <w:rsid w:val="005F5113"/>
    <w:rsid w:val="005F5470"/>
    <w:rsid w:val="005F58EF"/>
    <w:rsid w:val="005F5A21"/>
    <w:rsid w:val="005F5D68"/>
    <w:rsid w:val="005F66E9"/>
    <w:rsid w:val="005F6A20"/>
    <w:rsid w:val="005F6F52"/>
    <w:rsid w:val="005F7501"/>
    <w:rsid w:val="005F7933"/>
    <w:rsid w:val="005F7C7E"/>
    <w:rsid w:val="0060034F"/>
    <w:rsid w:val="006004D4"/>
    <w:rsid w:val="00600842"/>
    <w:rsid w:val="00600A01"/>
    <w:rsid w:val="0060136A"/>
    <w:rsid w:val="00601C7C"/>
    <w:rsid w:val="00601DFD"/>
    <w:rsid w:val="0060249D"/>
    <w:rsid w:val="00603350"/>
    <w:rsid w:val="00603744"/>
    <w:rsid w:val="006037E7"/>
    <w:rsid w:val="00603DEB"/>
    <w:rsid w:val="00603DF6"/>
    <w:rsid w:val="00604D79"/>
    <w:rsid w:val="00605658"/>
    <w:rsid w:val="00605D31"/>
    <w:rsid w:val="00605E27"/>
    <w:rsid w:val="00605E4C"/>
    <w:rsid w:val="00606258"/>
    <w:rsid w:val="006066C0"/>
    <w:rsid w:val="00606D31"/>
    <w:rsid w:val="00606EF4"/>
    <w:rsid w:val="006075D2"/>
    <w:rsid w:val="00607CA2"/>
    <w:rsid w:val="00607D89"/>
    <w:rsid w:val="006107AF"/>
    <w:rsid w:val="006109E1"/>
    <w:rsid w:val="006109E2"/>
    <w:rsid w:val="0061101A"/>
    <w:rsid w:val="00611287"/>
    <w:rsid w:val="006117AD"/>
    <w:rsid w:val="006119E3"/>
    <w:rsid w:val="00611D1D"/>
    <w:rsid w:val="0061225E"/>
    <w:rsid w:val="006128A1"/>
    <w:rsid w:val="00612926"/>
    <w:rsid w:val="00612AE8"/>
    <w:rsid w:val="006131C6"/>
    <w:rsid w:val="006134F6"/>
    <w:rsid w:val="0061407D"/>
    <w:rsid w:val="00614FBA"/>
    <w:rsid w:val="0061503A"/>
    <w:rsid w:val="00615403"/>
    <w:rsid w:val="006154B3"/>
    <w:rsid w:val="0061597B"/>
    <w:rsid w:val="006164CC"/>
    <w:rsid w:val="006168FE"/>
    <w:rsid w:val="006172ED"/>
    <w:rsid w:val="0061743C"/>
    <w:rsid w:val="00617E63"/>
    <w:rsid w:val="00620D2F"/>
    <w:rsid w:val="00620ED7"/>
    <w:rsid w:val="006213B3"/>
    <w:rsid w:val="00621576"/>
    <w:rsid w:val="006215E8"/>
    <w:rsid w:val="006215FC"/>
    <w:rsid w:val="0062183C"/>
    <w:rsid w:val="00621B94"/>
    <w:rsid w:val="00621C6D"/>
    <w:rsid w:val="006220C7"/>
    <w:rsid w:val="0062231D"/>
    <w:rsid w:val="006223C9"/>
    <w:rsid w:val="00622D7F"/>
    <w:rsid w:val="00623031"/>
    <w:rsid w:val="0062320C"/>
    <w:rsid w:val="006232B8"/>
    <w:rsid w:val="006232E7"/>
    <w:rsid w:val="00623652"/>
    <w:rsid w:val="0062388F"/>
    <w:rsid w:val="00623B17"/>
    <w:rsid w:val="006243B1"/>
    <w:rsid w:val="00624710"/>
    <w:rsid w:val="00624A64"/>
    <w:rsid w:val="00624BDA"/>
    <w:rsid w:val="00624E5E"/>
    <w:rsid w:val="00625121"/>
    <w:rsid w:val="00625C0B"/>
    <w:rsid w:val="00626944"/>
    <w:rsid w:val="00626B8F"/>
    <w:rsid w:val="00627186"/>
    <w:rsid w:val="00627604"/>
    <w:rsid w:val="00627753"/>
    <w:rsid w:val="006300CF"/>
    <w:rsid w:val="0063014A"/>
    <w:rsid w:val="00630C25"/>
    <w:rsid w:val="00630C4B"/>
    <w:rsid w:val="0063177B"/>
    <w:rsid w:val="00631C0C"/>
    <w:rsid w:val="00632434"/>
    <w:rsid w:val="0063253A"/>
    <w:rsid w:val="00632997"/>
    <w:rsid w:val="00632EDC"/>
    <w:rsid w:val="0063323A"/>
    <w:rsid w:val="00633D75"/>
    <w:rsid w:val="00633E2D"/>
    <w:rsid w:val="00634269"/>
    <w:rsid w:val="00634854"/>
    <w:rsid w:val="006348F4"/>
    <w:rsid w:val="0063546D"/>
    <w:rsid w:val="0063580F"/>
    <w:rsid w:val="00635937"/>
    <w:rsid w:val="006359F8"/>
    <w:rsid w:val="00635B91"/>
    <w:rsid w:val="00635D24"/>
    <w:rsid w:val="00635DD7"/>
    <w:rsid w:val="006367D6"/>
    <w:rsid w:val="00636BD1"/>
    <w:rsid w:val="00637329"/>
    <w:rsid w:val="006373AA"/>
    <w:rsid w:val="00637CBA"/>
    <w:rsid w:val="006401CA"/>
    <w:rsid w:val="0064050E"/>
    <w:rsid w:val="00640808"/>
    <w:rsid w:val="00640890"/>
    <w:rsid w:val="00640A37"/>
    <w:rsid w:val="00640A43"/>
    <w:rsid w:val="00640D08"/>
    <w:rsid w:val="0064126D"/>
    <w:rsid w:val="00641642"/>
    <w:rsid w:val="00641C94"/>
    <w:rsid w:val="006428CC"/>
    <w:rsid w:val="00642A05"/>
    <w:rsid w:val="00642B4D"/>
    <w:rsid w:val="00642DBF"/>
    <w:rsid w:val="00642F87"/>
    <w:rsid w:val="00643428"/>
    <w:rsid w:val="006436D3"/>
    <w:rsid w:val="006441BB"/>
    <w:rsid w:val="00644598"/>
    <w:rsid w:val="00644985"/>
    <w:rsid w:val="00644D99"/>
    <w:rsid w:val="006450B6"/>
    <w:rsid w:val="00645AFB"/>
    <w:rsid w:val="00645FC0"/>
    <w:rsid w:val="006460E1"/>
    <w:rsid w:val="006463BB"/>
    <w:rsid w:val="0064688B"/>
    <w:rsid w:val="00646DC4"/>
    <w:rsid w:val="006471A2"/>
    <w:rsid w:val="006472DC"/>
    <w:rsid w:val="006474AF"/>
    <w:rsid w:val="006478C9"/>
    <w:rsid w:val="006479D7"/>
    <w:rsid w:val="00647BFA"/>
    <w:rsid w:val="0065089F"/>
    <w:rsid w:val="0065093B"/>
    <w:rsid w:val="00650B26"/>
    <w:rsid w:val="00650DCE"/>
    <w:rsid w:val="00651278"/>
    <w:rsid w:val="006519B8"/>
    <w:rsid w:val="00651A18"/>
    <w:rsid w:val="00651C15"/>
    <w:rsid w:val="00651D1F"/>
    <w:rsid w:val="0065235E"/>
    <w:rsid w:val="00652430"/>
    <w:rsid w:val="006528A1"/>
    <w:rsid w:val="00652A70"/>
    <w:rsid w:val="00652AC9"/>
    <w:rsid w:val="00652C91"/>
    <w:rsid w:val="00652CA8"/>
    <w:rsid w:val="006530DB"/>
    <w:rsid w:val="00653C77"/>
    <w:rsid w:val="00654274"/>
    <w:rsid w:val="0065432B"/>
    <w:rsid w:val="00654B2A"/>
    <w:rsid w:val="00654BC2"/>
    <w:rsid w:val="00655103"/>
    <w:rsid w:val="00656468"/>
    <w:rsid w:val="00656757"/>
    <w:rsid w:val="00656B4C"/>
    <w:rsid w:val="00656C9C"/>
    <w:rsid w:val="00656DA1"/>
    <w:rsid w:val="006572DE"/>
    <w:rsid w:val="006572EA"/>
    <w:rsid w:val="00657316"/>
    <w:rsid w:val="0065766B"/>
    <w:rsid w:val="00657BB7"/>
    <w:rsid w:val="006601A3"/>
    <w:rsid w:val="0066053E"/>
    <w:rsid w:val="00661910"/>
    <w:rsid w:val="00661AC3"/>
    <w:rsid w:val="00662793"/>
    <w:rsid w:val="0066282B"/>
    <w:rsid w:val="00662DD7"/>
    <w:rsid w:val="00662FBD"/>
    <w:rsid w:val="00662FC1"/>
    <w:rsid w:val="00663AA7"/>
    <w:rsid w:val="00664517"/>
    <w:rsid w:val="00665856"/>
    <w:rsid w:val="00665DDA"/>
    <w:rsid w:val="0066607B"/>
    <w:rsid w:val="00666122"/>
    <w:rsid w:val="00666C76"/>
    <w:rsid w:val="00666F7B"/>
    <w:rsid w:val="006703C6"/>
    <w:rsid w:val="0067040D"/>
    <w:rsid w:val="00670D0C"/>
    <w:rsid w:val="0067105B"/>
    <w:rsid w:val="006711BE"/>
    <w:rsid w:val="006713A4"/>
    <w:rsid w:val="00671513"/>
    <w:rsid w:val="00671764"/>
    <w:rsid w:val="00671B22"/>
    <w:rsid w:val="006721BD"/>
    <w:rsid w:val="0067223D"/>
    <w:rsid w:val="006722C5"/>
    <w:rsid w:val="00672466"/>
    <w:rsid w:val="006727DD"/>
    <w:rsid w:val="00672940"/>
    <w:rsid w:val="00672B1E"/>
    <w:rsid w:val="00673E40"/>
    <w:rsid w:val="00673E7C"/>
    <w:rsid w:val="006747C0"/>
    <w:rsid w:val="006747C5"/>
    <w:rsid w:val="006748CC"/>
    <w:rsid w:val="00675E32"/>
    <w:rsid w:val="0067609E"/>
    <w:rsid w:val="0067620D"/>
    <w:rsid w:val="00676358"/>
    <w:rsid w:val="006765D8"/>
    <w:rsid w:val="00676954"/>
    <w:rsid w:val="00677539"/>
    <w:rsid w:val="00677BC0"/>
    <w:rsid w:val="00677CA0"/>
    <w:rsid w:val="00677D85"/>
    <w:rsid w:val="00680389"/>
    <w:rsid w:val="006805E1"/>
    <w:rsid w:val="00680A46"/>
    <w:rsid w:val="00680E33"/>
    <w:rsid w:val="00681602"/>
    <w:rsid w:val="00681A26"/>
    <w:rsid w:val="00681CF2"/>
    <w:rsid w:val="00682306"/>
    <w:rsid w:val="0068240C"/>
    <w:rsid w:val="00682D9E"/>
    <w:rsid w:val="00682EAA"/>
    <w:rsid w:val="00682F9F"/>
    <w:rsid w:val="006847D8"/>
    <w:rsid w:val="00684E4F"/>
    <w:rsid w:val="00684EB0"/>
    <w:rsid w:val="0068579A"/>
    <w:rsid w:val="00685AC2"/>
    <w:rsid w:val="00685C48"/>
    <w:rsid w:val="00686342"/>
    <w:rsid w:val="0068638C"/>
    <w:rsid w:val="00686F59"/>
    <w:rsid w:val="00687A87"/>
    <w:rsid w:val="00687C59"/>
    <w:rsid w:val="00687D86"/>
    <w:rsid w:val="00690C13"/>
    <w:rsid w:val="00690C18"/>
    <w:rsid w:val="00690C66"/>
    <w:rsid w:val="00690F62"/>
    <w:rsid w:val="006911B5"/>
    <w:rsid w:val="006913E1"/>
    <w:rsid w:val="0069152B"/>
    <w:rsid w:val="006918FF"/>
    <w:rsid w:val="00691C59"/>
    <w:rsid w:val="00692837"/>
    <w:rsid w:val="00692942"/>
    <w:rsid w:val="00692C12"/>
    <w:rsid w:val="00693C8C"/>
    <w:rsid w:val="00693CB7"/>
    <w:rsid w:val="00694000"/>
    <w:rsid w:val="00694190"/>
    <w:rsid w:val="00694A2D"/>
    <w:rsid w:val="00694DC5"/>
    <w:rsid w:val="006950A1"/>
    <w:rsid w:val="00695244"/>
    <w:rsid w:val="00695867"/>
    <w:rsid w:val="00695B6B"/>
    <w:rsid w:val="006967BE"/>
    <w:rsid w:val="006969F0"/>
    <w:rsid w:val="00696AFC"/>
    <w:rsid w:val="00696B5B"/>
    <w:rsid w:val="00696B61"/>
    <w:rsid w:val="00696D9B"/>
    <w:rsid w:val="00697054"/>
    <w:rsid w:val="006970EC"/>
    <w:rsid w:val="006A03B5"/>
    <w:rsid w:val="006A04EC"/>
    <w:rsid w:val="006A0BC5"/>
    <w:rsid w:val="006A0F4A"/>
    <w:rsid w:val="006A0F7B"/>
    <w:rsid w:val="006A1004"/>
    <w:rsid w:val="006A1137"/>
    <w:rsid w:val="006A1B22"/>
    <w:rsid w:val="006A1E81"/>
    <w:rsid w:val="006A1F61"/>
    <w:rsid w:val="006A208A"/>
    <w:rsid w:val="006A2478"/>
    <w:rsid w:val="006A3432"/>
    <w:rsid w:val="006A367D"/>
    <w:rsid w:val="006A5224"/>
    <w:rsid w:val="006A6BC1"/>
    <w:rsid w:val="006A73AA"/>
    <w:rsid w:val="006A7739"/>
    <w:rsid w:val="006A7771"/>
    <w:rsid w:val="006B0370"/>
    <w:rsid w:val="006B086D"/>
    <w:rsid w:val="006B158E"/>
    <w:rsid w:val="006B1789"/>
    <w:rsid w:val="006B1D0B"/>
    <w:rsid w:val="006B228C"/>
    <w:rsid w:val="006B24C4"/>
    <w:rsid w:val="006B25A0"/>
    <w:rsid w:val="006B29A6"/>
    <w:rsid w:val="006B2AE2"/>
    <w:rsid w:val="006B3964"/>
    <w:rsid w:val="006B3EC8"/>
    <w:rsid w:val="006B3F5C"/>
    <w:rsid w:val="006B425D"/>
    <w:rsid w:val="006B4B67"/>
    <w:rsid w:val="006B4C17"/>
    <w:rsid w:val="006B5035"/>
    <w:rsid w:val="006B584D"/>
    <w:rsid w:val="006B5E12"/>
    <w:rsid w:val="006B621C"/>
    <w:rsid w:val="006B669E"/>
    <w:rsid w:val="006B6A9D"/>
    <w:rsid w:val="006B6CFA"/>
    <w:rsid w:val="006B6D8C"/>
    <w:rsid w:val="006B7242"/>
    <w:rsid w:val="006B75C4"/>
    <w:rsid w:val="006B77BF"/>
    <w:rsid w:val="006C00B3"/>
    <w:rsid w:val="006C01E0"/>
    <w:rsid w:val="006C0269"/>
    <w:rsid w:val="006C0291"/>
    <w:rsid w:val="006C0341"/>
    <w:rsid w:val="006C0411"/>
    <w:rsid w:val="006C07DF"/>
    <w:rsid w:val="006C0855"/>
    <w:rsid w:val="006C0E5B"/>
    <w:rsid w:val="006C0ED4"/>
    <w:rsid w:val="006C11BA"/>
    <w:rsid w:val="006C19D9"/>
    <w:rsid w:val="006C1A5E"/>
    <w:rsid w:val="006C1BA6"/>
    <w:rsid w:val="006C1F93"/>
    <w:rsid w:val="006C2261"/>
    <w:rsid w:val="006C2A40"/>
    <w:rsid w:val="006C2B26"/>
    <w:rsid w:val="006C2BA8"/>
    <w:rsid w:val="006C2CAB"/>
    <w:rsid w:val="006C2EE0"/>
    <w:rsid w:val="006C3F3C"/>
    <w:rsid w:val="006C47D3"/>
    <w:rsid w:val="006C4BA4"/>
    <w:rsid w:val="006C5B2E"/>
    <w:rsid w:val="006C613D"/>
    <w:rsid w:val="006C61E8"/>
    <w:rsid w:val="006C6396"/>
    <w:rsid w:val="006C64EC"/>
    <w:rsid w:val="006C6557"/>
    <w:rsid w:val="006C69BB"/>
    <w:rsid w:val="006C70B3"/>
    <w:rsid w:val="006C7A25"/>
    <w:rsid w:val="006D0F23"/>
    <w:rsid w:val="006D0F47"/>
    <w:rsid w:val="006D0F94"/>
    <w:rsid w:val="006D1272"/>
    <w:rsid w:val="006D1327"/>
    <w:rsid w:val="006D17DA"/>
    <w:rsid w:val="006D240A"/>
    <w:rsid w:val="006D284E"/>
    <w:rsid w:val="006D29D5"/>
    <w:rsid w:val="006D2E14"/>
    <w:rsid w:val="006D3147"/>
    <w:rsid w:val="006D3C2D"/>
    <w:rsid w:val="006D44B0"/>
    <w:rsid w:val="006D4954"/>
    <w:rsid w:val="006D4EFC"/>
    <w:rsid w:val="006D5287"/>
    <w:rsid w:val="006D52F0"/>
    <w:rsid w:val="006D5C6A"/>
    <w:rsid w:val="006D5E3D"/>
    <w:rsid w:val="006D6423"/>
    <w:rsid w:val="006D68F9"/>
    <w:rsid w:val="006D6D1A"/>
    <w:rsid w:val="006D72A9"/>
    <w:rsid w:val="006D7CC5"/>
    <w:rsid w:val="006D7F7F"/>
    <w:rsid w:val="006D7FB4"/>
    <w:rsid w:val="006E0736"/>
    <w:rsid w:val="006E1027"/>
    <w:rsid w:val="006E1C0A"/>
    <w:rsid w:val="006E1E32"/>
    <w:rsid w:val="006E2275"/>
    <w:rsid w:val="006E24F6"/>
    <w:rsid w:val="006E2560"/>
    <w:rsid w:val="006E26B9"/>
    <w:rsid w:val="006E2A42"/>
    <w:rsid w:val="006E2D04"/>
    <w:rsid w:val="006E2D37"/>
    <w:rsid w:val="006E2FCF"/>
    <w:rsid w:val="006E309A"/>
    <w:rsid w:val="006E3C90"/>
    <w:rsid w:val="006E3F84"/>
    <w:rsid w:val="006E4BBB"/>
    <w:rsid w:val="006E5E12"/>
    <w:rsid w:val="006E6187"/>
    <w:rsid w:val="006E6BFE"/>
    <w:rsid w:val="006E72F7"/>
    <w:rsid w:val="006E77E2"/>
    <w:rsid w:val="006E7B18"/>
    <w:rsid w:val="006E7B20"/>
    <w:rsid w:val="006E7C2D"/>
    <w:rsid w:val="006F0768"/>
    <w:rsid w:val="006F09CE"/>
    <w:rsid w:val="006F1476"/>
    <w:rsid w:val="006F1A2A"/>
    <w:rsid w:val="006F1BBF"/>
    <w:rsid w:val="006F1E5B"/>
    <w:rsid w:val="006F2B90"/>
    <w:rsid w:val="006F2C67"/>
    <w:rsid w:val="006F34D9"/>
    <w:rsid w:val="006F351B"/>
    <w:rsid w:val="006F3689"/>
    <w:rsid w:val="006F42C1"/>
    <w:rsid w:val="006F4CC6"/>
    <w:rsid w:val="006F5039"/>
    <w:rsid w:val="006F5089"/>
    <w:rsid w:val="006F58C0"/>
    <w:rsid w:val="006F5D72"/>
    <w:rsid w:val="006F5FB5"/>
    <w:rsid w:val="006F6939"/>
    <w:rsid w:val="006F6AC7"/>
    <w:rsid w:val="006F6AF3"/>
    <w:rsid w:val="006F6EC5"/>
    <w:rsid w:val="006F6EED"/>
    <w:rsid w:val="006F6FB8"/>
    <w:rsid w:val="006F701B"/>
    <w:rsid w:val="006F7195"/>
    <w:rsid w:val="006F7295"/>
    <w:rsid w:val="006F7310"/>
    <w:rsid w:val="00700175"/>
    <w:rsid w:val="00700326"/>
    <w:rsid w:val="00700376"/>
    <w:rsid w:val="007004D6"/>
    <w:rsid w:val="00701104"/>
    <w:rsid w:val="00701349"/>
    <w:rsid w:val="00701511"/>
    <w:rsid w:val="007019D2"/>
    <w:rsid w:val="00702380"/>
    <w:rsid w:val="0070239A"/>
    <w:rsid w:val="007025F8"/>
    <w:rsid w:val="00702617"/>
    <w:rsid w:val="00702988"/>
    <w:rsid w:val="00702D03"/>
    <w:rsid w:val="007036C7"/>
    <w:rsid w:val="00703C1D"/>
    <w:rsid w:val="00703F3D"/>
    <w:rsid w:val="007044CD"/>
    <w:rsid w:val="007049EE"/>
    <w:rsid w:val="00704AEA"/>
    <w:rsid w:val="00705141"/>
    <w:rsid w:val="00705497"/>
    <w:rsid w:val="007066B1"/>
    <w:rsid w:val="0070673A"/>
    <w:rsid w:val="00706866"/>
    <w:rsid w:val="007070E1"/>
    <w:rsid w:val="007073D7"/>
    <w:rsid w:val="00707A0D"/>
    <w:rsid w:val="00707B63"/>
    <w:rsid w:val="00707DCC"/>
    <w:rsid w:val="007100E0"/>
    <w:rsid w:val="00711454"/>
    <w:rsid w:val="007117F1"/>
    <w:rsid w:val="00711E15"/>
    <w:rsid w:val="00712199"/>
    <w:rsid w:val="00712416"/>
    <w:rsid w:val="007126BE"/>
    <w:rsid w:val="007126E0"/>
    <w:rsid w:val="0071283B"/>
    <w:rsid w:val="00712908"/>
    <w:rsid w:val="00712EC5"/>
    <w:rsid w:val="00713066"/>
    <w:rsid w:val="00713360"/>
    <w:rsid w:val="007134D4"/>
    <w:rsid w:val="0071350D"/>
    <w:rsid w:val="0071362B"/>
    <w:rsid w:val="00713987"/>
    <w:rsid w:val="007145F7"/>
    <w:rsid w:val="0071472F"/>
    <w:rsid w:val="00715669"/>
    <w:rsid w:val="0071578F"/>
    <w:rsid w:val="00715970"/>
    <w:rsid w:val="00715ABC"/>
    <w:rsid w:val="00715D54"/>
    <w:rsid w:val="007168B5"/>
    <w:rsid w:val="00716BC3"/>
    <w:rsid w:val="00717111"/>
    <w:rsid w:val="007171DC"/>
    <w:rsid w:val="00717633"/>
    <w:rsid w:val="00717C41"/>
    <w:rsid w:val="007201F3"/>
    <w:rsid w:val="00720829"/>
    <w:rsid w:val="0072227E"/>
    <w:rsid w:val="0072257D"/>
    <w:rsid w:val="00722EDF"/>
    <w:rsid w:val="00722F2C"/>
    <w:rsid w:val="0072311E"/>
    <w:rsid w:val="00723373"/>
    <w:rsid w:val="007236F0"/>
    <w:rsid w:val="00723CA9"/>
    <w:rsid w:val="00723F03"/>
    <w:rsid w:val="0072420A"/>
    <w:rsid w:val="00725C89"/>
    <w:rsid w:val="0072600E"/>
    <w:rsid w:val="00726748"/>
    <w:rsid w:val="00726A03"/>
    <w:rsid w:val="00726C99"/>
    <w:rsid w:val="00726EE0"/>
    <w:rsid w:val="00727481"/>
    <w:rsid w:val="00727DFD"/>
    <w:rsid w:val="007301D6"/>
    <w:rsid w:val="00730326"/>
    <w:rsid w:val="0073078C"/>
    <w:rsid w:val="00731351"/>
    <w:rsid w:val="0073142F"/>
    <w:rsid w:val="007317BF"/>
    <w:rsid w:val="00731CAF"/>
    <w:rsid w:val="00731DCA"/>
    <w:rsid w:val="00732862"/>
    <w:rsid w:val="00732F2E"/>
    <w:rsid w:val="00733BC3"/>
    <w:rsid w:val="00733D20"/>
    <w:rsid w:val="0073404D"/>
    <w:rsid w:val="00734E18"/>
    <w:rsid w:val="00735099"/>
    <w:rsid w:val="0073511E"/>
    <w:rsid w:val="00735228"/>
    <w:rsid w:val="007352B1"/>
    <w:rsid w:val="007357F9"/>
    <w:rsid w:val="00735BEC"/>
    <w:rsid w:val="00735F70"/>
    <w:rsid w:val="00736519"/>
    <w:rsid w:val="00736B42"/>
    <w:rsid w:val="00736CDD"/>
    <w:rsid w:val="00736F40"/>
    <w:rsid w:val="007371AF"/>
    <w:rsid w:val="0073765D"/>
    <w:rsid w:val="0073770D"/>
    <w:rsid w:val="00737B44"/>
    <w:rsid w:val="0074012B"/>
    <w:rsid w:val="00740E4B"/>
    <w:rsid w:val="00741174"/>
    <w:rsid w:val="00741B6F"/>
    <w:rsid w:val="00741C80"/>
    <w:rsid w:val="00741CBA"/>
    <w:rsid w:val="007421DF"/>
    <w:rsid w:val="0074234A"/>
    <w:rsid w:val="00742A67"/>
    <w:rsid w:val="00742B90"/>
    <w:rsid w:val="0074330B"/>
    <w:rsid w:val="007437E8"/>
    <w:rsid w:val="00743989"/>
    <w:rsid w:val="00743A6E"/>
    <w:rsid w:val="00743B60"/>
    <w:rsid w:val="00743D2C"/>
    <w:rsid w:val="00743FF2"/>
    <w:rsid w:val="007442C9"/>
    <w:rsid w:val="007444E4"/>
    <w:rsid w:val="007447C5"/>
    <w:rsid w:val="00744BCF"/>
    <w:rsid w:val="0074586E"/>
    <w:rsid w:val="00745961"/>
    <w:rsid w:val="00746107"/>
    <w:rsid w:val="007468E5"/>
    <w:rsid w:val="00746BFA"/>
    <w:rsid w:val="00747243"/>
    <w:rsid w:val="00747694"/>
    <w:rsid w:val="007476B1"/>
    <w:rsid w:val="0075060D"/>
    <w:rsid w:val="007513F2"/>
    <w:rsid w:val="0075169A"/>
    <w:rsid w:val="00751BF0"/>
    <w:rsid w:val="00752D63"/>
    <w:rsid w:val="007530C3"/>
    <w:rsid w:val="00753A17"/>
    <w:rsid w:val="00754CCC"/>
    <w:rsid w:val="00754D7E"/>
    <w:rsid w:val="00754EE5"/>
    <w:rsid w:val="00755BA5"/>
    <w:rsid w:val="00755CAD"/>
    <w:rsid w:val="00755E5C"/>
    <w:rsid w:val="00755ECA"/>
    <w:rsid w:val="007561ED"/>
    <w:rsid w:val="00756500"/>
    <w:rsid w:val="007577E2"/>
    <w:rsid w:val="00757CE9"/>
    <w:rsid w:val="00760220"/>
    <w:rsid w:val="00760FBB"/>
    <w:rsid w:val="0076119C"/>
    <w:rsid w:val="00761232"/>
    <w:rsid w:val="0076150E"/>
    <w:rsid w:val="00761655"/>
    <w:rsid w:val="0076185F"/>
    <w:rsid w:val="00761ACE"/>
    <w:rsid w:val="00761CE9"/>
    <w:rsid w:val="00761DB0"/>
    <w:rsid w:val="0076227C"/>
    <w:rsid w:val="0076287D"/>
    <w:rsid w:val="00762969"/>
    <w:rsid w:val="00762F22"/>
    <w:rsid w:val="007638B1"/>
    <w:rsid w:val="00763EC1"/>
    <w:rsid w:val="0076404E"/>
    <w:rsid w:val="00764325"/>
    <w:rsid w:val="00764410"/>
    <w:rsid w:val="007644AF"/>
    <w:rsid w:val="0076483E"/>
    <w:rsid w:val="00764F68"/>
    <w:rsid w:val="00764FC7"/>
    <w:rsid w:val="0076506D"/>
    <w:rsid w:val="0076552F"/>
    <w:rsid w:val="007655C2"/>
    <w:rsid w:val="007658FF"/>
    <w:rsid w:val="00765AB4"/>
    <w:rsid w:val="00765C3F"/>
    <w:rsid w:val="00765F02"/>
    <w:rsid w:val="007660C3"/>
    <w:rsid w:val="0076721B"/>
    <w:rsid w:val="0076730F"/>
    <w:rsid w:val="0076743A"/>
    <w:rsid w:val="00767997"/>
    <w:rsid w:val="00770B69"/>
    <w:rsid w:val="00770B8F"/>
    <w:rsid w:val="00770BEB"/>
    <w:rsid w:val="00770D34"/>
    <w:rsid w:val="00770EDE"/>
    <w:rsid w:val="007711A7"/>
    <w:rsid w:val="007712CC"/>
    <w:rsid w:val="00771EE4"/>
    <w:rsid w:val="0077223E"/>
    <w:rsid w:val="007725E3"/>
    <w:rsid w:val="007740BB"/>
    <w:rsid w:val="007743B0"/>
    <w:rsid w:val="00774AE0"/>
    <w:rsid w:val="00774DF6"/>
    <w:rsid w:val="00775604"/>
    <w:rsid w:val="00775CA9"/>
    <w:rsid w:val="00775DF8"/>
    <w:rsid w:val="00776B83"/>
    <w:rsid w:val="00776CE5"/>
    <w:rsid w:val="00777181"/>
    <w:rsid w:val="0077729D"/>
    <w:rsid w:val="00777314"/>
    <w:rsid w:val="007776A7"/>
    <w:rsid w:val="00777819"/>
    <w:rsid w:val="007800E1"/>
    <w:rsid w:val="00780787"/>
    <w:rsid w:val="00780961"/>
    <w:rsid w:val="00781207"/>
    <w:rsid w:val="007813DC"/>
    <w:rsid w:val="00781FB1"/>
    <w:rsid w:val="007824BC"/>
    <w:rsid w:val="00782D22"/>
    <w:rsid w:val="00783102"/>
    <w:rsid w:val="007831BC"/>
    <w:rsid w:val="0078330A"/>
    <w:rsid w:val="007837DE"/>
    <w:rsid w:val="00783947"/>
    <w:rsid w:val="00783BEC"/>
    <w:rsid w:val="007841AC"/>
    <w:rsid w:val="0078479F"/>
    <w:rsid w:val="0078496C"/>
    <w:rsid w:val="00784FEA"/>
    <w:rsid w:val="0078542E"/>
    <w:rsid w:val="007859F5"/>
    <w:rsid w:val="007860EB"/>
    <w:rsid w:val="007867D8"/>
    <w:rsid w:val="007868A9"/>
    <w:rsid w:val="0078693D"/>
    <w:rsid w:val="00786BFD"/>
    <w:rsid w:val="00786FC1"/>
    <w:rsid w:val="00786FC8"/>
    <w:rsid w:val="00787988"/>
    <w:rsid w:val="00787E1D"/>
    <w:rsid w:val="00790524"/>
    <w:rsid w:val="007905B2"/>
    <w:rsid w:val="00790628"/>
    <w:rsid w:val="00791232"/>
    <w:rsid w:val="0079153E"/>
    <w:rsid w:val="00791CD0"/>
    <w:rsid w:val="007920A1"/>
    <w:rsid w:val="00792255"/>
    <w:rsid w:val="00792285"/>
    <w:rsid w:val="00792536"/>
    <w:rsid w:val="007925BD"/>
    <w:rsid w:val="00792656"/>
    <w:rsid w:val="007928B5"/>
    <w:rsid w:val="00792B99"/>
    <w:rsid w:val="00793795"/>
    <w:rsid w:val="007937E9"/>
    <w:rsid w:val="007937F0"/>
    <w:rsid w:val="00793A7E"/>
    <w:rsid w:val="00793E97"/>
    <w:rsid w:val="00794059"/>
    <w:rsid w:val="007941DC"/>
    <w:rsid w:val="00794410"/>
    <w:rsid w:val="007944D6"/>
    <w:rsid w:val="0079482B"/>
    <w:rsid w:val="007955DA"/>
    <w:rsid w:val="00795995"/>
    <w:rsid w:val="00796554"/>
    <w:rsid w:val="007969C9"/>
    <w:rsid w:val="007969E9"/>
    <w:rsid w:val="00796B93"/>
    <w:rsid w:val="00796E9F"/>
    <w:rsid w:val="0079721A"/>
    <w:rsid w:val="00797259"/>
    <w:rsid w:val="00797477"/>
    <w:rsid w:val="007976B8"/>
    <w:rsid w:val="00797AF2"/>
    <w:rsid w:val="00797C31"/>
    <w:rsid w:val="00797C37"/>
    <w:rsid w:val="007A0071"/>
    <w:rsid w:val="007A013D"/>
    <w:rsid w:val="007A0560"/>
    <w:rsid w:val="007A08EF"/>
    <w:rsid w:val="007A0C78"/>
    <w:rsid w:val="007A0E5A"/>
    <w:rsid w:val="007A1200"/>
    <w:rsid w:val="007A18AF"/>
    <w:rsid w:val="007A1915"/>
    <w:rsid w:val="007A1ECA"/>
    <w:rsid w:val="007A23F2"/>
    <w:rsid w:val="007A251C"/>
    <w:rsid w:val="007A258E"/>
    <w:rsid w:val="007A2DE9"/>
    <w:rsid w:val="007A35B5"/>
    <w:rsid w:val="007A407C"/>
    <w:rsid w:val="007A484C"/>
    <w:rsid w:val="007A4DF8"/>
    <w:rsid w:val="007A4F6D"/>
    <w:rsid w:val="007A555B"/>
    <w:rsid w:val="007A59DF"/>
    <w:rsid w:val="007A5C07"/>
    <w:rsid w:val="007A629D"/>
    <w:rsid w:val="007A6563"/>
    <w:rsid w:val="007A6CDF"/>
    <w:rsid w:val="007A78A4"/>
    <w:rsid w:val="007A7C77"/>
    <w:rsid w:val="007B04A3"/>
    <w:rsid w:val="007B06B5"/>
    <w:rsid w:val="007B08AF"/>
    <w:rsid w:val="007B0ED2"/>
    <w:rsid w:val="007B1625"/>
    <w:rsid w:val="007B1C87"/>
    <w:rsid w:val="007B210A"/>
    <w:rsid w:val="007B2169"/>
    <w:rsid w:val="007B3066"/>
    <w:rsid w:val="007B33D8"/>
    <w:rsid w:val="007B3ABB"/>
    <w:rsid w:val="007B3B4E"/>
    <w:rsid w:val="007B4437"/>
    <w:rsid w:val="007B44CE"/>
    <w:rsid w:val="007B495B"/>
    <w:rsid w:val="007B4A9E"/>
    <w:rsid w:val="007B55E9"/>
    <w:rsid w:val="007B5E47"/>
    <w:rsid w:val="007B60B3"/>
    <w:rsid w:val="007B6451"/>
    <w:rsid w:val="007B6F9C"/>
    <w:rsid w:val="007B706C"/>
    <w:rsid w:val="007B71DA"/>
    <w:rsid w:val="007B7A2A"/>
    <w:rsid w:val="007B7A4F"/>
    <w:rsid w:val="007B7ABB"/>
    <w:rsid w:val="007B7BAC"/>
    <w:rsid w:val="007B7E74"/>
    <w:rsid w:val="007C0038"/>
    <w:rsid w:val="007C01DC"/>
    <w:rsid w:val="007C0476"/>
    <w:rsid w:val="007C064B"/>
    <w:rsid w:val="007C0D3D"/>
    <w:rsid w:val="007C0DC4"/>
    <w:rsid w:val="007C1596"/>
    <w:rsid w:val="007C15CB"/>
    <w:rsid w:val="007C15E3"/>
    <w:rsid w:val="007C16CF"/>
    <w:rsid w:val="007C1735"/>
    <w:rsid w:val="007C1BA0"/>
    <w:rsid w:val="007C26A0"/>
    <w:rsid w:val="007C2751"/>
    <w:rsid w:val="007C2B74"/>
    <w:rsid w:val="007C3765"/>
    <w:rsid w:val="007C38C0"/>
    <w:rsid w:val="007C3A64"/>
    <w:rsid w:val="007C3C70"/>
    <w:rsid w:val="007C4591"/>
    <w:rsid w:val="007C5067"/>
    <w:rsid w:val="007C5814"/>
    <w:rsid w:val="007C5AF2"/>
    <w:rsid w:val="007C5C84"/>
    <w:rsid w:val="007C5E44"/>
    <w:rsid w:val="007C5F99"/>
    <w:rsid w:val="007C61F8"/>
    <w:rsid w:val="007C620F"/>
    <w:rsid w:val="007C6EE1"/>
    <w:rsid w:val="007C7612"/>
    <w:rsid w:val="007C76E1"/>
    <w:rsid w:val="007D068E"/>
    <w:rsid w:val="007D0FE5"/>
    <w:rsid w:val="007D13D4"/>
    <w:rsid w:val="007D144A"/>
    <w:rsid w:val="007D1941"/>
    <w:rsid w:val="007D2518"/>
    <w:rsid w:val="007D365D"/>
    <w:rsid w:val="007D3BC3"/>
    <w:rsid w:val="007D3C9F"/>
    <w:rsid w:val="007D4835"/>
    <w:rsid w:val="007D575C"/>
    <w:rsid w:val="007D598E"/>
    <w:rsid w:val="007D5992"/>
    <w:rsid w:val="007D5A35"/>
    <w:rsid w:val="007D5B28"/>
    <w:rsid w:val="007D668A"/>
    <w:rsid w:val="007D67C0"/>
    <w:rsid w:val="007D6864"/>
    <w:rsid w:val="007D6A13"/>
    <w:rsid w:val="007D74BF"/>
    <w:rsid w:val="007D797D"/>
    <w:rsid w:val="007E01C2"/>
    <w:rsid w:val="007E13F2"/>
    <w:rsid w:val="007E1A0F"/>
    <w:rsid w:val="007E1AD6"/>
    <w:rsid w:val="007E1C28"/>
    <w:rsid w:val="007E26E6"/>
    <w:rsid w:val="007E2DA2"/>
    <w:rsid w:val="007E3302"/>
    <w:rsid w:val="007E35E5"/>
    <w:rsid w:val="007E40A5"/>
    <w:rsid w:val="007E429D"/>
    <w:rsid w:val="007E4311"/>
    <w:rsid w:val="007E4D86"/>
    <w:rsid w:val="007E4ECA"/>
    <w:rsid w:val="007E50A6"/>
    <w:rsid w:val="007E5245"/>
    <w:rsid w:val="007E5346"/>
    <w:rsid w:val="007E57A5"/>
    <w:rsid w:val="007E5BBB"/>
    <w:rsid w:val="007E5CFD"/>
    <w:rsid w:val="007E5F2D"/>
    <w:rsid w:val="007E641E"/>
    <w:rsid w:val="007E678C"/>
    <w:rsid w:val="007E73F5"/>
    <w:rsid w:val="007E73FA"/>
    <w:rsid w:val="007E7516"/>
    <w:rsid w:val="007E7686"/>
    <w:rsid w:val="007E79BA"/>
    <w:rsid w:val="007E7EB6"/>
    <w:rsid w:val="007F04C5"/>
    <w:rsid w:val="007F0A68"/>
    <w:rsid w:val="007F0B2D"/>
    <w:rsid w:val="007F1264"/>
    <w:rsid w:val="007F174C"/>
    <w:rsid w:val="007F19CE"/>
    <w:rsid w:val="007F1AA6"/>
    <w:rsid w:val="007F1E61"/>
    <w:rsid w:val="007F20FF"/>
    <w:rsid w:val="007F2130"/>
    <w:rsid w:val="007F2318"/>
    <w:rsid w:val="007F23A5"/>
    <w:rsid w:val="007F2508"/>
    <w:rsid w:val="007F2525"/>
    <w:rsid w:val="007F3B0B"/>
    <w:rsid w:val="007F3E27"/>
    <w:rsid w:val="007F40F3"/>
    <w:rsid w:val="007F44BE"/>
    <w:rsid w:val="007F45C5"/>
    <w:rsid w:val="007F473A"/>
    <w:rsid w:val="007F4C3F"/>
    <w:rsid w:val="007F4D08"/>
    <w:rsid w:val="007F54DC"/>
    <w:rsid w:val="007F5A27"/>
    <w:rsid w:val="007F6576"/>
    <w:rsid w:val="007F6614"/>
    <w:rsid w:val="007F6BF2"/>
    <w:rsid w:val="007F745E"/>
    <w:rsid w:val="007F7BDA"/>
    <w:rsid w:val="007F7C0D"/>
    <w:rsid w:val="007F7CE5"/>
    <w:rsid w:val="007F7E73"/>
    <w:rsid w:val="007F7E96"/>
    <w:rsid w:val="007F7EB8"/>
    <w:rsid w:val="008002A1"/>
    <w:rsid w:val="00800607"/>
    <w:rsid w:val="00800B14"/>
    <w:rsid w:val="00800E46"/>
    <w:rsid w:val="00800ED0"/>
    <w:rsid w:val="00800EDC"/>
    <w:rsid w:val="00802074"/>
    <w:rsid w:val="008023F0"/>
    <w:rsid w:val="008025B8"/>
    <w:rsid w:val="008036E6"/>
    <w:rsid w:val="0080443C"/>
    <w:rsid w:val="00804507"/>
    <w:rsid w:val="008048C2"/>
    <w:rsid w:val="00804934"/>
    <w:rsid w:val="00804A93"/>
    <w:rsid w:val="00804D57"/>
    <w:rsid w:val="00805106"/>
    <w:rsid w:val="0080510F"/>
    <w:rsid w:val="0080531C"/>
    <w:rsid w:val="008060EA"/>
    <w:rsid w:val="00806178"/>
    <w:rsid w:val="0080617A"/>
    <w:rsid w:val="008061FD"/>
    <w:rsid w:val="008062C3"/>
    <w:rsid w:val="0080630C"/>
    <w:rsid w:val="008069BC"/>
    <w:rsid w:val="00806B40"/>
    <w:rsid w:val="00807607"/>
    <w:rsid w:val="0080789E"/>
    <w:rsid w:val="0081043A"/>
    <w:rsid w:val="008106EB"/>
    <w:rsid w:val="0081177D"/>
    <w:rsid w:val="00811861"/>
    <w:rsid w:val="00811884"/>
    <w:rsid w:val="008124C0"/>
    <w:rsid w:val="00812A40"/>
    <w:rsid w:val="00812B06"/>
    <w:rsid w:val="00812B83"/>
    <w:rsid w:val="0081315F"/>
    <w:rsid w:val="008132C2"/>
    <w:rsid w:val="008136EF"/>
    <w:rsid w:val="00813B00"/>
    <w:rsid w:val="00813B61"/>
    <w:rsid w:val="00813D49"/>
    <w:rsid w:val="008140E6"/>
    <w:rsid w:val="00814271"/>
    <w:rsid w:val="00814A5A"/>
    <w:rsid w:val="00814E2D"/>
    <w:rsid w:val="00814E9D"/>
    <w:rsid w:val="00814F4C"/>
    <w:rsid w:val="008156F2"/>
    <w:rsid w:val="008158D0"/>
    <w:rsid w:val="00815BF8"/>
    <w:rsid w:val="00815CCF"/>
    <w:rsid w:val="00815D4A"/>
    <w:rsid w:val="00815D6C"/>
    <w:rsid w:val="00815EBC"/>
    <w:rsid w:val="00816185"/>
    <w:rsid w:val="008162B4"/>
    <w:rsid w:val="0081644C"/>
    <w:rsid w:val="00816E19"/>
    <w:rsid w:val="00817430"/>
    <w:rsid w:val="0081752B"/>
    <w:rsid w:val="008178C9"/>
    <w:rsid w:val="00817963"/>
    <w:rsid w:val="00820124"/>
    <w:rsid w:val="00820512"/>
    <w:rsid w:val="00820941"/>
    <w:rsid w:val="00820A5F"/>
    <w:rsid w:val="00820F76"/>
    <w:rsid w:val="0082126B"/>
    <w:rsid w:val="00821A6E"/>
    <w:rsid w:val="0082222E"/>
    <w:rsid w:val="00822290"/>
    <w:rsid w:val="008225B1"/>
    <w:rsid w:val="008228B3"/>
    <w:rsid w:val="00822D9B"/>
    <w:rsid w:val="00823651"/>
    <w:rsid w:val="00823682"/>
    <w:rsid w:val="0082448D"/>
    <w:rsid w:val="0082455F"/>
    <w:rsid w:val="008256D7"/>
    <w:rsid w:val="00825C81"/>
    <w:rsid w:val="00825D83"/>
    <w:rsid w:val="00825DFD"/>
    <w:rsid w:val="00825F7C"/>
    <w:rsid w:val="0082609F"/>
    <w:rsid w:val="0082639B"/>
    <w:rsid w:val="00826603"/>
    <w:rsid w:val="00826677"/>
    <w:rsid w:val="00826CE8"/>
    <w:rsid w:val="0082732E"/>
    <w:rsid w:val="008279B2"/>
    <w:rsid w:val="00827D2A"/>
    <w:rsid w:val="00827DF6"/>
    <w:rsid w:val="00827FA6"/>
    <w:rsid w:val="0083066B"/>
    <w:rsid w:val="00830725"/>
    <w:rsid w:val="00830B3D"/>
    <w:rsid w:val="00831766"/>
    <w:rsid w:val="0083180C"/>
    <w:rsid w:val="008323B0"/>
    <w:rsid w:val="00832643"/>
    <w:rsid w:val="00832A2E"/>
    <w:rsid w:val="00832E1E"/>
    <w:rsid w:val="008330AE"/>
    <w:rsid w:val="00833179"/>
    <w:rsid w:val="00833703"/>
    <w:rsid w:val="00833B32"/>
    <w:rsid w:val="00834215"/>
    <w:rsid w:val="008344B4"/>
    <w:rsid w:val="0083485B"/>
    <w:rsid w:val="00835079"/>
    <w:rsid w:val="0083590B"/>
    <w:rsid w:val="0083594F"/>
    <w:rsid w:val="00835BF9"/>
    <w:rsid w:val="00835DFB"/>
    <w:rsid w:val="008364C9"/>
    <w:rsid w:val="008366A2"/>
    <w:rsid w:val="00836D13"/>
    <w:rsid w:val="00836ED8"/>
    <w:rsid w:val="008374E7"/>
    <w:rsid w:val="00840245"/>
    <w:rsid w:val="00840428"/>
    <w:rsid w:val="00840D32"/>
    <w:rsid w:val="00841135"/>
    <w:rsid w:val="0084181E"/>
    <w:rsid w:val="00841EEC"/>
    <w:rsid w:val="00842108"/>
    <w:rsid w:val="008428B0"/>
    <w:rsid w:val="00842A14"/>
    <w:rsid w:val="00842A48"/>
    <w:rsid w:val="00842B41"/>
    <w:rsid w:val="00842BCC"/>
    <w:rsid w:val="008431C4"/>
    <w:rsid w:val="0084321E"/>
    <w:rsid w:val="0084403E"/>
    <w:rsid w:val="00844C0B"/>
    <w:rsid w:val="008452ED"/>
    <w:rsid w:val="008455DA"/>
    <w:rsid w:val="00845602"/>
    <w:rsid w:val="00845A5A"/>
    <w:rsid w:val="00846CE8"/>
    <w:rsid w:val="00846EDD"/>
    <w:rsid w:val="00847FA6"/>
    <w:rsid w:val="008501DE"/>
    <w:rsid w:val="0085105B"/>
    <w:rsid w:val="00851164"/>
    <w:rsid w:val="0085126D"/>
    <w:rsid w:val="008513E6"/>
    <w:rsid w:val="00851767"/>
    <w:rsid w:val="00851A2E"/>
    <w:rsid w:val="00852046"/>
    <w:rsid w:val="008521D6"/>
    <w:rsid w:val="00852C73"/>
    <w:rsid w:val="00852E5B"/>
    <w:rsid w:val="00852F33"/>
    <w:rsid w:val="008533C2"/>
    <w:rsid w:val="00853496"/>
    <w:rsid w:val="00853CB8"/>
    <w:rsid w:val="0085459B"/>
    <w:rsid w:val="00855146"/>
    <w:rsid w:val="00855668"/>
    <w:rsid w:val="0085582F"/>
    <w:rsid w:val="0085599E"/>
    <w:rsid w:val="00855BC6"/>
    <w:rsid w:val="00855D78"/>
    <w:rsid w:val="0085655D"/>
    <w:rsid w:val="008569B1"/>
    <w:rsid w:val="00856DCC"/>
    <w:rsid w:val="00856FDF"/>
    <w:rsid w:val="0085712D"/>
    <w:rsid w:val="00857403"/>
    <w:rsid w:val="008574DB"/>
    <w:rsid w:val="00860659"/>
    <w:rsid w:val="00860C2E"/>
    <w:rsid w:val="00860F47"/>
    <w:rsid w:val="00861068"/>
    <w:rsid w:val="0086108E"/>
    <w:rsid w:val="0086159B"/>
    <w:rsid w:val="0086229B"/>
    <w:rsid w:val="0086249A"/>
    <w:rsid w:val="008628F9"/>
    <w:rsid w:val="008629F1"/>
    <w:rsid w:val="00862DAD"/>
    <w:rsid w:val="00862F85"/>
    <w:rsid w:val="00863201"/>
    <w:rsid w:val="008633F9"/>
    <w:rsid w:val="00863C14"/>
    <w:rsid w:val="008640A6"/>
    <w:rsid w:val="008643D9"/>
    <w:rsid w:val="008645C4"/>
    <w:rsid w:val="008646A9"/>
    <w:rsid w:val="008647C6"/>
    <w:rsid w:val="00864FFD"/>
    <w:rsid w:val="0086529C"/>
    <w:rsid w:val="008653E9"/>
    <w:rsid w:val="008653FA"/>
    <w:rsid w:val="00865856"/>
    <w:rsid w:val="008660AB"/>
    <w:rsid w:val="00866C2E"/>
    <w:rsid w:val="00866CB4"/>
    <w:rsid w:val="008677AD"/>
    <w:rsid w:val="00867A12"/>
    <w:rsid w:val="00867BBC"/>
    <w:rsid w:val="00867C44"/>
    <w:rsid w:val="00867DCE"/>
    <w:rsid w:val="00867FB4"/>
    <w:rsid w:val="0087081E"/>
    <w:rsid w:val="00870941"/>
    <w:rsid w:val="00870DBA"/>
    <w:rsid w:val="00870E89"/>
    <w:rsid w:val="0087164B"/>
    <w:rsid w:val="008716E7"/>
    <w:rsid w:val="00871BE0"/>
    <w:rsid w:val="00871D7D"/>
    <w:rsid w:val="008739D5"/>
    <w:rsid w:val="00873D5F"/>
    <w:rsid w:val="00874698"/>
    <w:rsid w:val="00875CF8"/>
    <w:rsid w:val="00876230"/>
    <w:rsid w:val="00876694"/>
    <w:rsid w:val="008766B3"/>
    <w:rsid w:val="00876814"/>
    <w:rsid w:val="00877069"/>
    <w:rsid w:val="008778FA"/>
    <w:rsid w:val="00880740"/>
    <w:rsid w:val="00880FF9"/>
    <w:rsid w:val="008810E0"/>
    <w:rsid w:val="00881233"/>
    <w:rsid w:val="00881891"/>
    <w:rsid w:val="00881B53"/>
    <w:rsid w:val="00881D78"/>
    <w:rsid w:val="00881EB4"/>
    <w:rsid w:val="00881EE9"/>
    <w:rsid w:val="0088251C"/>
    <w:rsid w:val="0088269C"/>
    <w:rsid w:val="00883202"/>
    <w:rsid w:val="00883442"/>
    <w:rsid w:val="008835E8"/>
    <w:rsid w:val="008837C0"/>
    <w:rsid w:val="008856DE"/>
    <w:rsid w:val="008857E4"/>
    <w:rsid w:val="00885A30"/>
    <w:rsid w:val="00885DED"/>
    <w:rsid w:val="008865AE"/>
    <w:rsid w:val="008867F8"/>
    <w:rsid w:val="008868A2"/>
    <w:rsid w:val="00886E86"/>
    <w:rsid w:val="0088710D"/>
    <w:rsid w:val="008872F6"/>
    <w:rsid w:val="00887494"/>
    <w:rsid w:val="00887561"/>
    <w:rsid w:val="00887670"/>
    <w:rsid w:val="00887F98"/>
    <w:rsid w:val="0089012A"/>
    <w:rsid w:val="00890445"/>
    <w:rsid w:val="008911CB"/>
    <w:rsid w:val="00891665"/>
    <w:rsid w:val="008920C6"/>
    <w:rsid w:val="0089268C"/>
    <w:rsid w:val="00892BDB"/>
    <w:rsid w:val="00892DA6"/>
    <w:rsid w:val="00892DC3"/>
    <w:rsid w:val="00892F7F"/>
    <w:rsid w:val="00893495"/>
    <w:rsid w:val="00893965"/>
    <w:rsid w:val="0089398D"/>
    <w:rsid w:val="00893D54"/>
    <w:rsid w:val="00893F19"/>
    <w:rsid w:val="00894211"/>
    <w:rsid w:val="008946DA"/>
    <w:rsid w:val="00894A3F"/>
    <w:rsid w:val="00895066"/>
    <w:rsid w:val="008954D3"/>
    <w:rsid w:val="00895955"/>
    <w:rsid w:val="00895AE3"/>
    <w:rsid w:val="00895E9F"/>
    <w:rsid w:val="00896707"/>
    <w:rsid w:val="008968B5"/>
    <w:rsid w:val="00896D7C"/>
    <w:rsid w:val="00897353"/>
    <w:rsid w:val="00897CCF"/>
    <w:rsid w:val="00897D1B"/>
    <w:rsid w:val="008A0186"/>
    <w:rsid w:val="008A0380"/>
    <w:rsid w:val="008A0397"/>
    <w:rsid w:val="008A09A3"/>
    <w:rsid w:val="008A14A3"/>
    <w:rsid w:val="008A17C9"/>
    <w:rsid w:val="008A1C8C"/>
    <w:rsid w:val="008A230C"/>
    <w:rsid w:val="008A2BEE"/>
    <w:rsid w:val="008A2EC2"/>
    <w:rsid w:val="008A2EC6"/>
    <w:rsid w:val="008A36FC"/>
    <w:rsid w:val="008A3A6A"/>
    <w:rsid w:val="008A3E12"/>
    <w:rsid w:val="008A46E8"/>
    <w:rsid w:val="008A5F3A"/>
    <w:rsid w:val="008A5F9C"/>
    <w:rsid w:val="008A6284"/>
    <w:rsid w:val="008A689B"/>
    <w:rsid w:val="008A68B5"/>
    <w:rsid w:val="008A74A7"/>
    <w:rsid w:val="008A75FD"/>
    <w:rsid w:val="008A7753"/>
    <w:rsid w:val="008B058B"/>
    <w:rsid w:val="008B0E2A"/>
    <w:rsid w:val="008B10B9"/>
    <w:rsid w:val="008B1835"/>
    <w:rsid w:val="008B1B52"/>
    <w:rsid w:val="008B315D"/>
    <w:rsid w:val="008B31F9"/>
    <w:rsid w:val="008B3229"/>
    <w:rsid w:val="008B35EB"/>
    <w:rsid w:val="008B39EE"/>
    <w:rsid w:val="008B3A58"/>
    <w:rsid w:val="008B3D2C"/>
    <w:rsid w:val="008B4011"/>
    <w:rsid w:val="008B4162"/>
    <w:rsid w:val="008B46AA"/>
    <w:rsid w:val="008B5335"/>
    <w:rsid w:val="008B5382"/>
    <w:rsid w:val="008B5563"/>
    <w:rsid w:val="008B5C04"/>
    <w:rsid w:val="008B729E"/>
    <w:rsid w:val="008B796D"/>
    <w:rsid w:val="008B7A91"/>
    <w:rsid w:val="008B7B51"/>
    <w:rsid w:val="008B7BA3"/>
    <w:rsid w:val="008B7F54"/>
    <w:rsid w:val="008C0E85"/>
    <w:rsid w:val="008C1410"/>
    <w:rsid w:val="008C18B3"/>
    <w:rsid w:val="008C19D9"/>
    <w:rsid w:val="008C1BF5"/>
    <w:rsid w:val="008C1D0E"/>
    <w:rsid w:val="008C1E9B"/>
    <w:rsid w:val="008C20C2"/>
    <w:rsid w:val="008C28D6"/>
    <w:rsid w:val="008C3663"/>
    <w:rsid w:val="008C4098"/>
    <w:rsid w:val="008C4154"/>
    <w:rsid w:val="008C5738"/>
    <w:rsid w:val="008C587C"/>
    <w:rsid w:val="008C5A33"/>
    <w:rsid w:val="008C5D81"/>
    <w:rsid w:val="008C5FF2"/>
    <w:rsid w:val="008C7578"/>
    <w:rsid w:val="008D0144"/>
    <w:rsid w:val="008D06A1"/>
    <w:rsid w:val="008D0943"/>
    <w:rsid w:val="008D09A4"/>
    <w:rsid w:val="008D0B86"/>
    <w:rsid w:val="008D0DBD"/>
    <w:rsid w:val="008D0DE5"/>
    <w:rsid w:val="008D0E57"/>
    <w:rsid w:val="008D122E"/>
    <w:rsid w:val="008D13E3"/>
    <w:rsid w:val="008D1CB7"/>
    <w:rsid w:val="008D2228"/>
    <w:rsid w:val="008D2B9E"/>
    <w:rsid w:val="008D2D08"/>
    <w:rsid w:val="008D3629"/>
    <w:rsid w:val="008D3A47"/>
    <w:rsid w:val="008D3FE1"/>
    <w:rsid w:val="008D412B"/>
    <w:rsid w:val="008D412F"/>
    <w:rsid w:val="008D4837"/>
    <w:rsid w:val="008D4AA4"/>
    <w:rsid w:val="008D4B24"/>
    <w:rsid w:val="008D4FDA"/>
    <w:rsid w:val="008D51A9"/>
    <w:rsid w:val="008D5490"/>
    <w:rsid w:val="008D6169"/>
    <w:rsid w:val="008D6283"/>
    <w:rsid w:val="008D6CBD"/>
    <w:rsid w:val="008D6F60"/>
    <w:rsid w:val="008D6F8D"/>
    <w:rsid w:val="008D7374"/>
    <w:rsid w:val="008D7830"/>
    <w:rsid w:val="008D7F09"/>
    <w:rsid w:val="008E013C"/>
    <w:rsid w:val="008E025E"/>
    <w:rsid w:val="008E07E5"/>
    <w:rsid w:val="008E0A3E"/>
    <w:rsid w:val="008E0FBB"/>
    <w:rsid w:val="008E130F"/>
    <w:rsid w:val="008E146E"/>
    <w:rsid w:val="008E22DB"/>
    <w:rsid w:val="008E260D"/>
    <w:rsid w:val="008E26B7"/>
    <w:rsid w:val="008E27CF"/>
    <w:rsid w:val="008E2868"/>
    <w:rsid w:val="008E30EF"/>
    <w:rsid w:val="008E3239"/>
    <w:rsid w:val="008E323D"/>
    <w:rsid w:val="008E3304"/>
    <w:rsid w:val="008E4099"/>
    <w:rsid w:val="008E45BE"/>
    <w:rsid w:val="008E47C2"/>
    <w:rsid w:val="008E520A"/>
    <w:rsid w:val="008E6956"/>
    <w:rsid w:val="008E6A1A"/>
    <w:rsid w:val="008E6A85"/>
    <w:rsid w:val="008E6B87"/>
    <w:rsid w:val="008E6C9E"/>
    <w:rsid w:val="008E7B69"/>
    <w:rsid w:val="008F1003"/>
    <w:rsid w:val="008F104F"/>
    <w:rsid w:val="008F12FB"/>
    <w:rsid w:val="008F2295"/>
    <w:rsid w:val="008F23D3"/>
    <w:rsid w:val="008F25F9"/>
    <w:rsid w:val="008F2D33"/>
    <w:rsid w:val="008F368C"/>
    <w:rsid w:val="008F41A3"/>
    <w:rsid w:val="008F4A41"/>
    <w:rsid w:val="008F4B7C"/>
    <w:rsid w:val="008F58F0"/>
    <w:rsid w:val="008F5AC3"/>
    <w:rsid w:val="008F5DE2"/>
    <w:rsid w:val="008F601D"/>
    <w:rsid w:val="008F6615"/>
    <w:rsid w:val="008F6987"/>
    <w:rsid w:val="008F6B29"/>
    <w:rsid w:val="008F6B82"/>
    <w:rsid w:val="008F71F1"/>
    <w:rsid w:val="0090016E"/>
    <w:rsid w:val="009004DE"/>
    <w:rsid w:val="00900648"/>
    <w:rsid w:val="00900D0D"/>
    <w:rsid w:val="00900E54"/>
    <w:rsid w:val="0090104F"/>
    <w:rsid w:val="009012E5"/>
    <w:rsid w:val="0090209F"/>
    <w:rsid w:val="00902C70"/>
    <w:rsid w:val="0090306E"/>
    <w:rsid w:val="00903581"/>
    <w:rsid w:val="009043E7"/>
    <w:rsid w:val="00904E7C"/>
    <w:rsid w:val="00905064"/>
    <w:rsid w:val="0090552D"/>
    <w:rsid w:val="00905588"/>
    <w:rsid w:val="00905C54"/>
    <w:rsid w:val="00905D07"/>
    <w:rsid w:val="00906889"/>
    <w:rsid w:val="00906F15"/>
    <w:rsid w:val="00906F61"/>
    <w:rsid w:val="009079CA"/>
    <w:rsid w:val="00907A17"/>
    <w:rsid w:val="00907BFB"/>
    <w:rsid w:val="00907D33"/>
    <w:rsid w:val="00907D75"/>
    <w:rsid w:val="0091042F"/>
    <w:rsid w:val="00910C6A"/>
    <w:rsid w:val="00910C91"/>
    <w:rsid w:val="00910F38"/>
    <w:rsid w:val="00910FAF"/>
    <w:rsid w:val="009110E4"/>
    <w:rsid w:val="0091132B"/>
    <w:rsid w:val="00911747"/>
    <w:rsid w:val="0091177A"/>
    <w:rsid w:val="00911863"/>
    <w:rsid w:val="00911942"/>
    <w:rsid w:val="00911BCC"/>
    <w:rsid w:val="00911E9C"/>
    <w:rsid w:val="00911F48"/>
    <w:rsid w:val="00912106"/>
    <w:rsid w:val="00912410"/>
    <w:rsid w:val="00912D4D"/>
    <w:rsid w:val="00912EB4"/>
    <w:rsid w:val="00913B76"/>
    <w:rsid w:val="0091467B"/>
    <w:rsid w:val="009149DC"/>
    <w:rsid w:val="00914BC9"/>
    <w:rsid w:val="00914E73"/>
    <w:rsid w:val="00914EBC"/>
    <w:rsid w:val="00914F3F"/>
    <w:rsid w:val="009152BA"/>
    <w:rsid w:val="00916B70"/>
    <w:rsid w:val="0091704E"/>
    <w:rsid w:val="00917784"/>
    <w:rsid w:val="00917BB6"/>
    <w:rsid w:val="00917BD0"/>
    <w:rsid w:val="00917D66"/>
    <w:rsid w:val="0092046D"/>
    <w:rsid w:val="00920C2B"/>
    <w:rsid w:val="00920CF7"/>
    <w:rsid w:val="009213F8"/>
    <w:rsid w:val="00921AB2"/>
    <w:rsid w:val="00921BE9"/>
    <w:rsid w:val="0092255F"/>
    <w:rsid w:val="00922638"/>
    <w:rsid w:val="0092282E"/>
    <w:rsid w:val="009229CC"/>
    <w:rsid w:val="00922CAD"/>
    <w:rsid w:val="00922CE0"/>
    <w:rsid w:val="00922FC5"/>
    <w:rsid w:val="00923523"/>
    <w:rsid w:val="009238FB"/>
    <w:rsid w:val="009247A1"/>
    <w:rsid w:val="00924878"/>
    <w:rsid w:val="00924D85"/>
    <w:rsid w:val="00924DA6"/>
    <w:rsid w:val="00925114"/>
    <w:rsid w:val="009251DC"/>
    <w:rsid w:val="009254FF"/>
    <w:rsid w:val="00925997"/>
    <w:rsid w:val="00925BC5"/>
    <w:rsid w:val="00925E0C"/>
    <w:rsid w:val="00925F2E"/>
    <w:rsid w:val="009264D6"/>
    <w:rsid w:val="00926C74"/>
    <w:rsid w:val="0093016F"/>
    <w:rsid w:val="00930505"/>
    <w:rsid w:val="0093067C"/>
    <w:rsid w:val="0093069A"/>
    <w:rsid w:val="00930B19"/>
    <w:rsid w:val="00930DF7"/>
    <w:rsid w:val="00930E04"/>
    <w:rsid w:val="0093220B"/>
    <w:rsid w:val="0093221F"/>
    <w:rsid w:val="00932C82"/>
    <w:rsid w:val="00932CBF"/>
    <w:rsid w:val="00932E8F"/>
    <w:rsid w:val="00933066"/>
    <w:rsid w:val="0093323A"/>
    <w:rsid w:val="0093347E"/>
    <w:rsid w:val="00933CA1"/>
    <w:rsid w:val="00933CB4"/>
    <w:rsid w:val="00934257"/>
    <w:rsid w:val="009345B7"/>
    <w:rsid w:val="00934B49"/>
    <w:rsid w:val="0093562F"/>
    <w:rsid w:val="00935729"/>
    <w:rsid w:val="009359D5"/>
    <w:rsid w:val="00935FCC"/>
    <w:rsid w:val="00936194"/>
    <w:rsid w:val="00936371"/>
    <w:rsid w:val="00936C2F"/>
    <w:rsid w:val="00936E19"/>
    <w:rsid w:val="00940458"/>
    <w:rsid w:val="00940493"/>
    <w:rsid w:val="0094060A"/>
    <w:rsid w:val="009406EE"/>
    <w:rsid w:val="0094079B"/>
    <w:rsid w:val="00941300"/>
    <w:rsid w:val="00941474"/>
    <w:rsid w:val="009415F0"/>
    <w:rsid w:val="009417E8"/>
    <w:rsid w:val="00941B88"/>
    <w:rsid w:val="00941FD9"/>
    <w:rsid w:val="00942D55"/>
    <w:rsid w:val="0094314B"/>
    <w:rsid w:val="009432FD"/>
    <w:rsid w:val="009437B6"/>
    <w:rsid w:val="00943AD4"/>
    <w:rsid w:val="00943EE9"/>
    <w:rsid w:val="0094445C"/>
    <w:rsid w:val="00945324"/>
    <w:rsid w:val="009453FA"/>
    <w:rsid w:val="00945816"/>
    <w:rsid w:val="009459D8"/>
    <w:rsid w:val="00945A3E"/>
    <w:rsid w:val="00945DA0"/>
    <w:rsid w:val="009462C9"/>
    <w:rsid w:val="00946750"/>
    <w:rsid w:val="00946CCF"/>
    <w:rsid w:val="0094703A"/>
    <w:rsid w:val="00947387"/>
    <w:rsid w:val="0094790A"/>
    <w:rsid w:val="00947A60"/>
    <w:rsid w:val="00947C73"/>
    <w:rsid w:val="00947DB5"/>
    <w:rsid w:val="00947EFA"/>
    <w:rsid w:val="00950596"/>
    <w:rsid w:val="00950695"/>
    <w:rsid w:val="009508EA"/>
    <w:rsid w:val="00950B10"/>
    <w:rsid w:val="00950C4E"/>
    <w:rsid w:val="00951A2D"/>
    <w:rsid w:val="009520BE"/>
    <w:rsid w:val="00952324"/>
    <w:rsid w:val="0095268E"/>
    <w:rsid w:val="0095271F"/>
    <w:rsid w:val="00953415"/>
    <w:rsid w:val="009534A3"/>
    <w:rsid w:val="00953736"/>
    <w:rsid w:val="00953C4F"/>
    <w:rsid w:val="00953DDB"/>
    <w:rsid w:val="00953E7B"/>
    <w:rsid w:val="00954489"/>
    <w:rsid w:val="009547A8"/>
    <w:rsid w:val="00954A40"/>
    <w:rsid w:val="0095516F"/>
    <w:rsid w:val="00955DDF"/>
    <w:rsid w:val="00955EE3"/>
    <w:rsid w:val="00955FBB"/>
    <w:rsid w:val="00956034"/>
    <w:rsid w:val="009560C6"/>
    <w:rsid w:val="009561DF"/>
    <w:rsid w:val="009564B2"/>
    <w:rsid w:val="009565DC"/>
    <w:rsid w:val="009568EA"/>
    <w:rsid w:val="00957940"/>
    <w:rsid w:val="00957B8B"/>
    <w:rsid w:val="00957DC0"/>
    <w:rsid w:val="00960607"/>
    <w:rsid w:val="00960C33"/>
    <w:rsid w:val="00960DFC"/>
    <w:rsid w:val="00962103"/>
    <w:rsid w:val="00962560"/>
    <w:rsid w:val="00962699"/>
    <w:rsid w:val="009626CF"/>
    <w:rsid w:val="00962CAE"/>
    <w:rsid w:val="00963805"/>
    <w:rsid w:val="00964415"/>
    <w:rsid w:val="009648EA"/>
    <w:rsid w:val="00964C54"/>
    <w:rsid w:val="00964E3A"/>
    <w:rsid w:val="00965171"/>
    <w:rsid w:val="00965654"/>
    <w:rsid w:val="0096627A"/>
    <w:rsid w:val="00966BB4"/>
    <w:rsid w:val="00966C9B"/>
    <w:rsid w:val="00966EA5"/>
    <w:rsid w:val="0096702F"/>
    <w:rsid w:val="009671E5"/>
    <w:rsid w:val="00967A87"/>
    <w:rsid w:val="0097096E"/>
    <w:rsid w:val="00970BB5"/>
    <w:rsid w:val="00970E03"/>
    <w:rsid w:val="00970F16"/>
    <w:rsid w:val="00971002"/>
    <w:rsid w:val="00971559"/>
    <w:rsid w:val="00971B6C"/>
    <w:rsid w:val="009725D5"/>
    <w:rsid w:val="00972A01"/>
    <w:rsid w:val="00972BF7"/>
    <w:rsid w:val="00972C5B"/>
    <w:rsid w:val="00972FE6"/>
    <w:rsid w:val="0097375F"/>
    <w:rsid w:val="00974551"/>
    <w:rsid w:val="00974AA0"/>
    <w:rsid w:val="00975026"/>
    <w:rsid w:val="00975234"/>
    <w:rsid w:val="009758CA"/>
    <w:rsid w:val="00975E15"/>
    <w:rsid w:val="0097632C"/>
    <w:rsid w:val="00976929"/>
    <w:rsid w:val="009770BC"/>
    <w:rsid w:val="009773B6"/>
    <w:rsid w:val="009775B3"/>
    <w:rsid w:val="009777E7"/>
    <w:rsid w:val="00977D40"/>
    <w:rsid w:val="00977D5F"/>
    <w:rsid w:val="00980BC2"/>
    <w:rsid w:val="00980EC8"/>
    <w:rsid w:val="009812B6"/>
    <w:rsid w:val="00981348"/>
    <w:rsid w:val="009814FA"/>
    <w:rsid w:val="00981703"/>
    <w:rsid w:val="00981BC4"/>
    <w:rsid w:val="00981CEE"/>
    <w:rsid w:val="00981F2E"/>
    <w:rsid w:val="009822CC"/>
    <w:rsid w:val="0098286F"/>
    <w:rsid w:val="009829B3"/>
    <w:rsid w:val="00982A55"/>
    <w:rsid w:val="00982DDB"/>
    <w:rsid w:val="00983526"/>
    <w:rsid w:val="00983E3F"/>
    <w:rsid w:val="00983ECF"/>
    <w:rsid w:val="0098424F"/>
    <w:rsid w:val="009844BE"/>
    <w:rsid w:val="009844DB"/>
    <w:rsid w:val="00984529"/>
    <w:rsid w:val="0098466D"/>
    <w:rsid w:val="00984914"/>
    <w:rsid w:val="00984C48"/>
    <w:rsid w:val="00985515"/>
    <w:rsid w:val="00986331"/>
    <w:rsid w:val="00986D9E"/>
    <w:rsid w:val="009875A4"/>
    <w:rsid w:val="009876F3"/>
    <w:rsid w:val="009877FF"/>
    <w:rsid w:val="00987B9D"/>
    <w:rsid w:val="00987C7E"/>
    <w:rsid w:val="00987CA3"/>
    <w:rsid w:val="00987CC5"/>
    <w:rsid w:val="009903EF"/>
    <w:rsid w:val="009904DF"/>
    <w:rsid w:val="00990D7A"/>
    <w:rsid w:val="009910B5"/>
    <w:rsid w:val="0099137F"/>
    <w:rsid w:val="009916CD"/>
    <w:rsid w:val="00991B40"/>
    <w:rsid w:val="00993320"/>
    <w:rsid w:val="00993705"/>
    <w:rsid w:val="00993B67"/>
    <w:rsid w:val="00993C00"/>
    <w:rsid w:val="009947F0"/>
    <w:rsid w:val="00994A02"/>
    <w:rsid w:val="0099510D"/>
    <w:rsid w:val="00995528"/>
    <w:rsid w:val="0099564B"/>
    <w:rsid w:val="00995C6B"/>
    <w:rsid w:val="009963A7"/>
    <w:rsid w:val="0099643D"/>
    <w:rsid w:val="0099651D"/>
    <w:rsid w:val="00996F46"/>
    <w:rsid w:val="00997545"/>
    <w:rsid w:val="00997992"/>
    <w:rsid w:val="00997A8C"/>
    <w:rsid w:val="009A02AF"/>
    <w:rsid w:val="009A03D2"/>
    <w:rsid w:val="009A04C0"/>
    <w:rsid w:val="009A0677"/>
    <w:rsid w:val="009A1EF4"/>
    <w:rsid w:val="009A27C3"/>
    <w:rsid w:val="009A2A47"/>
    <w:rsid w:val="009A2E39"/>
    <w:rsid w:val="009A31DD"/>
    <w:rsid w:val="009A384E"/>
    <w:rsid w:val="009A3856"/>
    <w:rsid w:val="009A3B87"/>
    <w:rsid w:val="009A42AA"/>
    <w:rsid w:val="009A47E0"/>
    <w:rsid w:val="009A5CFE"/>
    <w:rsid w:val="009A6166"/>
    <w:rsid w:val="009A6C2D"/>
    <w:rsid w:val="009A6CD4"/>
    <w:rsid w:val="009A6F2A"/>
    <w:rsid w:val="009A7BD0"/>
    <w:rsid w:val="009B02ED"/>
    <w:rsid w:val="009B0615"/>
    <w:rsid w:val="009B1A59"/>
    <w:rsid w:val="009B3163"/>
    <w:rsid w:val="009B3567"/>
    <w:rsid w:val="009B4193"/>
    <w:rsid w:val="009B422D"/>
    <w:rsid w:val="009B463A"/>
    <w:rsid w:val="009B4F9B"/>
    <w:rsid w:val="009B5FC9"/>
    <w:rsid w:val="009B6632"/>
    <w:rsid w:val="009B6AD8"/>
    <w:rsid w:val="009B71FC"/>
    <w:rsid w:val="009C0133"/>
    <w:rsid w:val="009C0269"/>
    <w:rsid w:val="009C0E8A"/>
    <w:rsid w:val="009C288B"/>
    <w:rsid w:val="009C292A"/>
    <w:rsid w:val="009C2CBF"/>
    <w:rsid w:val="009C2D85"/>
    <w:rsid w:val="009C343E"/>
    <w:rsid w:val="009C34DD"/>
    <w:rsid w:val="009C3659"/>
    <w:rsid w:val="009C39AE"/>
    <w:rsid w:val="009C3B2E"/>
    <w:rsid w:val="009C3CC8"/>
    <w:rsid w:val="009C3DC3"/>
    <w:rsid w:val="009C43BC"/>
    <w:rsid w:val="009C5048"/>
    <w:rsid w:val="009C5156"/>
    <w:rsid w:val="009C5421"/>
    <w:rsid w:val="009C61DD"/>
    <w:rsid w:val="009C65C4"/>
    <w:rsid w:val="009C6A29"/>
    <w:rsid w:val="009C6D8C"/>
    <w:rsid w:val="009C6E31"/>
    <w:rsid w:val="009C713B"/>
    <w:rsid w:val="009C728F"/>
    <w:rsid w:val="009C7308"/>
    <w:rsid w:val="009C7E02"/>
    <w:rsid w:val="009D08A8"/>
    <w:rsid w:val="009D0E24"/>
    <w:rsid w:val="009D1054"/>
    <w:rsid w:val="009D1A50"/>
    <w:rsid w:val="009D225F"/>
    <w:rsid w:val="009D22CA"/>
    <w:rsid w:val="009D2528"/>
    <w:rsid w:val="009D3C5E"/>
    <w:rsid w:val="009D3C7C"/>
    <w:rsid w:val="009D4176"/>
    <w:rsid w:val="009D42F2"/>
    <w:rsid w:val="009D450D"/>
    <w:rsid w:val="009D48BD"/>
    <w:rsid w:val="009D4FE4"/>
    <w:rsid w:val="009D52E2"/>
    <w:rsid w:val="009D54D3"/>
    <w:rsid w:val="009D5863"/>
    <w:rsid w:val="009D5C0D"/>
    <w:rsid w:val="009D5E5D"/>
    <w:rsid w:val="009D5F16"/>
    <w:rsid w:val="009D626F"/>
    <w:rsid w:val="009D6AA5"/>
    <w:rsid w:val="009D726A"/>
    <w:rsid w:val="009D779D"/>
    <w:rsid w:val="009E01E5"/>
    <w:rsid w:val="009E03FA"/>
    <w:rsid w:val="009E0988"/>
    <w:rsid w:val="009E0AE8"/>
    <w:rsid w:val="009E0B11"/>
    <w:rsid w:val="009E0B59"/>
    <w:rsid w:val="009E0CE9"/>
    <w:rsid w:val="009E0DFB"/>
    <w:rsid w:val="009E1000"/>
    <w:rsid w:val="009E13CD"/>
    <w:rsid w:val="009E166C"/>
    <w:rsid w:val="009E1C56"/>
    <w:rsid w:val="009E2382"/>
    <w:rsid w:val="009E279C"/>
    <w:rsid w:val="009E28CE"/>
    <w:rsid w:val="009E31B1"/>
    <w:rsid w:val="009E37F0"/>
    <w:rsid w:val="009E3EEA"/>
    <w:rsid w:val="009E54CD"/>
    <w:rsid w:val="009E5995"/>
    <w:rsid w:val="009E599B"/>
    <w:rsid w:val="009E63FE"/>
    <w:rsid w:val="009E65F5"/>
    <w:rsid w:val="009E6BCB"/>
    <w:rsid w:val="009E6FFE"/>
    <w:rsid w:val="009E730C"/>
    <w:rsid w:val="009F0CDD"/>
    <w:rsid w:val="009F164D"/>
    <w:rsid w:val="009F1D26"/>
    <w:rsid w:val="009F1F40"/>
    <w:rsid w:val="009F2648"/>
    <w:rsid w:val="009F2A0F"/>
    <w:rsid w:val="009F2D5F"/>
    <w:rsid w:val="009F2DD0"/>
    <w:rsid w:val="009F2DFA"/>
    <w:rsid w:val="009F31BC"/>
    <w:rsid w:val="009F37CE"/>
    <w:rsid w:val="009F3A5E"/>
    <w:rsid w:val="009F3F7D"/>
    <w:rsid w:val="009F465C"/>
    <w:rsid w:val="009F4B1B"/>
    <w:rsid w:val="009F4BEF"/>
    <w:rsid w:val="009F4E48"/>
    <w:rsid w:val="009F513A"/>
    <w:rsid w:val="009F54A3"/>
    <w:rsid w:val="009F59F2"/>
    <w:rsid w:val="009F5A93"/>
    <w:rsid w:val="009F5BDC"/>
    <w:rsid w:val="009F675C"/>
    <w:rsid w:val="009F72A5"/>
    <w:rsid w:val="009F761C"/>
    <w:rsid w:val="009F7647"/>
    <w:rsid w:val="009F7955"/>
    <w:rsid w:val="009F7DA8"/>
    <w:rsid w:val="00A00020"/>
    <w:rsid w:val="00A00A55"/>
    <w:rsid w:val="00A00B9E"/>
    <w:rsid w:val="00A00EFB"/>
    <w:rsid w:val="00A01297"/>
    <w:rsid w:val="00A01599"/>
    <w:rsid w:val="00A015BD"/>
    <w:rsid w:val="00A0268C"/>
    <w:rsid w:val="00A03C01"/>
    <w:rsid w:val="00A04B39"/>
    <w:rsid w:val="00A04C05"/>
    <w:rsid w:val="00A055BC"/>
    <w:rsid w:val="00A05CAC"/>
    <w:rsid w:val="00A05CE9"/>
    <w:rsid w:val="00A05D6E"/>
    <w:rsid w:val="00A0664A"/>
    <w:rsid w:val="00A0676F"/>
    <w:rsid w:val="00A06B59"/>
    <w:rsid w:val="00A06CAE"/>
    <w:rsid w:val="00A06EA7"/>
    <w:rsid w:val="00A07526"/>
    <w:rsid w:val="00A07FA6"/>
    <w:rsid w:val="00A10375"/>
    <w:rsid w:val="00A10522"/>
    <w:rsid w:val="00A1059C"/>
    <w:rsid w:val="00A105C0"/>
    <w:rsid w:val="00A10E0E"/>
    <w:rsid w:val="00A10FD4"/>
    <w:rsid w:val="00A11269"/>
    <w:rsid w:val="00A11A56"/>
    <w:rsid w:val="00A11B3B"/>
    <w:rsid w:val="00A121E5"/>
    <w:rsid w:val="00A12335"/>
    <w:rsid w:val="00A1311D"/>
    <w:rsid w:val="00A1319F"/>
    <w:rsid w:val="00A1347C"/>
    <w:rsid w:val="00A14299"/>
    <w:rsid w:val="00A14506"/>
    <w:rsid w:val="00A148AA"/>
    <w:rsid w:val="00A14B5C"/>
    <w:rsid w:val="00A14C87"/>
    <w:rsid w:val="00A15184"/>
    <w:rsid w:val="00A1528F"/>
    <w:rsid w:val="00A1534E"/>
    <w:rsid w:val="00A1554D"/>
    <w:rsid w:val="00A15850"/>
    <w:rsid w:val="00A1591A"/>
    <w:rsid w:val="00A1595A"/>
    <w:rsid w:val="00A15AFA"/>
    <w:rsid w:val="00A1666E"/>
    <w:rsid w:val="00A16830"/>
    <w:rsid w:val="00A16A7B"/>
    <w:rsid w:val="00A1736B"/>
    <w:rsid w:val="00A173E0"/>
    <w:rsid w:val="00A178EE"/>
    <w:rsid w:val="00A2037D"/>
    <w:rsid w:val="00A20581"/>
    <w:rsid w:val="00A20679"/>
    <w:rsid w:val="00A20799"/>
    <w:rsid w:val="00A207B5"/>
    <w:rsid w:val="00A21A25"/>
    <w:rsid w:val="00A21D01"/>
    <w:rsid w:val="00A21DFA"/>
    <w:rsid w:val="00A2222E"/>
    <w:rsid w:val="00A22546"/>
    <w:rsid w:val="00A22BF3"/>
    <w:rsid w:val="00A22CB9"/>
    <w:rsid w:val="00A238F8"/>
    <w:rsid w:val="00A23B44"/>
    <w:rsid w:val="00A23DE3"/>
    <w:rsid w:val="00A249CD"/>
    <w:rsid w:val="00A252EF"/>
    <w:rsid w:val="00A2552D"/>
    <w:rsid w:val="00A255A7"/>
    <w:rsid w:val="00A259CB"/>
    <w:rsid w:val="00A26492"/>
    <w:rsid w:val="00A26A31"/>
    <w:rsid w:val="00A27729"/>
    <w:rsid w:val="00A27EC9"/>
    <w:rsid w:val="00A30312"/>
    <w:rsid w:val="00A30422"/>
    <w:rsid w:val="00A30C2B"/>
    <w:rsid w:val="00A31324"/>
    <w:rsid w:val="00A31440"/>
    <w:rsid w:val="00A31C83"/>
    <w:rsid w:val="00A326B1"/>
    <w:rsid w:val="00A32B9F"/>
    <w:rsid w:val="00A3329F"/>
    <w:rsid w:val="00A33525"/>
    <w:rsid w:val="00A33538"/>
    <w:rsid w:val="00A339B7"/>
    <w:rsid w:val="00A33C4F"/>
    <w:rsid w:val="00A34156"/>
    <w:rsid w:val="00A34223"/>
    <w:rsid w:val="00A34305"/>
    <w:rsid w:val="00A34B12"/>
    <w:rsid w:val="00A34C3A"/>
    <w:rsid w:val="00A356E2"/>
    <w:rsid w:val="00A3571C"/>
    <w:rsid w:val="00A36A0F"/>
    <w:rsid w:val="00A36D8C"/>
    <w:rsid w:val="00A36E7B"/>
    <w:rsid w:val="00A37256"/>
    <w:rsid w:val="00A372BE"/>
    <w:rsid w:val="00A37BC1"/>
    <w:rsid w:val="00A37F6E"/>
    <w:rsid w:val="00A40308"/>
    <w:rsid w:val="00A40CEA"/>
    <w:rsid w:val="00A41081"/>
    <w:rsid w:val="00A411AD"/>
    <w:rsid w:val="00A414A1"/>
    <w:rsid w:val="00A41625"/>
    <w:rsid w:val="00A41FDC"/>
    <w:rsid w:val="00A42057"/>
    <w:rsid w:val="00A426C4"/>
    <w:rsid w:val="00A42A0A"/>
    <w:rsid w:val="00A42AE7"/>
    <w:rsid w:val="00A42CEA"/>
    <w:rsid w:val="00A42DBD"/>
    <w:rsid w:val="00A42EAC"/>
    <w:rsid w:val="00A4300F"/>
    <w:rsid w:val="00A431E1"/>
    <w:rsid w:val="00A434EA"/>
    <w:rsid w:val="00A43583"/>
    <w:rsid w:val="00A43C24"/>
    <w:rsid w:val="00A43D8F"/>
    <w:rsid w:val="00A44021"/>
    <w:rsid w:val="00A44171"/>
    <w:rsid w:val="00A44369"/>
    <w:rsid w:val="00A44850"/>
    <w:rsid w:val="00A44D3C"/>
    <w:rsid w:val="00A44F2E"/>
    <w:rsid w:val="00A4585F"/>
    <w:rsid w:val="00A460E5"/>
    <w:rsid w:val="00A46230"/>
    <w:rsid w:val="00A462BB"/>
    <w:rsid w:val="00A46E9F"/>
    <w:rsid w:val="00A46F31"/>
    <w:rsid w:val="00A4725B"/>
    <w:rsid w:val="00A47847"/>
    <w:rsid w:val="00A4786C"/>
    <w:rsid w:val="00A47952"/>
    <w:rsid w:val="00A501F2"/>
    <w:rsid w:val="00A506AD"/>
    <w:rsid w:val="00A509E3"/>
    <w:rsid w:val="00A50F19"/>
    <w:rsid w:val="00A50F92"/>
    <w:rsid w:val="00A51165"/>
    <w:rsid w:val="00A51365"/>
    <w:rsid w:val="00A51E13"/>
    <w:rsid w:val="00A51F8A"/>
    <w:rsid w:val="00A52066"/>
    <w:rsid w:val="00A5218A"/>
    <w:rsid w:val="00A52413"/>
    <w:rsid w:val="00A527E1"/>
    <w:rsid w:val="00A528CD"/>
    <w:rsid w:val="00A52C6F"/>
    <w:rsid w:val="00A52D52"/>
    <w:rsid w:val="00A52FED"/>
    <w:rsid w:val="00A53283"/>
    <w:rsid w:val="00A5389C"/>
    <w:rsid w:val="00A538F5"/>
    <w:rsid w:val="00A53926"/>
    <w:rsid w:val="00A53EF0"/>
    <w:rsid w:val="00A54175"/>
    <w:rsid w:val="00A5461F"/>
    <w:rsid w:val="00A54C76"/>
    <w:rsid w:val="00A54E04"/>
    <w:rsid w:val="00A55178"/>
    <w:rsid w:val="00A55683"/>
    <w:rsid w:val="00A55B60"/>
    <w:rsid w:val="00A563A3"/>
    <w:rsid w:val="00A565FC"/>
    <w:rsid w:val="00A566BE"/>
    <w:rsid w:val="00A5679D"/>
    <w:rsid w:val="00A56E40"/>
    <w:rsid w:val="00A56F8D"/>
    <w:rsid w:val="00A57254"/>
    <w:rsid w:val="00A57D31"/>
    <w:rsid w:val="00A6076B"/>
    <w:rsid w:val="00A60780"/>
    <w:rsid w:val="00A608DC"/>
    <w:rsid w:val="00A609DA"/>
    <w:rsid w:val="00A60EFF"/>
    <w:rsid w:val="00A610F7"/>
    <w:rsid w:val="00A6165D"/>
    <w:rsid w:val="00A61878"/>
    <w:rsid w:val="00A61D00"/>
    <w:rsid w:val="00A61F5D"/>
    <w:rsid w:val="00A6294C"/>
    <w:rsid w:val="00A62DAA"/>
    <w:rsid w:val="00A63194"/>
    <w:rsid w:val="00A6323A"/>
    <w:rsid w:val="00A6326D"/>
    <w:rsid w:val="00A6361F"/>
    <w:rsid w:val="00A636E2"/>
    <w:rsid w:val="00A637FF"/>
    <w:rsid w:val="00A6384D"/>
    <w:rsid w:val="00A638B2"/>
    <w:rsid w:val="00A64270"/>
    <w:rsid w:val="00A647B1"/>
    <w:rsid w:val="00A6486D"/>
    <w:rsid w:val="00A649C2"/>
    <w:rsid w:val="00A64C13"/>
    <w:rsid w:val="00A64C2D"/>
    <w:rsid w:val="00A65102"/>
    <w:rsid w:val="00A65608"/>
    <w:rsid w:val="00A65666"/>
    <w:rsid w:val="00A65B5D"/>
    <w:rsid w:val="00A65C25"/>
    <w:rsid w:val="00A65E73"/>
    <w:rsid w:val="00A66298"/>
    <w:rsid w:val="00A66447"/>
    <w:rsid w:val="00A668EB"/>
    <w:rsid w:val="00A66C95"/>
    <w:rsid w:val="00A67169"/>
    <w:rsid w:val="00A675C4"/>
    <w:rsid w:val="00A6784F"/>
    <w:rsid w:val="00A70287"/>
    <w:rsid w:val="00A7034C"/>
    <w:rsid w:val="00A7053B"/>
    <w:rsid w:val="00A7128F"/>
    <w:rsid w:val="00A71BA9"/>
    <w:rsid w:val="00A72250"/>
    <w:rsid w:val="00A72645"/>
    <w:rsid w:val="00A7279E"/>
    <w:rsid w:val="00A72E2A"/>
    <w:rsid w:val="00A72E54"/>
    <w:rsid w:val="00A7308E"/>
    <w:rsid w:val="00A7358B"/>
    <w:rsid w:val="00A73657"/>
    <w:rsid w:val="00A7450D"/>
    <w:rsid w:val="00A748D3"/>
    <w:rsid w:val="00A749C7"/>
    <w:rsid w:val="00A749E6"/>
    <w:rsid w:val="00A75108"/>
    <w:rsid w:val="00A75348"/>
    <w:rsid w:val="00A757A6"/>
    <w:rsid w:val="00A75B04"/>
    <w:rsid w:val="00A76163"/>
    <w:rsid w:val="00A761CC"/>
    <w:rsid w:val="00A76306"/>
    <w:rsid w:val="00A76329"/>
    <w:rsid w:val="00A763A8"/>
    <w:rsid w:val="00A76D89"/>
    <w:rsid w:val="00A775B3"/>
    <w:rsid w:val="00A77630"/>
    <w:rsid w:val="00A7772C"/>
    <w:rsid w:val="00A7790E"/>
    <w:rsid w:val="00A77A2C"/>
    <w:rsid w:val="00A77AF7"/>
    <w:rsid w:val="00A77B49"/>
    <w:rsid w:val="00A77FD0"/>
    <w:rsid w:val="00A80125"/>
    <w:rsid w:val="00A8075E"/>
    <w:rsid w:val="00A809D6"/>
    <w:rsid w:val="00A80DBD"/>
    <w:rsid w:val="00A81D16"/>
    <w:rsid w:val="00A822CF"/>
    <w:rsid w:val="00A82715"/>
    <w:rsid w:val="00A8277B"/>
    <w:rsid w:val="00A82C87"/>
    <w:rsid w:val="00A82FB5"/>
    <w:rsid w:val="00A830AF"/>
    <w:rsid w:val="00A8319A"/>
    <w:rsid w:val="00A8378B"/>
    <w:rsid w:val="00A83935"/>
    <w:rsid w:val="00A83DBA"/>
    <w:rsid w:val="00A84377"/>
    <w:rsid w:val="00A8447D"/>
    <w:rsid w:val="00A84537"/>
    <w:rsid w:val="00A8485E"/>
    <w:rsid w:val="00A84CA6"/>
    <w:rsid w:val="00A84D7F"/>
    <w:rsid w:val="00A84FC0"/>
    <w:rsid w:val="00A85016"/>
    <w:rsid w:val="00A855B6"/>
    <w:rsid w:val="00A85729"/>
    <w:rsid w:val="00A85A21"/>
    <w:rsid w:val="00A86D94"/>
    <w:rsid w:val="00A86E66"/>
    <w:rsid w:val="00A871F3"/>
    <w:rsid w:val="00A87681"/>
    <w:rsid w:val="00A87BFF"/>
    <w:rsid w:val="00A87D9F"/>
    <w:rsid w:val="00A90132"/>
    <w:rsid w:val="00A90508"/>
    <w:rsid w:val="00A90771"/>
    <w:rsid w:val="00A907FB"/>
    <w:rsid w:val="00A90D30"/>
    <w:rsid w:val="00A90E82"/>
    <w:rsid w:val="00A91C72"/>
    <w:rsid w:val="00A91F9B"/>
    <w:rsid w:val="00A9211E"/>
    <w:rsid w:val="00A92762"/>
    <w:rsid w:val="00A929AA"/>
    <w:rsid w:val="00A92A19"/>
    <w:rsid w:val="00A92C94"/>
    <w:rsid w:val="00A92F7A"/>
    <w:rsid w:val="00A94684"/>
    <w:rsid w:val="00A94771"/>
    <w:rsid w:val="00A95527"/>
    <w:rsid w:val="00A95DAF"/>
    <w:rsid w:val="00A95DFB"/>
    <w:rsid w:val="00A96477"/>
    <w:rsid w:val="00A96764"/>
    <w:rsid w:val="00A96845"/>
    <w:rsid w:val="00AA05FB"/>
    <w:rsid w:val="00AA0B55"/>
    <w:rsid w:val="00AA0D20"/>
    <w:rsid w:val="00AA162C"/>
    <w:rsid w:val="00AA1918"/>
    <w:rsid w:val="00AA25C9"/>
    <w:rsid w:val="00AA306F"/>
    <w:rsid w:val="00AA3C34"/>
    <w:rsid w:val="00AA41AF"/>
    <w:rsid w:val="00AA4AAB"/>
    <w:rsid w:val="00AA4D30"/>
    <w:rsid w:val="00AA4F2F"/>
    <w:rsid w:val="00AA61ED"/>
    <w:rsid w:val="00AA6243"/>
    <w:rsid w:val="00AA6A84"/>
    <w:rsid w:val="00AA6B80"/>
    <w:rsid w:val="00AA6E4B"/>
    <w:rsid w:val="00AA712A"/>
    <w:rsid w:val="00AA71CC"/>
    <w:rsid w:val="00AA7987"/>
    <w:rsid w:val="00AB005E"/>
    <w:rsid w:val="00AB0DEA"/>
    <w:rsid w:val="00AB141A"/>
    <w:rsid w:val="00AB14B7"/>
    <w:rsid w:val="00AB1A1E"/>
    <w:rsid w:val="00AB1C2F"/>
    <w:rsid w:val="00AB1C43"/>
    <w:rsid w:val="00AB326C"/>
    <w:rsid w:val="00AB33CD"/>
    <w:rsid w:val="00AB3507"/>
    <w:rsid w:val="00AB3697"/>
    <w:rsid w:val="00AB36B4"/>
    <w:rsid w:val="00AB37F4"/>
    <w:rsid w:val="00AB3FE7"/>
    <w:rsid w:val="00AB3FF8"/>
    <w:rsid w:val="00AB4063"/>
    <w:rsid w:val="00AB4115"/>
    <w:rsid w:val="00AB4648"/>
    <w:rsid w:val="00AB4CC2"/>
    <w:rsid w:val="00AB546D"/>
    <w:rsid w:val="00AB5672"/>
    <w:rsid w:val="00AB56A9"/>
    <w:rsid w:val="00AB61AE"/>
    <w:rsid w:val="00AB684A"/>
    <w:rsid w:val="00AB68E8"/>
    <w:rsid w:val="00AB714F"/>
    <w:rsid w:val="00AB7695"/>
    <w:rsid w:val="00AC035C"/>
    <w:rsid w:val="00AC03A8"/>
    <w:rsid w:val="00AC127D"/>
    <w:rsid w:val="00AC167E"/>
    <w:rsid w:val="00AC18FC"/>
    <w:rsid w:val="00AC19C5"/>
    <w:rsid w:val="00AC1AF7"/>
    <w:rsid w:val="00AC203E"/>
    <w:rsid w:val="00AC23AE"/>
    <w:rsid w:val="00AC259D"/>
    <w:rsid w:val="00AC3386"/>
    <w:rsid w:val="00AC3799"/>
    <w:rsid w:val="00AC3A08"/>
    <w:rsid w:val="00AC3EBE"/>
    <w:rsid w:val="00AC4166"/>
    <w:rsid w:val="00AC44DB"/>
    <w:rsid w:val="00AC5DB9"/>
    <w:rsid w:val="00AC614F"/>
    <w:rsid w:val="00AC6643"/>
    <w:rsid w:val="00AC6DFA"/>
    <w:rsid w:val="00AC718B"/>
    <w:rsid w:val="00AC71D6"/>
    <w:rsid w:val="00AC73FD"/>
    <w:rsid w:val="00AC768F"/>
    <w:rsid w:val="00AC77A7"/>
    <w:rsid w:val="00AC78B9"/>
    <w:rsid w:val="00AD0084"/>
    <w:rsid w:val="00AD0292"/>
    <w:rsid w:val="00AD043E"/>
    <w:rsid w:val="00AD0808"/>
    <w:rsid w:val="00AD0A17"/>
    <w:rsid w:val="00AD0CBF"/>
    <w:rsid w:val="00AD1C52"/>
    <w:rsid w:val="00AD2216"/>
    <w:rsid w:val="00AD2444"/>
    <w:rsid w:val="00AD2475"/>
    <w:rsid w:val="00AD2B28"/>
    <w:rsid w:val="00AD2E6A"/>
    <w:rsid w:val="00AD4B48"/>
    <w:rsid w:val="00AD4BC4"/>
    <w:rsid w:val="00AD4D55"/>
    <w:rsid w:val="00AD5282"/>
    <w:rsid w:val="00AD52D5"/>
    <w:rsid w:val="00AD53B3"/>
    <w:rsid w:val="00AD5621"/>
    <w:rsid w:val="00AD59F8"/>
    <w:rsid w:val="00AD5AFC"/>
    <w:rsid w:val="00AD5C8A"/>
    <w:rsid w:val="00AD5ED2"/>
    <w:rsid w:val="00AD6352"/>
    <w:rsid w:val="00AD63BC"/>
    <w:rsid w:val="00AD6603"/>
    <w:rsid w:val="00AD7932"/>
    <w:rsid w:val="00AD7BA0"/>
    <w:rsid w:val="00AD7F3F"/>
    <w:rsid w:val="00AE004A"/>
    <w:rsid w:val="00AE0313"/>
    <w:rsid w:val="00AE0576"/>
    <w:rsid w:val="00AE0920"/>
    <w:rsid w:val="00AE0AD9"/>
    <w:rsid w:val="00AE0BDD"/>
    <w:rsid w:val="00AE1073"/>
    <w:rsid w:val="00AE10AB"/>
    <w:rsid w:val="00AE1703"/>
    <w:rsid w:val="00AE24E1"/>
    <w:rsid w:val="00AE25A9"/>
    <w:rsid w:val="00AE2AAE"/>
    <w:rsid w:val="00AE2B85"/>
    <w:rsid w:val="00AE2D12"/>
    <w:rsid w:val="00AE2F06"/>
    <w:rsid w:val="00AE34FB"/>
    <w:rsid w:val="00AE3A21"/>
    <w:rsid w:val="00AE3CBB"/>
    <w:rsid w:val="00AE45D3"/>
    <w:rsid w:val="00AE4872"/>
    <w:rsid w:val="00AE4A50"/>
    <w:rsid w:val="00AE4A5A"/>
    <w:rsid w:val="00AE4C3E"/>
    <w:rsid w:val="00AE52DE"/>
    <w:rsid w:val="00AE539B"/>
    <w:rsid w:val="00AE5695"/>
    <w:rsid w:val="00AE5769"/>
    <w:rsid w:val="00AE59E9"/>
    <w:rsid w:val="00AE6175"/>
    <w:rsid w:val="00AE7AE2"/>
    <w:rsid w:val="00AF02E1"/>
    <w:rsid w:val="00AF05BB"/>
    <w:rsid w:val="00AF0600"/>
    <w:rsid w:val="00AF0AEA"/>
    <w:rsid w:val="00AF127F"/>
    <w:rsid w:val="00AF12E1"/>
    <w:rsid w:val="00AF160C"/>
    <w:rsid w:val="00AF228D"/>
    <w:rsid w:val="00AF312B"/>
    <w:rsid w:val="00AF32F9"/>
    <w:rsid w:val="00AF3693"/>
    <w:rsid w:val="00AF3731"/>
    <w:rsid w:val="00AF3BF4"/>
    <w:rsid w:val="00AF3CED"/>
    <w:rsid w:val="00AF400B"/>
    <w:rsid w:val="00AF4C71"/>
    <w:rsid w:val="00AF4D42"/>
    <w:rsid w:val="00AF575F"/>
    <w:rsid w:val="00AF5A8C"/>
    <w:rsid w:val="00AF5D37"/>
    <w:rsid w:val="00AF5E0B"/>
    <w:rsid w:val="00AF656D"/>
    <w:rsid w:val="00AF6628"/>
    <w:rsid w:val="00AF6A28"/>
    <w:rsid w:val="00AF6CE6"/>
    <w:rsid w:val="00AF782C"/>
    <w:rsid w:val="00AF7A81"/>
    <w:rsid w:val="00B00617"/>
    <w:rsid w:val="00B00959"/>
    <w:rsid w:val="00B00FB2"/>
    <w:rsid w:val="00B01522"/>
    <w:rsid w:val="00B0221F"/>
    <w:rsid w:val="00B024C4"/>
    <w:rsid w:val="00B026FF"/>
    <w:rsid w:val="00B030CA"/>
    <w:rsid w:val="00B03AED"/>
    <w:rsid w:val="00B03F86"/>
    <w:rsid w:val="00B04207"/>
    <w:rsid w:val="00B043AE"/>
    <w:rsid w:val="00B04AB1"/>
    <w:rsid w:val="00B04F45"/>
    <w:rsid w:val="00B04FB8"/>
    <w:rsid w:val="00B05058"/>
    <w:rsid w:val="00B050E4"/>
    <w:rsid w:val="00B05A93"/>
    <w:rsid w:val="00B05C47"/>
    <w:rsid w:val="00B05D79"/>
    <w:rsid w:val="00B06665"/>
    <w:rsid w:val="00B068B7"/>
    <w:rsid w:val="00B06E3F"/>
    <w:rsid w:val="00B07323"/>
    <w:rsid w:val="00B078D2"/>
    <w:rsid w:val="00B0792E"/>
    <w:rsid w:val="00B10333"/>
    <w:rsid w:val="00B10AF7"/>
    <w:rsid w:val="00B10EB2"/>
    <w:rsid w:val="00B10F4F"/>
    <w:rsid w:val="00B10F56"/>
    <w:rsid w:val="00B10F76"/>
    <w:rsid w:val="00B110A8"/>
    <w:rsid w:val="00B113C0"/>
    <w:rsid w:val="00B11B8E"/>
    <w:rsid w:val="00B11CC0"/>
    <w:rsid w:val="00B11DBE"/>
    <w:rsid w:val="00B11F1B"/>
    <w:rsid w:val="00B129E7"/>
    <w:rsid w:val="00B12C30"/>
    <w:rsid w:val="00B13422"/>
    <w:rsid w:val="00B13424"/>
    <w:rsid w:val="00B13523"/>
    <w:rsid w:val="00B1391A"/>
    <w:rsid w:val="00B13944"/>
    <w:rsid w:val="00B1398B"/>
    <w:rsid w:val="00B13B72"/>
    <w:rsid w:val="00B13CD7"/>
    <w:rsid w:val="00B147AE"/>
    <w:rsid w:val="00B15430"/>
    <w:rsid w:val="00B1612C"/>
    <w:rsid w:val="00B165FC"/>
    <w:rsid w:val="00B16786"/>
    <w:rsid w:val="00B16930"/>
    <w:rsid w:val="00B17083"/>
    <w:rsid w:val="00B17893"/>
    <w:rsid w:val="00B17DEE"/>
    <w:rsid w:val="00B204FD"/>
    <w:rsid w:val="00B207DA"/>
    <w:rsid w:val="00B20C8B"/>
    <w:rsid w:val="00B21C24"/>
    <w:rsid w:val="00B21D73"/>
    <w:rsid w:val="00B223F1"/>
    <w:rsid w:val="00B2242C"/>
    <w:rsid w:val="00B228E4"/>
    <w:rsid w:val="00B22C3D"/>
    <w:rsid w:val="00B22EDF"/>
    <w:rsid w:val="00B22F86"/>
    <w:rsid w:val="00B230F0"/>
    <w:rsid w:val="00B23EFE"/>
    <w:rsid w:val="00B24ADD"/>
    <w:rsid w:val="00B25AF6"/>
    <w:rsid w:val="00B25C30"/>
    <w:rsid w:val="00B25DFF"/>
    <w:rsid w:val="00B273DD"/>
    <w:rsid w:val="00B27623"/>
    <w:rsid w:val="00B27B1D"/>
    <w:rsid w:val="00B27DBF"/>
    <w:rsid w:val="00B30628"/>
    <w:rsid w:val="00B31556"/>
    <w:rsid w:val="00B317F6"/>
    <w:rsid w:val="00B318DF"/>
    <w:rsid w:val="00B31AF5"/>
    <w:rsid w:val="00B3384C"/>
    <w:rsid w:val="00B33C4C"/>
    <w:rsid w:val="00B33EC5"/>
    <w:rsid w:val="00B33FA9"/>
    <w:rsid w:val="00B343FC"/>
    <w:rsid w:val="00B349CD"/>
    <w:rsid w:val="00B34AFA"/>
    <w:rsid w:val="00B34B75"/>
    <w:rsid w:val="00B34D46"/>
    <w:rsid w:val="00B34F49"/>
    <w:rsid w:val="00B350ED"/>
    <w:rsid w:val="00B3527B"/>
    <w:rsid w:val="00B353D0"/>
    <w:rsid w:val="00B356C6"/>
    <w:rsid w:val="00B35FCE"/>
    <w:rsid w:val="00B362DB"/>
    <w:rsid w:val="00B3631A"/>
    <w:rsid w:val="00B365A6"/>
    <w:rsid w:val="00B3663B"/>
    <w:rsid w:val="00B3698F"/>
    <w:rsid w:val="00B376CB"/>
    <w:rsid w:val="00B379FC"/>
    <w:rsid w:val="00B4056E"/>
    <w:rsid w:val="00B409ED"/>
    <w:rsid w:val="00B40D90"/>
    <w:rsid w:val="00B40EE1"/>
    <w:rsid w:val="00B4124A"/>
    <w:rsid w:val="00B414D8"/>
    <w:rsid w:val="00B42156"/>
    <w:rsid w:val="00B4221A"/>
    <w:rsid w:val="00B4235F"/>
    <w:rsid w:val="00B423EE"/>
    <w:rsid w:val="00B42641"/>
    <w:rsid w:val="00B4279C"/>
    <w:rsid w:val="00B42959"/>
    <w:rsid w:val="00B4359A"/>
    <w:rsid w:val="00B43EBF"/>
    <w:rsid w:val="00B44365"/>
    <w:rsid w:val="00B4437B"/>
    <w:rsid w:val="00B44715"/>
    <w:rsid w:val="00B449A9"/>
    <w:rsid w:val="00B45E58"/>
    <w:rsid w:val="00B46139"/>
    <w:rsid w:val="00B46A71"/>
    <w:rsid w:val="00B472D5"/>
    <w:rsid w:val="00B4738B"/>
    <w:rsid w:val="00B4760E"/>
    <w:rsid w:val="00B476EA"/>
    <w:rsid w:val="00B47B00"/>
    <w:rsid w:val="00B47C04"/>
    <w:rsid w:val="00B503A0"/>
    <w:rsid w:val="00B50C4B"/>
    <w:rsid w:val="00B510C3"/>
    <w:rsid w:val="00B5164A"/>
    <w:rsid w:val="00B51832"/>
    <w:rsid w:val="00B51F51"/>
    <w:rsid w:val="00B52241"/>
    <w:rsid w:val="00B52295"/>
    <w:rsid w:val="00B53D15"/>
    <w:rsid w:val="00B53EDC"/>
    <w:rsid w:val="00B53EFF"/>
    <w:rsid w:val="00B54057"/>
    <w:rsid w:val="00B543D3"/>
    <w:rsid w:val="00B546D3"/>
    <w:rsid w:val="00B54B4E"/>
    <w:rsid w:val="00B54DA5"/>
    <w:rsid w:val="00B552CF"/>
    <w:rsid w:val="00B553B9"/>
    <w:rsid w:val="00B555B1"/>
    <w:rsid w:val="00B556EB"/>
    <w:rsid w:val="00B557BE"/>
    <w:rsid w:val="00B55A4C"/>
    <w:rsid w:val="00B55B39"/>
    <w:rsid w:val="00B55E88"/>
    <w:rsid w:val="00B56551"/>
    <w:rsid w:val="00B566BB"/>
    <w:rsid w:val="00B56890"/>
    <w:rsid w:val="00B56D95"/>
    <w:rsid w:val="00B571BA"/>
    <w:rsid w:val="00B5724A"/>
    <w:rsid w:val="00B572E1"/>
    <w:rsid w:val="00B6143F"/>
    <w:rsid w:val="00B621EA"/>
    <w:rsid w:val="00B62566"/>
    <w:rsid w:val="00B626B8"/>
    <w:rsid w:val="00B6347C"/>
    <w:rsid w:val="00B63741"/>
    <w:rsid w:val="00B6386B"/>
    <w:rsid w:val="00B6392C"/>
    <w:rsid w:val="00B639E4"/>
    <w:rsid w:val="00B63ACF"/>
    <w:rsid w:val="00B63F26"/>
    <w:rsid w:val="00B644A5"/>
    <w:rsid w:val="00B64F97"/>
    <w:rsid w:val="00B65464"/>
    <w:rsid w:val="00B6572D"/>
    <w:rsid w:val="00B657CC"/>
    <w:rsid w:val="00B65AFE"/>
    <w:rsid w:val="00B6624D"/>
    <w:rsid w:val="00B662E1"/>
    <w:rsid w:val="00B66BB4"/>
    <w:rsid w:val="00B66ED0"/>
    <w:rsid w:val="00B7039A"/>
    <w:rsid w:val="00B703D2"/>
    <w:rsid w:val="00B70F54"/>
    <w:rsid w:val="00B712D2"/>
    <w:rsid w:val="00B72759"/>
    <w:rsid w:val="00B72FD2"/>
    <w:rsid w:val="00B73DDA"/>
    <w:rsid w:val="00B7409D"/>
    <w:rsid w:val="00B7437E"/>
    <w:rsid w:val="00B746BB"/>
    <w:rsid w:val="00B7479A"/>
    <w:rsid w:val="00B75C98"/>
    <w:rsid w:val="00B75EE6"/>
    <w:rsid w:val="00B77656"/>
    <w:rsid w:val="00B80092"/>
    <w:rsid w:val="00B806B2"/>
    <w:rsid w:val="00B806F0"/>
    <w:rsid w:val="00B8079E"/>
    <w:rsid w:val="00B80812"/>
    <w:rsid w:val="00B80AA2"/>
    <w:rsid w:val="00B80EE7"/>
    <w:rsid w:val="00B81657"/>
    <w:rsid w:val="00B81768"/>
    <w:rsid w:val="00B81790"/>
    <w:rsid w:val="00B81B50"/>
    <w:rsid w:val="00B81C47"/>
    <w:rsid w:val="00B824E9"/>
    <w:rsid w:val="00B828B9"/>
    <w:rsid w:val="00B839C6"/>
    <w:rsid w:val="00B83DAF"/>
    <w:rsid w:val="00B83E5B"/>
    <w:rsid w:val="00B843E9"/>
    <w:rsid w:val="00B84476"/>
    <w:rsid w:val="00B849B7"/>
    <w:rsid w:val="00B85245"/>
    <w:rsid w:val="00B8569F"/>
    <w:rsid w:val="00B85C16"/>
    <w:rsid w:val="00B85FF5"/>
    <w:rsid w:val="00B863B9"/>
    <w:rsid w:val="00B86532"/>
    <w:rsid w:val="00B86B63"/>
    <w:rsid w:val="00B8733D"/>
    <w:rsid w:val="00B87538"/>
    <w:rsid w:val="00B8779A"/>
    <w:rsid w:val="00B87CA5"/>
    <w:rsid w:val="00B90F33"/>
    <w:rsid w:val="00B918B7"/>
    <w:rsid w:val="00B91D79"/>
    <w:rsid w:val="00B924EE"/>
    <w:rsid w:val="00B92845"/>
    <w:rsid w:val="00B928AE"/>
    <w:rsid w:val="00B92C5F"/>
    <w:rsid w:val="00B92EC8"/>
    <w:rsid w:val="00B92F9C"/>
    <w:rsid w:val="00B92FCB"/>
    <w:rsid w:val="00B93715"/>
    <w:rsid w:val="00B93731"/>
    <w:rsid w:val="00B938A0"/>
    <w:rsid w:val="00B93DFB"/>
    <w:rsid w:val="00B940C9"/>
    <w:rsid w:val="00B94328"/>
    <w:rsid w:val="00B948B1"/>
    <w:rsid w:val="00B94ADA"/>
    <w:rsid w:val="00B94D19"/>
    <w:rsid w:val="00B9503E"/>
    <w:rsid w:val="00B95050"/>
    <w:rsid w:val="00B95730"/>
    <w:rsid w:val="00B9612B"/>
    <w:rsid w:val="00B96BE6"/>
    <w:rsid w:val="00B96F63"/>
    <w:rsid w:val="00B972D9"/>
    <w:rsid w:val="00B97365"/>
    <w:rsid w:val="00B97873"/>
    <w:rsid w:val="00B97D08"/>
    <w:rsid w:val="00BA0592"/>
    <w:rsid w:val="00BA05B0"/>
    <w:rsid w:val="00BA0AF4"/>
    <w:rsid w:val="00BA0BC8"/>
    <w:rsid w:val="00BA110E"/>
    <w:rsid w:val="00BA1513"/>
    <w:rsid w:val="00BA216D"/>
    <w:rsid w:val="00BA2248"/>
    <w:rsid w:val="00BA2BE4"/>
    <w:rsid w:val="00BA2C6D"/>
    <w:rsid w:val="00BA3141"/>
    <w:rsid w:val="00BA387B"/>
    <w:rsid w:val="00BA4783"/>
    <w:rsid w:val="00BA4929"/>
    <w:rsid w:val="00BA4DFE"/>
    <w:rsid w:val="00BA53D2"/>
    <w:rsid w:val="00BA586E"/>
    <w:rsid w:val="00BA587A"/>
    <w:rsid w:val="00BA5BD0"/>
    <w:rsid w:val="00BA5C8D"/>
    <w:rsid w:val="00BA5DD8"/>
    <w:rsid w:val="00BA69C1"/>
    <w:rsid w:val="00BA6B1D"/>
    <w:rsid w:val="00BA6DAC"/>
    <w:rsid w:val="00BA7209"/>
    <w:rsid w:val="00BA7829"/>
    <w:rsid w:val="00BB02F0"/>
    <w:rsid w:val="00BB06CB"/>
    <w:rsid w:val="00BB0C5F"/>
    <w:rsid w:val="00BB0FE3"/>
    <w:rsid w:val="00BB169B"/>
    <w:rsid w:val="00BB184A"/>
    <w:rsid w:val="00BB189D"/>
    <w:rsid w:val="00BB1E4E"/>
    <w:rsid w:val="00BB230E"/>
    <w:rsid w:val="00BB247D"/>
    <w:rsid w:val="00BB265A"/>
    <w:rsid w:val="00BB298F"/>
    <w:rsid w:val="00BB2CE1"/>
    <w:rsid w:val="00BB2D26"/>
    <w:rsid w:val="00BB3541"/>
    <w:rsid w:val="00BB372D"/>
    <w:rsid w:val="00BB3A54"/>
    <w:rsid w:val="00BB45F2"/>
    <w:rsid w:val="00BB4DA7"/>
    <w:rsid w:val="00BB4DE4"/>
    <w:rsid w:val="00BB54E4"/>
    <w:rsid w:val="00BB5D12"/>
    <w:rsid w:val="00BB5DBE"/>
    <w:rsid w:val="00BB6175"/>
    <w:rsid w:val="00BB674A"/>
    <w:rsid w:val="00BB6B1E"/>
    <w:rsid w:val="00BB702A"/>
    <w:rsid w:val="00BB762C"/>
    <w:rsid w:val="00BB786E"/>
    <w:rsid w:val="00BB7AA7"/>
    <w:rsid w:val="00BB7F9A"/>
    <w:rsid w:val="00BC19E5"/>
    <w:rsid w:val="00BC1BC8"/>
    <w:rsid w:val="00BC1E36"/>
    <w:rsid w:val="00BC233C"/>
    <w:rsid w:val="00BC2ECF"/>
    <w:rsid w:val="00BC3033"/>
    <w:rsid w:val="00BC3123"/>
    <w:rsid w:val="00BC3948"/>
    <w:rsid w:val="00BC3CDB"/>
    <w:rsid w:val="00BC4160"/>
    <w:rsid w:val="00BC5063"/>
    <w:rsid w:val="00BC52DF"/>
    <w:rsid w:val="00BC56C9"/>
    <w:rsid w:val="00BC580E"/>
    <w:rsid w:val="00BC58DB"/>
    <w:rsid w:val="00BC5B5B"/>
    <w:rsid w:val="00BC6492"/>
    <w:rsid w:val="00BC661F"/>
    <w:rsid w:val="00BC709A"/>
    <w:rsid w:val="00BC7446"/>
    <w:rsid w:val="00BC78E0"/>
    <w:rsid w:val="00BC7907"/>
    <w:rsid w:val="00BD031F"/>
    <w:rsid w:val="00BD094E"/>
    <w:rsid w:val="00BD105E"/>
    <w:rsid w:val="00BD1240"/>
    <w:rsid w:val="00BD17F0"/>
    <w:rsid w:val="00BD1BCF"/>
    <w:rsid w:val="00BD1E1D"/>
    <w:rsid w:val="00BD2AF4"/>
    <w:rsid w:val="00BD2CAB"/>
    <w:rsid w:val="00BD3238"/>
    <w:rsid w:val="00BD3AA1"/>
    <w:rsid w:val="00BD3BE9"/>
    <w:rsid w:val="00BD43AF"/>
    <w:rsid w:val="00BD529E"/>
    <w:rsid w:val="00BD52BF"/>
    <w:rsid w:val="00BD5647"/>
    <w:rsid w:val="00BD5885"/>
    <w:rsid w:val="00BD5D59"/>
    <w:rsid w:val="00BD5F97"/>
    <w:rsid w:val="00BD6911"/>
    <w:rsid w:val="00BD6CEE"/>
    <w:rsid w:val="00BD70E2"/>
    <w:rsid w:val="00BD77CF"/>
    <w:rsid w:val="00BD7F37"/>
    <w:rsid w:val="00BE0095"/>
    <w:rsid w:val="00BE00E8"/>
    <w:rsid w:val="00BE0AAC"/>
    <w:rsid w:val="00BE0C46"/>
    <w:rsid w:val="00BE0DEA"/>
    <w:rsid w:val="00BE1328"/>
    <w:rsid w:val="00BE186E"/>
    <w:rsid w:val="00BE22E8"/>
    <w:rsid w:val="00BE2F2C"/>
    <w:rsid w:val="00BE2FC0"/>
    <w:rsid w:val="00BE30F9"/>
    <w:rsid w:val="00BE328C"/>
    <w:rsid w:val="00BE379F"/>
    <w:rsid w:val="00BE3A3C"/>
    <w:rsid w:val="00BE3B81"/>
    <w:rsid w:val="00BE4E7E"/>
    <w:rsid w:val="00BE5135"/>
    <w:rsid w:val="00BE5869"/>
    <w:rsid w:val="00BE587A"/>
    <w:rsid w:val="00BE61CC"/>
    <w:rsid w:val="00BE67F9"/>
    <w:rsid w:val="00BE6AD5"/>
    <w:rsid w:val="00BE6D41"/>
    <w:rsid w:val="00BE746A"/>
    <w:rsid w:val="00BE755A"/>
    <w:rsid w:val="00BF017B"/>
    <w:rsid w:val="00BF0899"/>
    <w:rsid w:val="00BF171F"/>
    <w:rsid w:val="00BF1AF9"/>
    <w:rsid w:val="00BF1B98"/>
    <w:rsid w:val="00BF1D93"/>
    <w:rsid w:val="00BF1E2A"/>
    <w:rsid w:val="00BF222C"/>
    <w:rsid w:val="00BF2366"/>
    <w:rsid w:val="00BF2A58"/>
    <w:rsid w:val="00BF2C98"/>
    <w:rsid w:val="00BF2CB5"/>
    <w:rsid w:val="00BF2E23"/>
    <w:rsid w:val="00BF33D4"/>
    <w:rsid w:val="00BF3E43"/>
    <w:rsid w:val="00BF400B"/>
    <w:rsid w:val="00BF41DB"/>
    <w:rsid w:val="00BF42A5"/>
    <w:rsid w:val="00BF46F6"/>
    <w:rsid w:val="00BF5260"/>
    <w:rsid w:val="00BF5404"/>
    <w:rsid w:val="00BF5869"/>
    <w:rsid w:val="00BF5A3C"/>
    <w:rsid w:val="00BF5CDB"/>
    <w:rsid w:val="00BF64D6"/>
    <w:rsid w:val="00BF66A0"/>
    <w:rsid w:val="00BF6C54"/>
    <w:rsid w:val="00BF6C5D"/>
    <w:rsid w:val="00BF73AB"/>
    <w:rsid w:val="00BF7AEA"/>
    <w:rsid w:val="00BF7E29"/>
    <w:rsid w:val="00C000B7"/>
    <w:rsid w:val="00C005C7"/>
    <w:rsid w:val="00C010B6"/>
    <w:rsid w:val="00C027F6"/>
    <w:rsid w:val="00C029A3"/>
    <w:rsid w:val="00C0326C"/>
    <w:rsid w:val="00C033E8"/>
    <w:rsid w:val="00C03A95"/>
    <w:rsid w:val="00C03D8B"/>
    <w:rsid w:val="00C04010"/>
    <w:rsid w:val="00C046BD"/>
    <w:rsid w:val="00C049AC"/>
    <w:rsid w:val="00C049EC"/>
    <w:rsid w:val="00C04A65"/>
    <w:rsid w:val="00C04C28"/>
    <w:rsid w:val="00C051E8"/>
    <w:rsid w:val="00C05447"/>
    <w:rsid w:val="00C061C6"/>
    <w:rsid w:val="00C063E3"/>
    <w:rsid w:val="00C06400"/>
    <w:rsid w:val="00C06FEF"/>
    <w:rsid w:val="00C07A91"/>
    <w:rsid w:val="00C07D61"/>
    <w:rsid w:val="00C10908"/>
    <w:rsid w:val="00C10E18"/>
    <w:rsid w:val="00C116DA"/>
    <w:rsid w:val="00C1177D"/>
    <w:rsid w:val="00C11803"/>
    <w:rsid w:val="00C1252E"/>
    <w:rsid w:val="00C14496"/>
    <w:rsid w:val="00C147F9"/>
    <w:rsid w:val="00C14D29"/>
    <w:rsid w:val="00C14F68"/>
    <w:rsid w:val="00C1552A"/>
    <w:rsid w:val="00C15AC0"/>
    <w:rsid w:val="00C15B5B"/>
    <w:rsid w:val="00C16119"/>
    <w:rsid w:val="00C1650E"/>
    <w:rsid w:val="00C16950"/>
    <w:rsid w:val="00C16E01"/>
    <w:rsid w:val="00C17BE5"/>
    <w:rsid w:val="00C2030B"/>
    <w:rsid w:val="00C2076D"/>
    <w:rsid w:val="00C20EEC"/>
    <w:rsid w:val="00C21337"/>
    <w:rsid w:val="00C2137E"/>
    <w:rsid w:val="00C216DB"/>
    <w:rsid w:val="00C2183F"/>
    <w:rsid w:val="00C224F7"/>
    <w:rsid w:val="00C2251A"/>
    <w:rsid w:val="00C227C4"/>
    <w:rsid w:val="00C23630"/>
    <w:rsid w:val="00C238A2"/>
    <w:rsid w:val="00C23CFB"/>
    <w:rsid w:val="00C23E04"/>
    <w:rsid w:val="00C240D2"/>
    <w:rsid w:val="00C24132"/>
    <w:rsid w:val="00C245E9"/>
    <w:rsid w:val="00C2572B"/>
    <w:rsid w:val="00C264E2"/>
    <w:rsid w:val="00C265F6"/>
    <w:rsid w:val="00C267FB"/>
    <w:rsid w:val="00C26D3D"/>
    <w:rsid w:val="00C26DC0"/>
    <w:rsid w:val="00C26ED3"/>
    <w:rsid w:val="00C279D4"/>
    <w:rsid w:val="00C3019C"/>
    <w:rsid w:val="00C30783"/>
    <w:rsid w:val="00C30DAA"/>
    <w:rsid w:val="00C31280"/>
    <w:rsid w:val="00C31A6C"/>
    <w:rsid w:val="00C331C6"/>
    <w:rsid w:val="00C33214"/>
    <w:rsid w:val="00C3324E"/>
    <w:rsid w:val="00C33D28"/>
    <w:rsid w:val="00C33FF5"/>
    <w:rsid w:val="00C343B1"/>
    <w:rsid w:val="00C35274"/>
    <w:rsid w:val="00C35412"/>
    <w:rsid w:val="00C3547D"/>
    <w:rsid w:val="00C357C0"/>
    <w:rsid w:val="00C3585A"/>
    <w:rsid w:val="00C3612B"/>
    <w:rsid w:val="00C363C5"/>
    <w:rsid w:val="00C37066"/>
    <w:rsid w:val="00C37179"/>
    <w:rsid w:val="00C37680"/>
    <w:rsid w:val="00C37B2F"/>
    <w:rsid w:val="00C37BF0"/>
    <w:rsid w:val="00C40111"/>
    <w:rsid w:val="00C401B4"/>
    <w:rsid w:val="00C40416"/>
    <w:rsid w:val="00C4045E"/>
    <w:rsid w:val="00C416B2"/>
    <w:rsid w:val="00C41822"/>
    <w:rsid w:val="00C41B47"/>
    <w:rsid w:val="00C420B3"/>
    <w:rsid w:val="00C422A2"/>
    <w:rsid w:val="00C428B9"/>
    <w:rsid w:val="00C428C1"/>
    <w:rsid w:val="00C42F13"/>
    <w:rsid w:val="00C4342C"/>
    <w:rsid w:val="00C43605"/>
    <w:rsid w:val="00C43BED"/>
    <w:rsid w:val="00C43D76"/>
    <w:rsid w:val="00C4438B"/>
    <w:rsid w:val="00C44688"/>
    <w:rsid w:val="00C44833"/>
    <w:rsid w:val="00C44B51"/>
    <w:rsid w:val="00C44CAF"/>
    <w:rsid w:val="00C453CE"/>
    <w:rsid w:val="00C456FD"/>
    <w:rsid w:val="00C45DA9"/>
    <w:rsid w:val="00C45F13"/>
    <w:rsid w:val="00C4643E"/>
    <w:rsid w:val="00C464F1"/>
    <w:rsid w:val="00C46B19"/>
    <w:rsid w:val="00C471CA"/>
    <w:rsid w:val="00C502A9"/>
    <w:rsid w:val="00C5141E"/>
    <w:rsid w:val="00C5147E"/>
    <w:rsid w:val="00C51B23"/>
    <w:rsid w:val="00C5313E"/>
    <w:rsid w:val="00C537AA"/>
    <w:rsid w:val="00C5393A"/>
    <w:rsid w:val="00C53984"/>
    <w:rsid w:val="00C53C55"/>
    <w:rsid w:val="00C5428D"/>
    <w:rsid w:val="00C547A3"/>
    <w:rsid w:val="00C54B61"/>
    <w:rsid w:val="00C55099"/>
    <w:rsid w:val="00C55D96"/>
    <w:rsid w:val="00C55E1C"/>
    <w:rsid w:val="00C55E24"/>
    <w:rsid w:val="00C55E8F"/>
    <w:rsid w:val="00C56960"/>
    <w:rsid w:val="00C56E7F"/>
    <w:rsid w:val="00C56EBC"/>
    <w:rsid w:val="00C57DAB"/>
    <w:rsid w:val="00C57E52"/>
    <w:rsid w:val="00C60770"/>
    <w:rsid w:val="00C60A38"/>
    <w:rsid w:val="00C60B62"/>
    <w:rsid w:val="00C61210"/>
    <w:rsid w:val="00C613A8"/>
    <w:rsid w:val="00C61C6F"/>
    <w:rsid w:val="00C620BC"/>
    <w:rsid w:val="00C624BC"/>
    <w:rsid w:val="00C625D5"/>
    <w:rsid w:val="00C627AF"/>
    <w:rsid w:val="00C630C7"/>
    <w:rsid w:val="00C6359C"/>
    <w:rsid w:val="00C636EE"/>
    <w:rsid w:val="00C637FC"/>
    <w:rsid w:val="00C639B0"/>
    <w:rsid w:val="00C641A0"/>
    <w:rsid w:val="00C644DA"/>
    <w:rsid w:val="00C6607A"/>
    <w:rsid w:val="00C660BB"/>
    <w:rsid w:val="00C665FB"/>
    <w:rsid w:val="00C66A15"/>
    <w:rsid w:val="00C6739E"/>
    <w:rsid w:val="00C67436"/>
    <w:rsid w:val="00C67507"/>
    <w:rsid w:val="00C679AB"/>
    <w:rsid w:val="00C67F7A"/>
    <w:rsid w:val="00C70D84"/>
    <w:rsid w:val="00C71242"/>
    <w:rsid w:val="00C712B7"/>
    <w:rsid w:val="00C71772"/>
    <w:rsid w:val="00C71C78"/>
    <w:rsid w:val="00C71FAB"/>
    <w:rsid w:val="00C720B0"/>
    <w:rsid w:val="00C723EE"/>
    <w:rsid w:val="00C7246D"/>
    <w:rsid w:val="00C7289A"/>
    <w:rsid w:val="00C729D3"/>
    <w:rsid w:val="00C72EA2"/>
    <w:rsid w:val="00C7374C"/>
    <w:rsid w:val="00C73ACA"/>
    <w:rsid w:val="00C73B7F"/>
    <w:rsid w:val="00C74808"/>
    <w:rsid w:val="00C74AF1"/>
    <w:rsid w:val="00C74E51"/>
    <w:rsid w:val="00C75045"/>
    <w:rsid w:val="00C75141"/>
    <w:rsid w:val="00C757A5"/>
    <w:rsid w:val="00C757F4"/>
    <w:rsid w:val="00C75BA7"/>
    <w:rsid w:val="00C76140"/>
    <w:rsid w:val="00C76673"/>
    <w:rsid w:val="00C76A6D"/>
    <w:rsid w:val="00C76AEC"/>
    <w:rsid w:val="00C76F55"/>
    <w:rsid w:val="00C7745D"/>
    <w:rsid w:val="00C776E1"/>
    <w:rsid w:val="00C77E23"/>
    <w:rsid w:val="00C80441"/>
    <w:rsid w:val="00C80E9B"/>
    <w:rsid w:val="00C80EE5"/>
    <w:rsid w:val="00C80FED"/>
    <w:rsid w:val="00C81B19"/>
    <w:rsid w:val="00C81F48"/>
    <w:rsid w:val="00C82463"/>
    <w:rsid w:val="00C8291A"/>
    <w:rsid w:val="00C829B8"/>
    <w:rsid w:val="00C82A46"/>
    <w:rsid w:val="00C82AAA"/>
    <w:rsid w:val="00C82AAB"/>
    <w:rsid w:val="00C82AB6"/>
    <w:rsid w:val="00C82F95"/>
    <w:rsid w:val="00C83136"/>
    <w:rsid w:val="00C831E8"/>
    <w:rsid w:val="00C83D15"/>
    <w:rsid w:val="00C84417"/>
    <w:rsid w:val="00C84B40"/>
    <w:rsid w:val="00C84CA5"/>
    <w:rsid w:val="00C84F4A"/>
    <w:rsid w:val="00C85258"/>
    <w:rsid w:val="00C85E81"/>
    <w:rsid w:val="00C87BD6"/>
    <w:rsid w:val="00C9012A"/>
    <w:rsid w:val="00C90630"/>
    <w:rsid w:val="00C915B9"/>
    <w:rsid w:val="00C91A83"/>
    <w:rsid w:val="00C92005"/>
    <w:rsid w:val="00C927C8"/>
    <w:rsid w:val="00C929A2"/>
    <w:rsid w:val="00C92F29"/>
    <w:rsid w:val="00C92F44"/>
    <w:rsid w:val="00C934A0"/>
    <w:rsid w:val="00C9371F"/>
    <w:rsid w:val="00C93753"/>
    <w:rsid w:val="00C93ADA"/>
    <w:rsid w:val="00C93EFE"/>
    <w:rsid w:val="00C94063"/>
    <w:rsid w:val="00C94117"/>
    <w:rsid w:val="00C9434C"/>
    <w:rsid w:val="00C94A92"/>
    <w:rsid w:val="00C958C1"/>
    <w:rsid w:val="00C95F31"/>
    <w:rsid w:val="00C966AA"/>
    <w:rsid w:val="00C969A0"/>
    <w:rsid w:val="00C976A5"/>
    <w:rsid w:val="00C97FF2"/>
    <w:rsid w:val="00CA0049"/>
    <w:rsid w:val="00CA066C"/>
    <w:rsid w:val="00CA06F2"/>
    <w:rsid w:val="00CA10B6"/>
    <w:rsid w:val="00CA110E"/>
    <w:rsid w:val="00CA154B"/>
    <w:rsid w:val="00CA1AB1"/>
    <w:rsid w:val="00CA1C13"/>
    <w:rsid w:val="00CA1D3F"/>
    <w:rsid w:val="00CA2083"/>
    <w:rsid w:val="00CA217C"/>
    <w:rsid w:val="00CA253E"/>
    <w:rsid w:val="00CA27FE"/>
    <w:rsid w:val="00CA32FF"/>
    <w:rsid w:val="00CA33D0"/>
    <w:rsid w:val="00CA37EE"/>
    <w:rsid w:val="00CA3811"/>
    <w:rsid w:val="00CA38EA"/>
    <w:rsid w:val="00CA392B"/>
    <w:rsid w:val="00CA3945"/>
    <w:rsid w:val="00CA3AF3"/>
    <w:rsid w:val="00CA3ECB"/>
    <w:rsid w:val="00CA44E3"/>
    <w:rsid w:val="00CA4650"/>
    <w:rsid w:val="00CA5587"/>
    <w:rsid w:val="00CA56D2"/>
    <w:rsid w:val="00CA5A08"/>
    <w:rsid w:val="00CA5D27"/>
    <w:rsid w:val="00CA6333"/>
    <w:rsid w:val="00CA6809"/>
    <w:rsid w:val="00CA6BF3"/>
    <w:rsid w:val="00CA76E4"/>
    <w:rsid w:val="00CA7D7F"/>
    <w:rsid w:val="00CB0276"/>
    <w:rsid w:val="00CB0B1E"/>
    <w:rsid w:val="00CB0CF0"/>
    <w:rsid w:val="00CB0E52"/>
    <w:rsid w:val="00CB0EB3"/>
    <w:rsid w:val="00CB12DA"/>
    <w:rsid w:val="00CB1AC0"/>
    <w:rsid w:val="00CB1C73"/>
    <w:rsid w:val="00CB1DE2"/>
    <w:rsid w:val="00CB226F"/>
    <w:rsid w:val="00CB257E"/>
    <w:rsid w:val="00CB4007"/>
    <w:rsid w:val="00CB4249"/>
    <w:rsid w:val="00CB424A"/>
    <w:rsid w:val="00CB46E3"/>
    <w:rsid w:val="00CB476C"/>
    <w:rsid w:val="00CB48E5"/>
    <w:rsid w:val="00CB500E"/>
    <w:rsid w:val="00CB520F"/>
    <w:rsid w:val="00CB53B8"/>
    <w:rsid w:val="00CB59D1"/>
    <w:rsid w:val="00CB5C60"/>
    <w:rsid w:val="00CB6084"/>
    <w:rsid w:val="00CB63AE"/>
    <w:rsid w:val="00CB65A0"/>
    <w:rsid w:val="00CB6666"/>
    <w:rsid w:val="00CB6A04"/>
    <w:rsid w:val="00CB6DFC"/>
    <w:rsid w:val="00CB71FE"/>
    <w:rsid w:val="00CB799B"/>
    <w:rsid w:val="00CB7C74"/>
    <w:rsid w:val="00CB7D05"/>
    <w:rsid w:val="00CB7ED9"/>
    <w:rsid w:val="00CC01D7"/>
    <w:rsid w:val="00CC19E7"/>
    <w:rsid w:val="00CC1EBE"/>
    <w:rsid w:val="00CC209F"/>
    <w:rsid w:val="00CC2C70"/>
    <w:rsid w:val="00CC2DCB"/>
    <w:rsid w:val="00CC2FF9"/>
    <w:rsid w:val="00CC3837"/>
    <w:rsid w:val="00CC3B3D"/>
    <w:rsid w:val="00CC3DF4"/>
    <w:rsid w:val="00CC467C"/>
    <w:rsid w:val="00CC48CA"/>
    <w:rsid w:val="00CC48CC"/>
    <w:rsid w:val="00CC4AE9"/>
    <w:rsid w:val="00CC5A56"/>
    <w:rsid w:val="00CC60F9"/>
    <w:rsid w:val="00CD0894"/>
    <w:rsid w:val="00CD08AA"/>
    <w:rsid w:val="00CD0A41"/>
    <w:rsid w:val="00CD0F49"/>
    <w:rsid w:val="00CD1292"/>
    <w:rsid w:val="00CD1557"/>
    <w:rsid w:val="00CD165A"/>
    <w:rsid w:val="00CD188A"/>
    <w:rsid w:val="00CD2115"/>
    <w:rsid w:val="00CD2545"/>
    <w:rsid w:val="00CD25C9"/>
    <w:rsid w:val="00CD2BE7"/>
    <w:rsid w:val="00CD2C62"/>
    <w:rsid w:val="00CD2CD1"/>
    <w:rsid w:val="00CD3076"/>
    <w:rsid w:val="00CD35C5"/>
    <w:rsid w:val="00CD4290"/>
    <w:rsid w:val="00CD4A76"/>
    <w:rsid w:val="00CD54AA"/>
    <w:rsid w:val="00CD552F"/>
    <w:rsid w:val="00CD5819"/>
    <w:rsid w:val="00CD5B1A"/>
    <w:rsid w:val="00CD753B"/>
    <w:rsid w:val="00CD7654"/>
    <w:rsid w:val="00CD7855"/>
    <w:rsid w:val="00CE0064"/>
    <w:rsid w:val="00CE0788"/>
    <w:rsid w:val="00CE107A"/>
    <w:rsid w:val="00CE1279"/>
    <w:rsid w:val="00CE14A8"/>
    <w:rsid w:val="00CE1C52"/>
    <w:rsid w:val="00CE1E4C"/>
    <w:rsid w:val="00CE2672"/>
    <w:rsid w:val="00CE2C0D"/>
    <w:rsid w:val="00CE37AD"/>
    <w:rsid w:val="00CE4238"/>
    <w:rsid w:val="00CE436F"/>
    <w:rsid w:val="00CE44D8"/>
    <w:rsid w:val="00CE49D4"/>
    <w:rsid w:val="00CE4E24"/>
    <w:rsid w:val="00CE4EC1"/>
    <w:rsid w:val="00CE577F"/>
    <w:rsid w:val="00CE5952"/>
    <w:rsid w:val="00CE619A"/>
    <w:rsid w:val="00CE64FB"/>
    <w:rsid w:val="00CE67E5"/>
    <w:rsid w:val="00CE67F8"/>
    <w:rsid w:val="00CE6AF4"/>
    <w:rsid w:val="00CE73DB"/>
    <w:rsid w:val="00CE796D"/>
    <w:rsid w:val="00CF078C"/>
    <w:rsid w:val="00CF105A"/>
    <w:rsid w:val="00CF1285"/>
    <w:rsid w:val="00CF1A67"/>
    <w:rsid w:val="00CF20AC"/>
    <w:rsid w:val="00CF2324"/>
    <w:rsid w:val="00CF23D0"/>
    <w:rsid w:val="00CF3700"/>
    <w:rsid w:val="00CF3B7D"/>
    <w:rsid w:val="00CF4967"/>
    <w:rsid w:val="00CF4D02"/>
    <w:rsid w:val="00CF4D53"/>
    <w:rsid w:val="00CF5127"/>
    <w:rsid w:val="00CF5128"/>
    <w:rsid w:val="00CF5714"/>
    <w:rsid w:val="00CF5755"/>
    <w:rsid w:val="00CF658E"/>
    <w:rsid w:val="00CF6A04"/>
    <w:rsid w:val="00CF7902"/>
    <w:rsid w:val="00CF7980"/>
    <w:rsid w:val="00CF7AAC"/>
    <w:rsid w:val="00CF7CA7"/>
    <w:rsid w:val="00D0067E"/>
    <w:rsid w:val="00D01BD5"/>
    <w:rsid w:val="00D02236"/>
    <w:rsid w:val="00D02514"/>
    <w:rsid w:val="00D025A2"/>
    <w:rsid w:val="00D02761"/>
    <w:rsid w:val="00D02AC0"/>
    <w:rsid w:val="00D033B3"/>
    <w:rsid w:val="00D038A4"/>
    <w:rsid w:val="00D03E49"/>
    <w:rsid w:val="00D050CC"/>
    <w:rsid w:val="00D0547C"/>
    <w:rsid w:val="00D0646C"/>
    <w:rsid w:val="00D065C7"/>
    <w:rsid w:val="00D07377"/>
    <w:rsid w:val="00D07533"/>
    <w:rsid w:val="00D07B13"/>
    <w:rsid w:val="00D07B73"/>
    <w:rsid w:val="00D07F84"/>
    <w:rsid w:val="00D1079C"/>
    <w:rsid w:val="00D10BFF"/>
    <w:rsid w:val="00D116FF"/>
    <w:rsid w:val="00D11988"/>
    <w:rsid w:val="00D11F3B"/>
    <w:rsid w:val="00D121F6"/>
    <w:rsid w:val="00D12D5F"/>
    <w:rsid w:val="00D131BA"/>
    <w:rsid w:val="00D13375"/>
    <w:rsid w:val="00D13514"/>
    <w:rsid w:val="00D1637E"/>
    <w:rsid w:val="00D16A50"/>
    <w:rsid w:val="00D16FD0"/>
    <w:rsid w:val="00D17019"/>
    <w:rsid w:val="00D170E6"/>
    <w:rsid w:val="00D2039F"/>
    <w:rsid w:val="00D206EA"/>
    <w:rsid w:val="00D20F47"/>
    <w:rsid w:val="00D211D3"/>
    <w:rsid w:val="00D21303"/>
    <w:rsid w:val="00D214A4"/>
    <w:rsid w:val="00D22BAB"/>
    <w:rsid w:val="00D23165"/>
    <w:rsid w:val="00D2365B"/>
    <w:rsid w:val="00D2382D"/>
    <w:rsid w:val="00D2393D"/>
    <w:rsid w:val="00D23E42"/>
    <w:rsid w:val="00D24181"/>
    <w:rsid w:val="00D2447D"/>
    <w:rsid w:val="00D244A9"/>
    <w:rsid w:val="00D2469D"/>
    <w:rsid w:val="00D24710"/>
    <w:rsid w:val="00D24A62"/>
    <w:rsid w:val="00D2501D"/>
    <w:rsid w:val="00D25A19"/>
    <w:rsid w:val="00D25E26"/>
    <w:rsid w:val="00D261A6"/>
    <w:rsid w:val="00D265C2"/>
    <w:rsid w:val="00D26806"/>
    <w:rsid w:val="00D26BF6"/>
    <w:rsid w:val="00D26BFB"/>
    <w:rsid w:val="00D26CD3"/>
    <w:rsid w:val="00D27443"/>
    <w:rsid w:val="00D274A5"/>
    <w:rsid w:val="00D27EDE"/>
    <w:rsid w:val="00D30212"/>
    <w:rsid w:val="00D303D9"/>
    <w:rsid w:val="00D3049D"/>
    <w:rsid w:val="00D309AD"/>
    <w:rsid w:val="00D30BA5"/>
    <w:rsid w:val="00D311DA"/>
    <w:rsid w:val="00D31D9D"/>
    <w:rsid w:val="00D3247A"/>
    <w:rsid w:val="00D32BE1"/>
    <w:rsid w:val="00D32F75"/>
    <w:rsid w:val="00D335A9"/>
    <w:rsid w:val="00D336F9"/>
    <w:rsid w:val="00D3391B"/>
    <w:rsid w:val="00D33ADA"/>
    <w:rsid w:val="00D34154"/>
    <w:rsid w:val="00D34C72"/>
    <w:rsid w:val="00D356BE"/>
    <w:rsid w:val="00D35758"/>
    <w:rsid w:val="00D35CDC"/>
    <w:rsid w:val="00D35DC0"/>
    <w:rsid w:val="00D3609B"/>
    <w:rsid w:val="00D3634E"/>
    <w:rsid w:val="00D36456"/>
    <w:rsid w:val="00D36712"/>
    <w:rsid w:val="00D37B5C"/>
    <w:rsid w:val="00D37CEB"/>
    <w:rsid w:val="00D37E0C"/>
    <w:rsid w:val="00D37EE9"/>
    <w:rsid w:val="00D40BC0"/>
    <w:rsid w:val="00D40C48"/>
    <w:rsid w:val="00D40CAD"/>
    <w:rsid w:val="00D41288"/>
    <w:rsid w:val="00D413B2"/>
    <w:rsid w:val="00D418FF"/>
    <w:rsid w:val="00D41C54"/>
    <w:rsid w:val="00D42462"/>
    <w:rsid w:val="00D424D1"/>
    <w:rsid w:val="00D42A8A"/>
    <w:rsid w:val="00D42C5E"/>
    <w:rsid w:val="00D42E1D"/>
    <w:rsid w:val="00D43276"/>
    <w:rsid w:val="00D43651"/>
    <w:rsid w:val="00D43D85"/>
    <w:rsid w:val="00D44060"/>
    <w:rsid w:val="00D44329"/>
    <w:rsid w:val="00D447FD"/>
    <w:rsid w:val="00D4500B"/>
    <w:rsid w:val="00D456A6"/>
    <w:rsid w:val="00D45798"/>
    <w:rsid w:val="00D4582D"/>
    <w:rsid w:val="00D45B58"/>
    <w:rsid w:val="00D45C27"/>
    <w:rsid w:val="00D460F0"/>
    <w:rsid w:val="00D46E42"/>
    <w:rsid w:val="00D46EB2"/>
    <w:rsid w:val="00D4713E"/>
    <w:rsid w:val="00D474B4"/>
    <w:rsid w:val="00D47A24"/>
    <w:rsid w:val="00D50014"/>
    <w:rsid w:val="00D5064E"/>
    <w:rsid w:val="00D50C43"/>
    <w:rsid w:val="00D50F4C"/>
    <w:rsid w:val="00D5106C"/>
    <w:rsid w:val="00D511DA"/>
    <w:rsid w:val="00D51531"/>
    <w:rsid w:val="00D515A1"/>
    <w:rsid w:val="00D515B4"/>
    <w:rsid w:val="00D517C8"/>
    <w:rsid w:val="00D51811"/>
    <w:rsid w:val="00D519A3"/>
    <w:rsid w:val="00D51CBA"/>
    <w:rsid w:val="00D51D89"/>
    <w:rsid w:val="00D522BD"/>
    <w:rsid w:val="00D52753"/>
    <w:rsid w:val="00D529C0"/>
    <w:rsid w:val="00D53550"/>
    <w:rsid w:val="00D54A9C"/>
    <w:rsid w:val="00D55137"/>
    <w:rsid w:val="00D5571D"/>
    <w:rsid w:val="00D55D83"/>
    <w:rsid w:val="00D564D7"/>
    <w:rsid w:val="00D56F26"/>
    <w:rsid w:val="00D57064"/>
    <w:rsid w:val="00D57338"/>
    <w:rsid w:val="00D57360"/>
    <w:rsid w:val="00D57364"/>
    <w:rsid w:val="00D60091"/>
    <w:rsid w:val="00D601AD"/>
    <w:rsid w:val="00D6060D"/>
    <w:rsid w:val="00D60C59"/>
    <w:rsid w:val="00D60CF6"/>
    <w:rsid w:val="00D60DF2"/>
    <w:rsid w:val="00D617E7"/>
    <w:rsid w:val="00D6196A"/>
    <w:rsid w:val="00D61C73"/>
    <w:rsid w:val="00D63344"/>
    <w:rsid w:val="00D636A7"/>
    <w:rsid w:val="00D6393B"/>
    <w:rsid w:val="00D63B3C"/>
    <w:rsid w:val="00D63C2E"/>
    <w:rsid w:val="00D64387"/>
    <w:rsid w:val="00D6458C"/>
    <w:rsid w:val="00D64A2E"/>
    <w:rsid w:val="00D64C79"/>
    <w:rsid w:val="00D64F83"/>
    <w:rsid w:val="00D65366"/>
    <w:rsid w:val="00D65656"/>
    <w:rsid w:val="00D65FF7"/>
    <w:rsid w:val="00D66BD2"/>
    <w:rsid w:val="00D6710C"/>
    <w:rsid w:val="00D67700"/>
    <w:rsid w:val="00D6771C"/>
    <w:rsid w:val="00D67F09"/>
    <w:rsid w:val="00D70254"/>
    <w:rsid w:val="00D70AB8"/>
    <w:rsid w:val="00D70D55"/>
    <w:rsid w:val="00D71027"/>
    <w:rsid w:val="00D710FB"/>
    <w:rsid w:val="00D7144C"/>
    <w:rsid w:val="00D71731"/>
    <w:rsid w:val="00D71D33"/>
    <w:rsid w:val="00D71F94"/>
    <w:rsid w:val="00D71FB8"/>
    <w:rsid w:val="00D721D5"/>
    <w:rsid w:val="00D7230D"/>
    <w:rsid w:val="00D72976"/>
    <w:rsid w:val="00D72E2F"/>
    <w:rsid w:val="00D736CA"/>
    <w:rsid w:val="00D73B20"/>
    <w:rsid w:val="00D73B5E"/>
    <w:rsid w:val="00D7441D"/>
    <w:rsid w:val="00D754A8"/>
    <w:rsid w:val="00D755C5"/>
    <w:rsid w:val="00D7593E"/>
    <w:rsid w:val="00D76267"/>
    <w:rsid w:val="00D767DB"/>
    <w:rsid w:val="00D768A8"/>
    <w:rsid w:val="00D769B6"/>
    <w:rsid w:val="00D771B4"/>
    <w:rsid w:val="00D77365"/>
    <w:rsid w:val="00D77699"/>
    <w:rsid w:val="00D77858"/>
    <w:rsid w:val="00D77F2C"/>
    <w:rsid w:val="00D801CA"/>
    <w:rsid w:val="00D80692"/>
    <w:rsid w:val="00D80CA3"/>
    <w:rsid w:val="00D819B5"/>
    <w:rsid w:val="00D81F3D"/>
    <w:rsid w:val="00D820BF"/>
    <w:rsid w:val="00D82875"/>
    <w:rsid w:val="00D828BC"/>
    <w:rsid w:val="00D82F3D"/>
    <w:rsid w:val="00D83075"/>
    <w:rsid w:val="00D834F3"/>
    <w:rsid w:val="00D83FF5"/>
    <w:rsid w:val="00D8427F"/>
    <w:rsid w:val="00D85135"/>
    <w:rsid w:val="00D855BB"/>
    <w:rsid w:val="00D855D0"/>
    <w:rsid w:val="00D86027"/>
    <w:rsid w:val="00D86058"/>
    <w:rsid w:val="00D860FD"/>
    <w:rsid w:val="00D866CA"/>
    <w:rsid w:val="00D86726"/>
    <w:rsid w:val="00D86A4A"/>
    <w:rsid w:val="00D86C8B"/>
    <w:rsid w:val="00D86CA5"/>
    <w:rsid w:val="00D86D25"/>
    <w:rsid w:val="00D871F7"/>
    <w:rsid w:val="00D87434"/>
    <w:rsid w:val="00D876E0"/>
    <w:rsid w:val="00D87EF0"/>
    <w:rsid w:val="00D90293"/>
    <w:rsid w:val="00D9114E"/>
    <w:rsid w:val="00D92402"/>
    <w:rsid w:val="00D9266B"/>
    <w:rsid w:val="00D9270A"/>
    <w:rsid w:val="00D92BFC"/>
    <w:rsid w:val="00D937E8"/>
    <w:rsid w:val="00D93923"/>
    <w:rsid w:val="00D9478F"/>
    <w:rsid w:val="00D947F6"/>
    <w:rsid w:val="00D94F3E"/>
    <w:rsid w:val="00D95110"/>
    <w:rsid w:val="00D9529A"/>
    <w:rsid w:val="00D9539B"/>
    <w:rsid w:val="00D96BB9"/>
    <w:rsid w:val="00D96C98"/>
    <w:rsid w:val="00D97632"/>
    <w:rsid w:val="00D979E8"/>
    <w:rsid w:val="00DA00B6"/>
    <w:rsid w:val="00DA09AD"/>
    <w:rsid w:val="00DA1289"/>
    <w:rsid w:val="00DA159D"/>
    <w:rsid w:val="00DA1C94"/>
    <w:rsid w:val="00DA1E06"/>
    <w:rsid w:val="00DA20D2"/>
    <w:rsid w:val="00DA2BA9"/>
    <w:rsid w:val="00DA3F72"/>
    <w:rsid w:val="00DA4347"/>
    <w:rsid w:val="00DA43C0"/>
    <w:rsid w:val="00DA44D8"/>
    <w:rsid w:val="00DA4FEE"/>
    <w:rsid w:val="00DA5588"/>
    <w:rsid w:val="00DA5AC9"/>
    <w:rsid w:val="00DA6129"/>
    <w:rsid w:val="00DA643D"/>
    <w:rsid w:val="00DA6498"/>
    <w:rsid w:val="00DA6974"/>
    <w:rsid w:val="00DA6BCE"/>
    <w:rsid w:val="00DA73C2"/>
    <w:rsid w:val="00DA7A7F"/>
    <w:rsid w:val="00DA7A93"/>
    <w:rsid w:val="00DB036B"/>
    <w:rsid w:val="00DB07BE"/>
    <w:rsid w:val="00DB0B52"/>
    <w:rsid w:val="00DB0E0E"/>
    <w:rsid w:val="00DB0FA5"/>
    <w:rsid w:val="00DB11BD"/>
    <w:rsid w:val="00DB1520"/>
    <w:rsid w:val="00DB19BD"/>
    <w:rsid w:val="00DB1B62"/>
    <w:rsid w:val="00DB22B4"/>
    <w:rsid w:val="00DB26B4"/>
    <w:rsid w:val="00DB2B90"/>
    <w:rsid w:val="00DB2C5C"/>
    <w:rsid w:val="00DB2E58"/>
    <w:rsid w:val="00DB3043"/>
    <w:rsid w:val="00DB3115"/>
    <w:rsid w:val="00DB3588"/>
    <w:rsid w:val="00DB35B4"/>
    <w:rsid w:val="00DB3A3F"/>
    <w:rsid w:val="00DB3CC4"/>
    <w:rsid w:val="00DB3FF9"/>
    <w:rsid w:val="00DB4218"/>
    <w:rsid w:val="00DB4BF5"/>
    <w:rsid w:val="00DB4CE4"/>
    <w:rsid w:val="00DB5CBA"/>
    <w:rsid w:val="00DB5DCC"/>
    <w:rsid w:val="00DB5DE9"/>
    <w:rsid w:val="00DB669B"/>
    <w:rsid w:val="00DB723A"/>
    <w:rsid w:val="00DB725B"/>
    <w:rsid w:val="00DB7596"/>
    <w:rsid w:val="00DB7C85"/>
    <w:rsid w:val="00DC1033"/>
    <w:rsid w:val="00DC1091"/>
    <w:rsid w:val="00DC1393"/>
    <w:rsid w:val="00DC13B3"/>
    <w:rsid w:val="00DC147A"/>
    <w:rsid w:val="00DC14DE"/>
    <w:rsid w:val="00DC2100"/>
    <w:rsid w:val="00DC2308"/>
    <w:rsid w:val="00DC3499"/>
    <w:rsid w:val="00DC38D1"/>
    <w:rsid w:val="00DC41F2"/>
    <w:rsid w:val="00DC4F09"/>
    <w:rsid w:val="00DC55D4"/>
    <w:rsid w:val="00DC60E4"/>
    <w:rsid w:val="00DC648C"/>
    <w:rsid w:val="00DC691A"/>
    <w:rsid w:val="00DC75F1"/>
    <w:rsid w:val="00DD00E4"/>
    <w:rsid w:val="00DD028E"/>
    <w:rsid w:val="00DD0468"/>
    <w:rsid w:val="00DD0503"/>
    <w:rsid w:val="00DD057F"/>
    <w:rsid w:val="00DD0778"/>
    <w:rsid w:val="00DD0956"/>
    <w:rsid w:val="00DD097E"/>
    <w:rsid w:val="00DD09CC"/>
    <w:rsid w:val="00DD09E2"/>
    <w:rsid w:val="00DD1292"/>
    <w:rsid w:val="00DD1CA5"/>
    <w:rsid w:val="00DD2326"/>
    <w:rsid w:val="00DD25A4"/>
    <w:rsid w:val="00DD2721"/>
    <w:rsid w:val="00DD2CED"/>
    <w:rsid w:val="00DD317B"/>
    <w:rsid w:val="00DD377C"/>
    <w:rsid w:val="00DD3AE5"/>
    <w:rsid w:val="00DD4491"/>
    <w:rsid w:val="00DD4F54"/>
    <w:rsid w:val="00DD504B"/>
    <w:rsid w:val="00DD5142"/>
    <w:rsid w:val="00DD5236"/>
    <w:rsid w:val="00DD5370"/>
    <w:rsid w:val="00DD53F0"/>
    <w:rsid w:val="00DD546F"/>
    <w:rsid w:val="00DD5B2E"/>
    <w:rsid w:val="00DD5ED0"/>
    <w:rsid w:val="00DD639E"/>
    <w:rsid w:val="00DD6616"/>
    <w:rsid w:val="00DD674B"/>
    <w:rsid w:val="00DD687C"/>
    <w:rsid w:val="00DD6A93"/>
    <w:rsid w:val="00DD6DC5"/>
    <w:rsid w:val="00DD6EE9"/>
    <w:rsid w:val="00DD72DA"/>
    <w:rsid w:val="00DD74D8"/>
    <w:rsid w:val="00DD78E1"/>
    <w:rsid w:val="00DD7F21"/>
    <w:rsid w:val="00DE0402"/>
    <w:rsid w:val="00DE0E83"/>
    <w:rsid w:val="00DE121D"/>
    <w:rsid w:val="00DE1565"/>
    <w:rsid w:val="00DE1C6A"/>
    <w:rsid w:val="00DE1E06"/>
    <w:rsid w:val="00DE2253"/>
    <w:rsid w:val="00DE31A3"/>
    <w:rsid w:val="00DE36A5"/>
    <w:rsid w:val="00DE3C01"/>
    <w:rsid w:val="00DE3D4F"/>
    <w:rsid w:val="00DE422F"/>
    <w:rsid w:val="00DE4B94"/>
    <w:rsid w:val="00DE5360"/>
    <w:rsid w:val="00DE53EE"/>
    <w:rsid w:val="00DE6012"/>
    <w:rsid w:val="00DE60F8"/>
    <w:rsid w:val="00DE65C3"/>
    <w:rsid w:val="00DE6742"/>
    <w:rsid w:val="00DE679E"/>
    <w:rsid w:val="00DE68B6"/>
    <w:rsid w:val="00DE6A17"/>
    <w:rsid w:val="00DE6CB1"/>
    <w:rsid w:val="00DE76A7"/>
    <w:rsid w:val="00DF002B"/>
    <w:rsid w:val="00DF01CA"/>
    <w:rsid w:val="00DF02B4"/>
    <w:rsid w:val="00DF08D1"/>
    <w:rsid w:val="00DF0C86"/>
    <w:rsid w:val="00DF1558"/>
    <w:rsid w:val="00DF155D"/>
    <w:rsid w:val="00DF1610"/>
    <w:rsid w:val="00DF2827"/>
    <w:rsid w:val="00DF2C44"/>
    <w:rsid w:val="00DF34FE"/>
    <w:rsid w:val="00DF3907"/>
    <w:rsid w:val="00DF4262"/>
    <w:rsid w:val="00DF4696"/>
    <w:rsid w:val="00DF46A9"/>
    <w:rsid w:val="00DF5554"/>
    <w:rsid w:val="00DF6BC7"/>
    <w:rsid w:val="00DF6FA8"/>
    <w:rsid w:val="00DF6FED"/>
    <w:rsid w:val="00DF7489"/>
    <w:rsid w:val="00DF7591"/>
    <w:rsid w:val="00DF7C91"/>
    <w:rsid w:val="00E000DB"/>
    <w:rsid w:val="00E005E7"/>
    <w:rsid w:val="00E0062E"/>
    <w:rsid w:val="00E00A20"/>
    <w:rsid w:val="00E01260"/>
    <w:rsid w:val="00E01B9D"/>
    <w:rsid w:val="00E01C4D"/>
    <w:rsid w:val="00E020FD"/>
    <w:rsid w:val="00E02283"/>
    <w:rsid w:val="00E02496"/>
    <w:rsid w:val="00E02CF6"/>
    <w:rsid w:val="00E02E1F"/>
    <w:rsid w:val="00E02F6A"/>
    <w:rsid w:val="00E03121"/>
    <w:rsid w:val="00E033A4"/>
    <w:rsid w:val="00E03BBB"/>
    <w:rsid w:val="00E03DC9"/>
    <w:rsid w:val="00E04A3F"/>
    <w:rsid w:val="00E04A56"/>
    <w:rsid w:val="00E04A83"/>
    <w:rsid w:val="00E04E61"/>
    <w:rsid w:val="00E0523B"/>
    <w:rsid w:val="00E05652"/>
    <w:rsid w:val="00E05A21"/>
    <w:rsid w:val="00E063ED"/>
    <w:rsid w:val="00E067BE"/>
    <w:rsid w:val="00E06ADD"/>
    <w:rsid w:val="00E06C86"/>
    <w:rsid w:val="00E06D88"/>
    <w:rsid w:val="00E07437"/>
    <w:rsid w:val="00E074F9"/>
    <w:rsid w:val="00E07F3B"/>
    <w:rsid w:val="00E10367"/>
    <w:rsid w:val="00E105C3"/>
    <w:rsid w:val="00E109BC"/>
    <w:rsid w:val="00E10A62"/>
    <w:rsid w:val="00E10BF4"/>
    <w:rsid w:val="00E113BA"/>
    <w:rsid w:val="00E115E1"/>
    <w:rsid w:val="00E121A7"/>
    <w:rsid w:val="00E12850"/>
    <w:rsid w:val="00E129F3"/>
    <w:rsid w:val="00E1306A"/>
    <w:rsid w:val="00E130BA"/>
    <w:rsid w:val="00E13178"/>
    <w:rsid w:val="00E14BCB"/>
    <w:rsid w:val="00E150BE"/>
    <w:rsid w:val="00E16410"/>
    <w:rsid w:val="00E1658C"/>
    <w:rsid w:val="00E16AE4"/>
    <w:rsid w:val="00E172F1"/>
    <w:rsid w:val="00E175AC"/>
    <w:rsid w:val="00E17792"/>
    <w:rsid w:val="00E200B3"/>
    <w:rsid w:val="00E2018C"/>
    <w:rsid w:val="00E204E2"/>
    <w:rsid w:val="00E2057D"/>
    <w:rsid w:val="00E20A49"/>
    <w:rsid w:val="00E20EF2"/>
    <w:rsid w:val="00E21281"/>
    <w:rsid w:val="00E21BBC"/>
    <w:rsid w:val="00E220E4"/>
    <w:rsid w:val="00E220F5"/>
    <w:rsid w:val="00E22ACE"/>
    <w:rsid w:val="00E22B7C"/>
    <w:rsid w:val="00E22C55"/>
    <w:rsid w:val="00E23153"/>
    <w:rsid w:val="00E23F39"/>
    <w:rsid w:val="00E2415C"/>
    <w:rsid w:val="00E24713"/>
    <w:rsid w:val="00E247D4"/>
    <w:rsid w:val="00E24B92"/>
    <w:rsid w:val="00E24C73"/>
    <w:rsid w:val="00E252D4"/>
    <w:rsid w:val="00E25469"/>
    <w:rsid w:val="00E26F0B"/>
    <w:rsid w:val="00E274DA"/>
    <w:rsid w:val="00E27D12"/>
    <w:rsid w:val="00E305F4"/>
    <w:rsid w:val="00E30967"/>
    <w:rsid w:val="00E30AF8"/>
    <w:rsid w:val="00E31938"/>
    <w:rsid w:val="00E31FFD"/>
    <w:rsid w:val="00E32C52"/>
    <w:rsid w:val="00E32D43"/>
    <w:rsid w:val="00E32E36"/>
    <w:rsid w:val="00E32FD4"/>
    <w:rsid w:val="00E3310E"/>
    <w:rsid w:val="00E34219"/>
    <w:rsid w:val="00E3473C"/>
    <w:rsid w:val="00E34BBE"/>
    <w:rsid w:val="00E34E43"/>
    <w:rsid w:val="00E34F39"/>
    <w:rsid w:val="00E34F45"/>
    <w:rsid w:val="00E34F60"/>
    <w:rsid w:val="00E35113"/>
    <w:rsid w:val="00E3560B"/>
    <w:rsid w:val="00E3574B"/>
    <w:rsid w:val="00E3590A"/>
    <w:rsid w:val="00E36302"/>
    <w:rsid w:val="00E36966"/>
    <w:rsid w:val="00E36B90"/>
    <w:rsid w:val="00E3701B"/>
    <w:rsid w:val="00E37123"/>
    <w:rsid w:val="00E3783D"/>
    <w:rsid w:val="00E3788E"/>
    <w:rsid w:val="00E37C60"/>
    <w:rsid w:val="00E40197"/>
    <w:rsid w:val="00E402BB"/>
    <w:rsid w:val="00E4198E"/>
    <w:rsid w:val="00E41D39"/>
    <w:rsid w:val="00E41FE9"/>
    <w:rsid w:val="00E421A9"/>
    <w:rsid w:val="00E430C5"/>
    <w:rsid w:val="00E4328D"/>
    <w:rsid w:val="00E432CF"/>
    <w:rsid w:val="00E43970"/>
    <w:rsid w:val="00E4432B"/>
    <w:rsid w:val="00E446C9"/>
    <w:rsid w:val="00E4513E"/>
    <w:rsid w:val="00E45435"/>
    <w:rsid w:val="00E457A5"/>
    <w:rsid w:val="00E46606"/>
    <w:rsid w:val="00E47563"/>
    <w:rsid w:val="00E47C51"/>
    <w:rsid w:val="00E47E5B"/>
    <w:rsid w:val="00E47E90"/>
    <w:rsid w:val="00E47EA5"/>
    <w:rsid w:val="00E5015E"/>
    <w:rsid w:val="00E50221"/>
    <w:rsid w:val="00E50716"/>
    <w:rsid w:val="00E51150"/>
    <w:rsid w:val="00E51200"/>
    <w:rsid w:val="00E519FC"/>
    <w:rsid w:val="00E52402"/>
    <w:rsid w:val="00E5296D"/>
    <w:rsid w:val="00E5336D"/>
    <w:rsid w:val="00E533A7"/>
    <w:rsid w:val="00E5396F"/>
    <w:rsid w:val="00E5415B"/>
    <w:rsid w:val="00E544F6"/>
    <w:rsid w:val="00E548A6"/>
    <w:rsid w:val="00E548F2"/>
    <w:rsid w:val="00E54A3C"/>
    <w:rsid w:val="00E54D1C"/>
    <w:rsid w:val="00E55198"/>
    <w:rsid w:val="00E551E3"/>
    <w:rsid w:val="00E55D64"/>
    <w:rsid w:val="00E55F78"/>
    <w:rsid w:val="00E560B0"/>
    <w:rsid w:val="00E56BBC"/>
    <w:rsid w:val="00E56D24"/>
    <w:rsid w:val="00E56F27"/>
    <w:rsid w:val="00E56F8A"/>
    <w:rsid w:val="00E56FF2"/>
    <w:rsid w:val="00E57D52"/>
    <w:rsid w:val="00E6011E"/>
    <w:rsid w:val="00E603C7"/>
    <w:rsid w:val="00E60547"/>
    <w:rsid w:val="00E60F6D"/>
    <w:rsid w:val="00E610F0"/>
    <w:rsid w:val="00E61239"/>
    <w:rsid w:val="00E61730"/>
    <w:rsid w:val="00E61A31"/>
    <w:rsid w:val="00E61AFF"/>
    <w:rsid w:val="00E61DCE"/>
    <w:rsid w:val="00E61E65"/>
    <w:rsid w:val="00E62206"/>
    <w:rsid w:val="00E62481"/>
    <w:rsid w:val="00E626E7"/>
    <w:rsid w:val="00E62D9F"/>
    <w:rsid w:val="00E632C6"/>
    <w:rsid w:val="00E6344D"/>
    <w:rsid w:val="00E63533"/>
    <w:rsid w:val="00E635C8"/>
    <w:rsid w:val="00E645FF"/>
    <w:rsid w:val="00E64662"/>
    <w:rsid w:val="00E64C39"/>
    <w:rsid w:val="00E64E5F"/>
    <w:rsid w:val="00E653AE"/>
    <w:rsid w:val="00E656DB"/>
    <w:rsid w:val="00E660D8"/>
    <w:rsid w:val="00E662C3"/>
    <w:rsid w:val="00E66B44"/>
    <w:rsid w:val="00E66C28"/>
    <w:rsid w:val="00E67256"/>
    <w:rsid w:val="00E67785"/>
    <w:rsid w:val="00E702D3"/>
    <w:rsid w:val="00E703F3"/>
    <w:rsid w:val="00E70DF2"/>
    <w:rsid w:val="00E71341"/>
    <w:rsid w:val="00E71369"/>
    <w:rsid w:val="00E717AD"/>
    <w:rsid w:val="00E71835"/>
    <w:rsid w:val="00E718D7"/>
    <w:rsid w:val="00E71975"/>
    <w:rsid w:val="00E719AD"/>
    <w:rsid w:val="00E71B2F"/>
    <w:rsid w:val="00E71F4D"/>
    <w:rsid w:val="00E72330"/>
    <w:rsid w:val="00E72A50"/>
    <w:rsid w:val="00E72C1B"/>
    <w:rsid w:val="00E72D30"/>
    <w:rsid w:val="00E72F3E"/>
    <w:rsid w:val="00E73094"/>
    <w:rsid w:val="00E73A6D"/>
    <w:rsid w:val="00E73FCA"/>
    <w:rsid w:val="00E74017"/>
    <w:rsid w:val="00E745D9"/>
    <w:rsid w:val="00E74965"/>
    <w:rsid w:val="00E74DC4"/>
    <w:rsid w:val="00E7540B"/>
    <w:rsid w:val="00E7605B"/>
    <w:rsid w:val="00E760EB"/>
    <w:rsid w:val="00E76257"/>
    <w:rsid w:val="00E76737"/>
    <w:rsid w:val="00E76985"/>
    <w:rsid w:val="00E76A57"/>
    <w:rsid w:val="00E76FC0"/>
    <w:rsid w:val="00E7711D"/>
    <w:rsid w:val="00E77432"/>
    <w:rsid w:val="00E778D5"/>
    <w:rsid w:val="00E778F0"/>
    <w:rsid w:val="00E77D73"/>
    <w:rsid w:val="00E80766"/>
    <w:rsid w:val="00E808C4"/>
    <w:rsid w:val="00E80BE8"/>
    <w:rsid w:val="00E80D00"/>
    <w:rsid w:val="00E81130"/>
    <w:rsid w:val="00E815B4"/>
    <w:rsid w:val="00E81851"/>
    <w:rsid w:val="00E81CA2"/>
    <w:rsid w:val="00E81D87"/>
    <w:rsid w:val="00E82385"/>
    <w:rsid w:val="00E82D91"/>
    <w:rsid w:val="00E82DDC"/>
    <w:rsid w:val="00E8382F"/>
    <w:rsid w:val="00E83B34"/>
    <w:rsid w:val="00E83B5C"/>
    <w:rsid w:val="00E847C0"/>
    <w:rsid w:val="00E84990"/>
    <w:rsid w:val="00E84A10"/>
    <w:rsid w:val="00E84A5B"/>
    <w:rsid w:val="00E855D0"/>
    <w:rsid w:val="00E8566E"/>
    <w:rsid w:val="00E857CC"/>
    <w:rsid w:val="00E86118"/>
    <w:rsid w:val="00E86A4A"/>
    <w:rsid w:val="00E86D59"/>
    <w:rsid w:val="00E87DE9"/>
    <w:rsid w:val="00E90392"/>
    <w:rsid w:val="00E905AC"/>
    <w:rsid w:val="00E9071F"/>
    <w:rsid w:val="00E91236"/>
    <w:rsid w:val="00E913E6"/>
    <w:rsid w:val="00E91D61"/>
    <w:rsid w:val="00E920BC"/>
    <w:rsid w:val="00E92336"/>
    <w:rsid w:val="00E925BA"/>
    <w:rsid w:val="00E92AA0"/>
    <w:rsid w:val="00E934C9"/>
    <w:rsid w:val="00E93CF1"/>
    <w:rsid w:val="00E94590"/>
    <w:rsid w:val="00E94A6C"/>
    <w:rsid w:val="00E94C6A"/>
    <w:rsid w:val="00E9575F"/>
    <w:rsid w:val="00E95942"/>
    <w:rsid w:val="00E95A0F"/>
    <w:rsid w:val="00E95D27"/>
    <w:rsid w:val="00E95D87"/>
    <w:rsid w:val="00E962FD"/>
    <w:rsid w:val="00E962FF"/>
    <w:rsid w:val="00E965BC"/>
    <w:rsid w:val="00E968B2"/>
    <w:rsid w:val="00E96EE8"/>
    <w:rsid w:val="00E97624"/>
    <w:rsid w:val="00E97986"/>
    <w:rsid w:val="00E97A7F"/>
    <w:rsid w:val="00EA0175"/>
    <w:rsid w:val="00EA02FF"/>
    <w:rsid w:val="00EA0671"/>
    <w:rsid w:val="00EA0961"/>
    <w:rsid w:val="00EA0E23"/>
    <w:rsid w:val="00EA1006"/>
    <w:rsid w:val="00EA167E"/>
    <w:rsid w:val="00EA179E"/>
    <w:rsid w:val="00EA2CBB"/>
    <w:rsid w:val="00EA34A7"/>
    <w:rsid w:val="00EA37AE"/>
    <w:rsid w:val="00EA3A33"/>
    <w:rsid w:val="00EA3E5B"/>
    <w:rsid w:val="00EA4369"/>
    <w:rsid w:val="00EA46FB"/>
    <w:rsid w:val="00EA47CF"/>
    <w:rsid w:val="00EA48DD"/>
    <w:rsid w:val="00EA4998"/>
    <w:rsid w:val="00EA49F2"/>
    <w:rsid w:val="00EA4C4D"/>
    <w:rsid w:val="00EA5694"/>
    <w:rsid w:val="00EA5D69"/>
    <w:rsid w:val="00EA68FB"/>
    <w:rsid w:val="00EA6D80"/>
    <w:rsid w:val="00EA7BB4"/>
    <w:rsid w:val="00EA7DB0"/>
    <w:rsid w:val="00EB064C"/>
    <w:rsid w:val="00EB0788"/>
    <w:rsid w:val="00EB17B9"/>
    <w:rsid w:val="00EB19E4"/>
    <w:rsid w:val="00EB1ECE"/>
    <w:rsid w:val="00EB2470"/>
    <w:rsid w:val="00EB25FE"/>
    <w:rsid w:val="00EB2D47"/>
    <w:rsid w:val="00EB2FAE"/>
    <w:rsid w:val="00EB30D9"/>
    <w:rsid w:val="00EB3598"/>
    <w:rsid w:val="00EB37AB"/>
    <w:rsid w:val="00EB3CAD"/>
    <w:rsid w:val="00EB3E7A"/>
    <w:rsid w:val="00EB4C2B"/>
    <w:rsid w:val="00EB5245"/>
    <w:rsid w:val="00EB56BF"/>
    <w:rsid w:val="00EB6257"/>
    <w:rsid w:val="00EB74BA"/>
    <w:rsid w:val="00EB7735"/>
    <w:rsid w:val="00EB7C64"/>
    <w:rsid w:val="00EB7DA0"/>
    <w:rsid w:val="00EB7DB6"/>
    <w:rsid w:val="00EB7F2D"/>
    <w:rsid w:val="00EC0096"/>
    <w:rsid w:val="00EC0106"/>
    <w:rsid w:val="00EC06C5"/>
    <w:rsid w:val="00EC10CC"/>
    <w:rsid w:val="00EC1AE4"/>
    <w:rsid w:val="00EC1DFF"/>
    <w:rsid w:val="00EC2921"/>
    <w:rsid w:val="00EC2BC1"/>
    <w:rsid w:val="00EC3117"/>
    <w:rsid w:val="00EC3176"/>
    <w:rsid w:val="00EC44CB"/>
    <w:rsid w:val="00EC4ACE"/>
    <w:rsid w:val="00EC4AEC"/>
    <w:rsid w:val="00EC4E04"/>
    <w:rsid w:val="00EC52A3"/>
    <w:rsid w:val="00EC55C9"/>
    <w:rsid w:val="00EC5AB4"/>
    <w:rsid w:val="00EC5BD9"/>
    <w:rsid w:val="00EC5E45"/>
    <w:rsid w:val="00EC60B5"/>
    <w:rsid w:val="00EC6210"/>
    <w:rsid w:val="00EC68D9"/>
    <w:rsid w:val="00EC69F9"/>
    <w:rsid w:val="00EC6E42"/>
    <w:rsid w:val="00EC6F9E"/>
    <w:rsid w:val="00EC726B"/>
    <w:rsid w:val="00EC75C5"/>
    <w:rsid w:val="00EC7883"/>
    <w:rsid w:val="00EC7CE7"/>
    <w:rsid w:val="00ED059C"/>
    <w:rsid w:val="00ED0798"/>
    <w:rsid w:val="00ED0B28"/>
    <w:rsid w:val="00ED0C06"/>
    <w:rsid w:val="00ED0E61"/>
    <w:rsid w:val="00ED0EE8"/>
    <w:rsid w:val="00ED1DD7"/>
    <w:rsid w:val="00ED228B"/>
    <w:rsid w:val="00ED2CCB"/>
    <w:rsid w:val="00ED2FA6"/>
    <w:rsid w:val="00ED3027"/>
    <w:rsid w:val="00ED3247"/>
    <w:rsid w:val="00ED346F"/>
    <w:rsid w:val="00ED3940"/>
    <w:rsid w:val="00ED3E5A"/>
    <w:rsid w:val="00ED3FC5"/>
    <w:rsid w:val="00ED432B"/>
    <w:rsid w:val="00ED4598"/>
    <w:rsid w:val="00ED46C9"/>
    <w:rsid w:val="00ED4B04"/>
    <w:rsid w:val="00ED4BED"/>
    <w:rsid w:val="00ED4D05"/>
    <w:rsid w:val="00ED635D"/>
    <w:rsid w:val="00ED64AE"/>
    <w:rsid w:val="00ED66F0"/>
    <w:rsid w:val="00ED7096"/>
    <w:rsid w:val="00ED70C4"/>
    <w:rsid w:val="00ED758B"/>
    <w:rsid w:val="00EE04FC"/>
    <w:rsid w:val="00EE08E8"/>
    <w:rsid w:val="00EE09AE"/>
    <w:rsid w:val="00EE0B45"/>
    <w:rsid w:val="00EE0D91"/>
    <w:rsid w:val="00EE18DF"/>
    <w:rsid w:val="00EE2AF1"/>
    <w:rsid w:val="00EE32A8"/>
    <w:rsid w:val="00EE432A"/>
    <w:rsid w:val="00EE47DA"/>
    <w:rsid w:val="00EE501B"/>
    <w:rsid w:val="00EE50EA"/>
    <w:rsid w:val="00EE5367"/>
    <w:rsid w:val="00EE5941"/>
    <w:rsid w:val="00EE6B7B"/>
    <w:rsid w:val="00EE79A1"/>
    <w:rsid w:val="00EE7CE9"/>
    <w:rsid w:val="00EF040A"/>
    <w:rsid w:val="00EF0510"/>
    <w:rsid w:val="00EF0ADC"/>
    <w:rsid w:val="00EF0C17"/>
    <w:rsid w:val="00EF0EB2"/>
    <w:rsid w:val="00EF1007"/>
    <w:rsid w:val="00EF1147"/>
    <w:rsid w:val="00EF1F9F"/>
    <w:rsid w:val="00EF26A7"/>
    <w:rsid w:val="00EF2BEB"/>
    <w:rsid w:val="00EF324C"/>
    <w:rsid w:val="00EF37A1"/>
    <w:rsid w:val="00EF37F7"/>
    <w:rsid w:val="00EF394D"/>
    <w:rsid w:val="00EF4321"/>
    <w:rsid w:val="00EF46B7"/>
    <w:rsid w:val="00EF48A1"/>
    <w:rsid w:val="00EF4A75"/>
    <w:rsid w:val="00EF50C2"/>
    <w:rsid w:val="00EF6094"/>
    <w:rsid w:val="00EF6A6A"/>
    <w:rsid w:val="00EF6C90"/>
    <w:rsid w:val="00EF6D7F"/>
    <w:rsid w:val="00EF7395"/>
    <w:rsid w:val="00EF73B0"/>
    <w:rsid w:val="00F000B1"/>
    <w:rsid w:val="00F00CC3"/>
    <w:rsid w:val="00F00CD7"/>
    <w:rsid w:val="00F00DB5"/>
    <w:rsid w:val="00F00FDD"/>
    <w:rsid w:val="00F0142E"/>
    <w:rsid w:val="00F01979"/>
    <w:rsid w:val="00F01B20"/>
    <w:rsid w:val="00F02B8D"/>
    <w:rsid w:val="00F02EF2"/>
    <w:rsid w:val="00F0334D"/>
    <w:rsid w:val="00F033AC"/>
    <w:rsid w:val="00F035A8"/>
    <w:rsid w:val="00F03B3B"/>
    <w:rsid w:val="00F03C46"/>
    <w:rsid w:val="00F04550"/>
    <w:rsid w:val="00F04A30"/>
    <w:rsid w:val="00F04A35"/>
    <w:rsid w:val="00F05825"/>
    <w:rsid w:val="00F06389"/>
    <w:rsid w:val="00F064B4"/>
    <w:rsid w:val="00F06CCF"/>
    <w:rsid w:val="00F06DBD"/>
    <w:rsid w:val="00F076EE"/>
    <w:rsid w:val="00F10684"/>
    <w:rsid w:val="00F10F34"/>
    <w:rsid w:val="00F1103B"/>
    <w:rsid w:val="00F11484"/>
    <w:rsid w:val="00F1150A"/>
    <w:rsid w:val="00F1213B"/>
    <w:rsid w:val="00F122BE"/>
    <w:rsid w:val="00F127E7"/>
    <w:rsid w:val="00F130AF"/>
    <w:rsid w:val="00F133DA"/>
    <w:rsid w:val="00F13BD4"/>
    <w:rsid w:val="00F13C4B"/>
    <w:rsid w:val="00F13FE5"/>
    <w:rsid w:val="00F146FC"/>
    <w:rsid w:val="00F14851"/>
    <w:rsid w:val="00F1485C"/>
    <w:rsid w:val="00F14F40"/>
    <w:rsid w:val="00F1541E"/>
    <w:rsid w:val="00F1580E"/>
    <w:rsid w:val="00F164A3"/>
    <w:rsid w:val="00F16535"/>
    <w:rsid w:val="00F17334"/>
    <w:rsid w:val="00F1740A"/>
    <w:rsid w:val="00F1790A"/>
    <w:rsid w:val="00F200EE"/>
    <w:rsid w:val="00F203F8"/>
    <w:rsid w:val="00F20839"/>
    <w:rsid w:val="00F20B31"/>
    <w:rsid w:val="00F20B7E"/>
    <w:rsid w:val="00F21FCE"/>
    <w:rsid w:val="00F2204D"/>
    <w:rsid w:val="00F2243D"/>
    <w:rsid w:val="00F22537"/>
    <w:rsid w:val="00F228C8"/>
    <w:rsid w:val="00F22948"/>
    <w:rsid w:val="00F22A47"/>
    <w:rsid w:val="00F22CC0"/>
    <w:rsid w:val="00F2343F"/>
    <w:rsid w:val="00F23846"/>
    <w:rsid w:val="00F23BD3"/>
    <w:rsid w:val="00F2409F"/>
    <w:rsid w:val="00F24272"/>
    <w:rsid w:val="00F246F6"/>
    <w:rsid w:val="00F24ADE"/>
    <w:rsid w:val="00F24E06"/>
    <w:rsid w:val="00F24F78"/>
    <w:rsid w:val="00F2594D"/>
    <w:rsid w:val="00F25F6C"/>
    <w:rsid w:val="00F26835"/>
    <w:rsid w:val="00F2733E"/>
    <w:rsid w:val="00F27B27"/>
    <w:rsid w:val="00F30B0D"/>
    <w:rsid w:val="00F31010"/>
    <w:rsid w:val="00F31434"/>
    <w:rsid w:val="00F314D8"/>
    <w:rsid w:val="00F3154C"/>
    <w:rsid w:val="00F31B11"/>
    <w:rsid w:val="00F31C19"/>
    <w:rsid w:val="00F31EEB"/>
    <w:rsid w:val="00F321A1"/>
    <w:rsid w:val="00F321D6"/>
    <w:rsid w:val="00F3257B"/>
    <w:rsid w:val="00F32B9D"/>
    <w:rsid w:val="00F32C39"/>
    <w:rsid w:val="00F32EA8"/>
    <w:rsid w:val="00F32F6F"/>
    <w:rsid w:val="00F33155"/>
    <w:rsid w:val="00F334F9"/>
    <w:rsid w:val="00F335DF"/>
    <w:rsid w:val="00F33A76"/>
    <w:rsid w:val="00F34453"/>
    <w:rsid w:val="00F34455"/>
    <w:rsid w:val="00F34939"/>
    <w:rsid w:val="00F34A26"/>
    <w:rsid w:val="00F34C35"/>
    <w:rsid w:val="00F34D77"/>
    <w:rsid w:val="00F34DA9"/>
    <w:rsid w:val="00F35F03"/>
    <w:rsid w:val="00F36816"/>
    <w:rsid w:val="00F36A38"/>
    <w:rsid w:val="00F36C7B"/>
    <w:rsid w:val="00F37682"/>
    <w:rsid w:val="00F40538"/>
    <w:rsid w:val="00F40900"/>
    <w:rsid w:val="00F40AAC"/>
    <w:rsid w:val="00F40B0E"/>
    <w:rsid w:val="00F40CC1"/>
    <w:rsid w:val="00F40F6F"/>
    <w:rsid w:val="00F41308"/>
    <w:rsid w:val="00F4169A"/>
    <w:rsid w:val="00F41CD7"/>
    <w:rsid w:val="00F41EA5"/>
    <w:rsid w:val="00F41F9C"/>
    <w:rsid w:val="00F4205C"/>
    <w:rsid w:val="00F43791"/>
    <w:rsid w:val="00F43ACE"/>
    <w:rsid w:val="00F43B46"/>
    <w:rsid w:val="00F44002"/>
    <w:rsid w:val="00F443A0"/>
    <w:rsid w:val="00F445E7"/>
    <w:rsid w:val="00F452BF"/>
    <w:rsid w:val="00F46036"/>
    <w:rsid w:val="00F47285"/>
    <w:rsid w:val="00F50011"/>
    <w:rsid w:val="00F50295"/>
    <w:rsid w:val="00F5044D"/>
    <w:rsid w:val="00F5070C"/>
    <w:rsid w:val="00F507D0"/>
    <w:rsid w:val="00F50A11"/>
    <w:rsid w:val="00F50FE7"/>
    <w:rsid w:val="00F513DF"/>
    <w:rsid w:val="00F5153A"/>
    <w:rsid w:val="00F51DF5"/>
    <w:rsid w:val="00F51F99"/>
    <w:rsid w:val="00F5219B"/>
    <w:rsid w:val="00F52933"/>
    <w:rsid w:val="00F52A8D"/>
    <w:rsid w:val="00F52D7A"/>
    <w:rsid w:val="00F53096"/>
    <w:rsid w:val="00F53149"/>
    <w:rsid w:val="00F531F5"/>
    <w:rsid w:val="00F53325"/>
    <w:rsid w:val="00F537AA"/>
    <w:rsid w:val="00F53DBF"/>
    <w:rsid w:val="00F5494D"/>
    <w:rsid w:val="00F554C2"/>
    <w:rsid w:val="00F55541"/>
    <w:rsid w:val="00F55698"/>
    <w:rsid w:val="00F571EC"/>
    <w:rsid w:val="00F57231"/>
    <w:rsid w:val="00F5737E"/>
    <w:rsid w:val="00F607A1"/>
    <w:rsid w:val="00F607FF"/>
    <w:rsid w:val="00F60C29"/>
    <w:rsid w:val="00F60D3D"/>
    <w:rsid w:val="00F61624"/>
    <w:rsid w:val="00F61848"/>
    <w:rsid w:val="00F61AED"/>
    <w:rsid w:val="00F61C44"/>
    <w:rsid w:val="00F61D21"/>
    <w:rsid w:val="00F61EAC"/>
    <w:rsid w:val="00F61ED4"/>
    <w:rsid w:val="00F61EF6"/>
    <w:rsid w:val="00F627F6"/>
    <w:rsid w:val="00F634D9"/>
    <w:rsid w:val="00F63F95"/>
    <w:rsid w:val="00F64352"/>
    <w:rsid w:val="00F6438A"/>
    <w:rsid w:val="00F64593"/>
    <w:rsid w:val="00F6497F"/>
    <w:rsid w:val="00F652BB"/>
    <w:rsid w:val="00F6538C"/>
    <w:rsid w:val="00F65754"/>
    <w:rsid w:val="00F6668C"/>
    <w:rsid w:val="00F66865"/>
    <w:rsid w:val="00F66DE0"/>
    <w:rsid w:val="00F66F8F"/>
    <w:rsid w:val="00F6715A"/>
    <w:rsid w:val="00F6725F"/>
    <w:rsid w:val="00F6760B"/>
    <w:rsid w:val="00F67B2B"/>
    <w:rsid w:val="00F67FA0"/>
    <w:rsid w:val="00F7037F"/>
    <w:rsid w:val="00F705D1"/>
    <w:rsid w:val="00F709B0"/>
    <w:rsid w:val="00F70BE5"/>
    <w:rsid w:val="00F71450"/>
    <w:rsid w:val="00F72078"/>
    <w:rsid w:val="00F72115"/>
    <w:rsid w:val="00F7237A"/>
    <w:rsid w:val="00F73186"/>
    <w:rsid w:val="00F73D6F"/>
    <w:rsid w:val="00F74445"/>
    <w:rsid w:val="00F7465E"/>
    <w:rsid w:val="00F748A3"/>
    <w:rsid w:val="00F749BB"/>
    <w:rsid w:val="00F74C66"/>
    <w:rsid w:val="00F750A6"/>
    <w:rsid w:val="00F75358"/>
    <w:rsid w:val="00F75A7E"/>
    <w:rsid w:val="00F75FB0"/>
    <w:rsid w:val="00F76211"/>
    <w:rsid w:val="00F7665B"/>
    <w:rsid w:val="00F7680D"/>
    <w:rsid w:val="00F77415"/>
    <w:rsid w:val="00F80329"/>
    <w:rsid w:val="00F8032F"/>
    <w:rsid w:val="00F807A8"/>
    <w:rsid w:val="00F8145D"/>
    <w:rsid w:val="00F81591"/>
    <w:rsid w:val="00F81B96"/>
    <w:rsid w:val="00F81C57"/>
    <w:rsid w:val="00F82053"/>
    <w:rsid w:val="00F820B7"/>
    <w:rsid w:val="00F82F5D"/>
    <w:rsid w:val="00F838AE"/>
    <w:rsid w:val="00F839F0"/>
    <w:rsid w:val="00F83AF4"/>
    <w:rsid w:val="00F83B4B"/>
    <w:rsid w:val="00F84F72"/>
    <w:rsid w:val="00F85A33"/>
    <w:rsid w:val="00F85FF5"/>
    <w:rsid w:val="00F86126"/>
    <w:rsid w:val="00F8640E"/>
    <w:rsid w:val="00F86657"/>
    <w:rsid w:val="00F86766"/>
    <w:rsid w:val="00F86B4E"/>
    <w:rsid w:val="00F86C4A"/>
    <w:rsid w:val="00F86C83"/>
    <w:rsid w:val="00F86DF5"/>
    <w:rsid w:val="00F86FCF"/>
    <w:rsid w:val="00F87112"/>
    <w:rsid w:val="00F87DD5"/>
    <w:rsid w:val="00F87F7B"/>
    <w:rsid w:val="00F87F94"/>
    <w:rsid w:val="00F9023E"/>
    <w:rsid w:val="00F9085E"/>
    <w:rsid w:val="00F90BEF"/>
    <w:rsid w:val="00F90C9F"/>
    <w:rsid w:val="00F90EA0"/>
    <w:rsid w:val="00F91515"/>
    <w:rsid w:val="00F91809"/>
    <w:rsid w:val="00F92615"/>
    <w:rsid w:val="00F92B02"/>
    <w:rsid w:val="00F92FF0"/>
    <w:rsid w:val="00F93060"/>
    <w:rsid w:val="00F93B7E"/>
    <w:rsid w:val="00F93CD7"/>
    <w:rsid w:val="00F93F25"/>
    <w:rsid w:val="00F93F70"/>
    <w:rsid w:val="00F94417"/>
    <w:rsid w:val="00F94479"/>
    <w:rsid w:val="00F948B8"/>
    <w:rsid w:val="00F94B51"/>
    <w:rsid w:val="00F95170"/>
    <w:rsid w:val="00F95976"/>
    <w:rsid w:val="00F95B7C"/>
    <w:rsid w:val="00F95B8F"/>
    <w:rsid w:val="00F95F12"/>
    <w:rsid w:val="00F9641A"/>
    <w:rsid w:val="00F96943"/>
    <w:rsid w:val="00F96D28"/>
    <w:rsid w:val="00F9738B"/>
    <w:rsid w:val="00F976FE"/>
    <w:rsid w:val="00F97E71"/>
    <w:rsid w:val="00FA05A4"/>
    <w:rsid w:val="00FA05B4"/>
    <w:rsid w:val="00FA064B"/>
    <w:rsid w:val="00FA0684"/>
    <w:rsid w:val="00FA0961"/>
    <w:rsid w:val="00FA0A95"/>
    <w:rsid w:val="00FA0EBE"/>
    <w:rsid w:val="00FA19CB"/>
    <w:rsid w:val="00FA1A3C"/>
    <w:rsid w:val="00FA2062"/>
    <w:rsid w:val="00FA2A2C"/>
    <w:rsid w:val="00FA2D01"/>
    <w:rsid w:val="00FA2D19"/>
    <w:rsid w:val="00FA30B3"/>
    <w:rsid w:val="00FA336F"/>
    <w:rsid w:val="00FA342A"/>
    <w:rsid w:val="00FA3D5B"/>
    <w:rsid w:val="00FA45E7"/>
    <w:rsid w:val="00FA48DE"/>
    <w:rsid w:val="00FA4DDC"/>
    <w:rsid w:val="00FA4F48"/>
    <w:rsid w:val="00FA5C6D"/>
    <w:rsid w:val="00FA5C95"/>
    <w:rsid w:val="00FA5D34"/>
    <w:rsid w:val="00FA5E70"/>
    <w:rsid w:val="00FA6898"/>
    <w:rsid w:val="00FA70C7"/>
    <w:rsid w:val="00FA719E"/>
    <w:rsid w:val="00FA71D2"/>
    <w:rsid w:val="00FA77E9"/>
    <w:rsid w:val="00FA79E4"/>
    <w:rsid w:val="00FA7BD8"/>
    <w:rsid w:val="00FA7DE4"/>
    <w:rsid w:val="00FB09CB"/>
    <w:rsid w:val="00FB0C59"/>
    <w:rsid w:val="00FB156E"/>
    <w:rsid w:val="00FB18FB"/>
    <w:rsid w:val="00FB1BA6"/>
    <w:rsid w:val="00FB1D6C"/>
    <w:rsid w:val="00FB2600"/>
    <w:rsid w:val="00FB2CD4"/>
    <w:rsid w:val="00FB34C5"/>
    <w:rsid w:val="00FB4766"/>
    <w:rsid w:val="00FB48A2"/>
    <w:rsid w:val="00FB4A2F"/>
    <w:rsid w:val="00FB4CED"/>
    <w:rsid w:val="00FB5133"/>
    <w:rsid w:val="00FB5360"/>
    <w:rsid w:val="00FB54A2"/>
    <w:rsid w:val="00FB54FD"/>
    <w:rsid w:val="00FB59DE"/>
    <w:rsid w:val="00FB5BA0"/>
    <w:rsid w:val="00FB5E0F"/>
    <w:rsid w:val="00FB64CE"/>
    <w:rsid w:val="00FB64F1"/>
    <w:rsid w:val="00FB68EA"/>
    <w:rsid w:val="00FB6D51"/>
    <w:rsid w:val="00FB7544"/>
    <w:rsid w:val="00FB7AF9"/>
    <w:rsid w:val="00FB7FA8"/>
    <w:rsid w:val="00FC0DCC"/>
    <w:rsid w:val="00FC1061"/>
    <w:rsid w:val="00FC1CAB"/>
    <w:rsid w:val="00FC2966"/>
    <w:rsid w:val="00FC2CFB"/>
    <w:rsid w:val="00FC2FA5"/>
    <w:rsid w:val="00FC346A"/>
    <w:rsid w:val="00FC4386"/>
    <w:rsid w:val="00FC4F1F"/>
    <w:rsid w:val="00FC5E09"/>
    <w:rsid w:val="00FC5F29"/>
    <w:rsid w:val="00FC61C4"/>
    <w:rsid w:val="00FC676C"/>
    <w:rsid w:val="00FC6F1B"/>
    <w:rsid w:val="00FC71CD"/>
    <w:rsid w:val="00FC77E2"/>
    <w:rsid w:val="00FC7A9E"/>
    <w:rsid w:val="00FC7D7D"/>
    <w:rsid w:val="00FC7E59"/>
    <w:rsid w:val="00FD00C8"/>
    <w:rsid w:val="00FD062D"/>
    <w:rsid w:val="00FD067A"/>
    <w:rsid w:val="00FD096A"/>
    <w:rsid w:val="00FD09DB"/>
    <w:rsid w:val="00FD1145"/>
    <w:rsid w:val="00FD14A7"/>
    <w:rsid w:val="00FD1668"/>
    <w:rsid w:val="00FD2981"/>
    <w:rsid w:val="00FD3080"/>
    <w:rsid w:val="00FD31B0"/>
    <w:rsid w:val="00FD3735"/>
    <w:rsid w:val="00FD3FB3"/>
    <w:rsid w:val="00FD50A2"/>
    <w:rsid w:val="00FD5A18"/>
    <w:rsid w:val="00FD5A55"/>
    <w:rsid w:val="00FD5B03"/>
    <w:rsid w:val="00FD5BD6"/>
    <w:rsid w:val="00FD5CC5"/>
    <w:rsid w:val="00FD5F95"/>
    <w:rsid w:val="00FD696B"/>
    <w:rsid w:val="00FD6EF6"/>
    <w:rsid w:val="00FD712C"/>
    <w:rsid w:val="00FD744B"/>
    <w:rsid w:val="00FD76C2"/>
    <w:rsid w:val="00FD7A31"/>
    <w:rsid w:val="00FD7DEE"/>
    <w:rsid w:val="00FD7E67"/>
    <w:rsid w:val="00FE007E"/>
    <w:rsid w:val="00FE008C"/>
    <w:rsid w:val="00FE0348"/>
    <w:rsid w:val="00FE076C"/>
    <w:rsid w:val="00FE08A6"/>
    <w:rsid w:val="00FE0C3D"/>
    <w:rsid w:val="00FE102E"/>
    <w:rsid w:val="00FE14FF"/>
    <w:rsid w:val="00FE1631"/>
    <w:rsid w:val="00FE173E"/>
    <w:rsid w:val="00FE1C39"/>
    <w:rsid w:val="00FE1F08"/>
    <w:rsid w:val="00FE21A1"/>
    <w:rsid w:val="00FE26C8"/>
    <w:rsid w:val="00FE2A3F"/>
    <w:rsid w:val="00FE2B83"/>
    <w:rsid w:val="00FE3387"/>
    <w:rsid w:val="00FE388D"/>
    <w:rsid w:val="00FE4116"/>
    <w:rsid w:val="00FE4313"/>
    <w:rsid w:val="00FE4556"/>
    <w:rsid w:val="00FE4FBB"/>
    <w:rsid w:val="00FE5080"/>
    <w:rsid w:val="00FE604C"/>
    <w:rsid w:val="00FE618F"/>
    <w:rsid w:val="00FE6550"/>
    <w:rsid w:val="00FE7888"/>
    <w:rsid w:val="00FE7939"/>
    <w:rsid w:val="00FE7A94"/>
    <w:rsid w:val="00FE7C92"/>
    <w:rsid w:val="00FE7E0F"/>
    <w:rsid w:val="00FF055F"/>
    <w:rsid w:val="00FF0677"/>
    <w:rsid w:val="00FF088A"/>
    <w:rsid w:val="00FF28EB"/>
    <w:rsid w:val="00FF3450"/>
    <w:rsid w:val="00FF36BF"/>
    <w:rsid w:val="00FF36E8"/>
    <w:rsid w:val="00FF3A80"/>
    <w:rsid w:val="00FF3EEA"/>
    <w:rsid w:val="00FF41ED"/>
    <w:rsid w:val="00FF4213"/>
    <w:rsid w:val="00FF444A"/>
    <w:rsid w:val="00FF47F8"/>
    <w:rsid w:val="00FF50BB"/>
    <w:rsid w:val="00FF580E"/>
    <w:rsid w:val="00FF64B6"/>
    <w:rsid w:val="00FF6667"/>
    <w:rsid w:val="00FF726E"/>
    <w:rsid w:val="00FF73BA"/>
    <w:rsid w:val="00FF7629"/>
    <w:rsid w:val="00FF7CEE"/>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A6967"/>
  <w15:docId w15:val="{1420C249-49C8-4753-884D-EDB19F2A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4AD"/>
    <w:pPr>
      <w:widowControl w:val="0"/>
      <w:jc w:val="both"/>
    </w:pPr>
    <w:rPr>
      <w:rFonts w:ascii="Calibri" w:eastAsia="SimSun" w:hAnsi="Calibri" w:cs="Times New Roman"/>
      <w:szCs w:val="24"/>
    </w:rPr>
  </w:style>
  <w:style w:type="paragraph" w:styleId="Heading1">
    <w:name w:val="heading 1"/>
    <w:next w:val="Normal"/>
    <w:link w:val="Heading1Char"/>
    <w:unhideWhenUsed/>
    <w:qFormat/>
    <w:rsid w:val="006107AF"/>
    <w:pPr>
      <w:keepNext/>
      <w:keepLines/>
      <w:numPr>
        <w:numId w:val="7"/>
      </w:numPr>
      <w:spacing w:before="416" w:after="240" w:line="247" w:lineRule="auto"/>
      <w:ind w:right="-17"/>
      <w:outlineLvl w:val="0"/>
    </w:pPr>
    <w:rPr>
      <w:rFonts w:ascii="Cambria" w:eastAsia="Cambria" w:hAnsi="Cambria" w:cs="Times New Roman"/>
      <w:b/>
      <w:color w:val="000000"/>
      <w:sz w:val="24"/>
    </w:rPr>
  </w:style>
  <w:style w:type="paragraph" w:styleId="Heading2">
    <w:name w:val="heading 2"/>
    <w:basedOn w:val="Normal"/>
    <w:next w:val="Normal"/>
    <w:link w:val="Heading2Char"/>
    <w:uiPriority w:val="9"/>
    <w:unhideWhenUsed/>
    <w:qFormat/>
    <w:rsid w:val="006107AF"/>
    <w:pPr>
      <w:widowControl/>
      <w:spacing w:before="249" w:after="97" w:line="247" w:lineRule="auto"/>
      <w:ind w:left="-6" w:right="-17" w:hanging="11"/>
      <w:jc w:val="left"/>
      <w:outlineLvl w:val="1"/>
    </w:pPr>
    <w:rPr>
      <w:rFonts w:ascii="Times New Roman" w:eastAsia="Cambria" w:hAnsi="Times New Roman"/>
      <w:i/>
      <w:color w:val="000000"/>
      <w:sz w:val="24"/>
      <w:szCs w:val="22"/>
    </w:rPr>
  </w:style>
  <w:style w:type="paragraph" w:styleId="Heading3">
    <w:name w:val="heading 3"/>
    <w:basedOn w:val="Normal"/>
    <w:next w:val="Normal"/>
    <w:link w:val="Heading3Char"/>
    <w:uiPriority w:val="9"/>
    <w:unhideWhenUsed/>
    <w:qFormat/>
    <w:rsid w:val="006107AF"/>
    <w:pPr>
      <w:widowControl/>
      <w:spacing w:before="249" w:after="97" w:line="247" w:lineRule="auto"/>
      <w:ind w:left="-6" w:right="-17" w:hanging="11"/>
      <w:jc w:val="left"/>
      <w:outlineLvl w:val="2"/>
    </w:pPr>
    <w:rPr>
      <w:rFonts w:ascii="Times New Roman" w:eastAsia="Cambria" w:hAnsi="Times New Roman"/>
      <w:i/>
      <w:color w:val="000000"/>
      <w:sz w:val="24"/>
      <w:szCs w:val="22"/>
    </w:rPr>
  </w:style>
  <w:style w:type="paragraph" w:styleId="Heading5">
    <w:name w:val="heading 5"/>
    <w:basedOn w:val="Normal"/>
    <w:next w:val="Normal"/>
    <w:link w:val="Heading5Char"/>
    <w:uiPriority w:val="9"/>
    <w:semiHidden/>
    <w:unhideWhenUsed/>
    <w:qFormat/>
    <w:rsid w:val="006107AF"/>
    <w:pPr>
      <w:keepNext/>
      <w:keepLines/>
      <w:widowControl/>
      <w:spacing w:before="280" w:after="290" w:line="376" w:lineRule="auto"/>
      <w:ind w:left="-17" w:right="11" w:firstLine="340"/>
      <w:outlineLvl w:val="4"/>
    </w:pPr>
    <w:rPr>
      <w:rFonts w:ascii="Cambria" w:eastAsia="Cambria" w:hAnsi="Cambria"/>
      <w:b/>
      <w:b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标题 1 Char"/>
    <w:basedOn w:val="DefaultParagraphFont"/>
    <w:uiPriority w:val="9"/>
    <w:rsid w:val="006107AF"/>
    <w:rPr>
      <w:rFonts w:ascii="Calibri" w:eastAsia="SimSun" w:hAnsi="Calibri" w:cs="Times New Roman"/>
      <w:b/>
      <w:bCs/>
      <w:kern w:val="44"/>
      <w:sz w:val="44"/>
      <w:szCs w:val="44"/>
    </w:rPr>
  </w:style>
  <w:style w:type="character" w:customStyle="1" w:styleId="2Char">
    <w:name w:val="标题 2 Char"/>
    <w:basedOn w:val="DefaultParagraphFont"/>
    <w:uiPriority w:val="9"/>
    <w:semiHidden/>
    <w:rsid w:val="006107AF"/>
    <w:rPr>
      <w:rFonts w:asciiTheme="majorHAnsi" w:eastAsiaTheme="majorEastAsia" w:hAnsiTheme="majorHAnsi" w:cstheme="majorBidi"/>
      <w:b/>
      <w:bCs/>
      <w:sz w:val="32"/>
      <w:szCs w:val="32"/>
    </w:rPr>
  </w:style>
  <w:style w:type="character" w:customStyle="1" w:styleId="3Char">
    <w:name w:val="标题 3 Char"/>
    <w:basedOn w:val="DefaultParagraphFont"/>
    <w:uiPriority w:val="9"/>
    <w:semiHidden/>
    <w:rsid w:val="006107AF"/>
    <w:rPr>
      <w:rFonts w:ascii="Calibri" w:eastAsia="SimSun" w:hAnsi="Calibri" w:cs="Times New Roman"/>
      <w:b/>
      <w:bCs/>
      <w:sz w:val="32"/>
      <w:szCs w:val="32"/>
    </w:rPr>
  </w:style>
  <w:style w:type="character" w:customStyle="1" w:styleId="5Char">
    <w:name w:val="标题 5 Char"/>
    <w:basedOn w:val="DefaultParagraphFont"/>
    <w:uiPriority w:val="9"/>
    <w:semiHidden/>
    <w:rsid w:val="006107AF"/>
    <w:rPr>
      <w:rFonts w:ascii="Calibri" w:eastAsia="SimSun" w:hAnsi="Calibri" w:cs="Times New Roman"/>
      <w:b/>
      <w:bCs/>
      <w:sz w:val="28"/>
      <w:szCs w:val="28"/>
    </w:rPr>
  </w:style>
  <w:style w:type="paragraph" w:styleId="NormalWeb">
    <w:name w:val="Normal (Web)"/>
    <w:basedOn w:val="Normal"/>
    <w:uiPriority w:val="99"/>
    <w:rsid w:val="006107AF"/>
    <w:pPr>
      <w:spacing w:before="100" w:beforeAutospacing="1" w:after="100" w:afterAutospacing="1"/>
      <w:jc w:val="left"/>
    </w:pPr>
    <w:rPr>
      <w:kern w:val="0"/>
      <w:sz w:val="24"/>
    </w:rPr>
  </w:style>
  <w:style w:type="table" w:styleId="TableGrid">
    <w:name w:val="Table Grid"/>
    <w:basedOn w:val="TableNormal"/>
    <w:uiPriority w:val="59"/>
    <w:rsid w:val="006107AF"/>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10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uiPriority w:val="99"/>
    <w:rsid w:val="006107AF"/>
    <w:rPr>
      <w:rFonts w:ascii="Calibri" w:eastAsia="SimSun" w:hAnsi="Calibri" w:cs="Times New Roman"/>
      <w:sz w:val="18"/>
      <w:szCs w:val="18"/>
    </w:rPr>
  </w:style>
  <w:style w:type="character" w:customStyle="1" w:styleId="HeaderChar">
    <w:name w:val="Header Char"/>
    <w:link w:val="Header"/>
    <w:uiPriority w:val="99"/>
    <w:rsid w:val="006107AF"/>
    <w:rPr>
      <w:rFonts w:ascii="Calibri" w:eastAsia="SimSun" w:hAnsi="Calibri" w:cs="Times New Roman"/>
      <w:sz w:val="18"/>
      <w:szCs w:val="18"/>
    </w:rPr>
  </w:style>
  <w:style w:type="paragraph" w:styleId="Footer">
    <w:name w:val="footer"/>
    <w:basedOn w:val="Normal"/>
    <w:link w:val="FooterChar"/>
    <w:uiPriority w:val="99"/>
    <w:rsid w:val="006107AF"/>
    <w:pPr>
      <w:tabs>
        <w:tab w:val="center" w:pos="4153"/>
        <w:tab w:val="right" w:pos="8306"/>
      </w:tabs>
      <w:snapToGrid w:val="0"/>
      <w:jc w:val="left"/>
    </w:pPr>
    <w:rPr>
      <w:sz w:val="18"/>
      <w:szCs w:val="18"/>
    </w:rPr>
  </w:style>
  <w:style w:type="character" w:customStyle="1" w:styleId="Char0">
    <w:name w:val="页脚 Char"/>
    <w:basedOn w:val="DefaultParagraphFont"/>
    <w:uiPriority w:val="99"/>
    <w:rsid w:val="006107AF"/>
    <w:rPr>
      <w:rFonts w:ascii="Calibri" w:eastAsia="SimSun" w:hAnsi="Calibri" w:cs="Times New Roman"/>
      <w:sz w:val="18"/>
      <w:szCs w:val="18"/>
    </w:rPr>
  </w:style>
  <w:style w:type="character" w:customStyle="1" w:styleId="FooterChar">
    <w:name w:val="Footer Char"/>
    <w:link w:val="Footer"/>
    <w:uiPriority w:val="99"/>
    <w:rsid w:val="006107AF"/>
    <w:rPr>
      <w:rFonts w:ascii="Calibri" w:eastAsia="SimSun" w:hAnsi="Calibri" w:cs="Times New Roman"/>
      <w:sz w:val="18"/>
      <w:szCs w:val="18"/>
    </w:rPr>
  </w:style>
  <w:style w:type="paragraph" w:styleId="BalloonText">
    <w:name w:val="Balloon Text"/>
    <w:basedOn w:val="Normal"/>
    <w:link w:val="BalloonTextChar"/>
    <w:uiPriority w:val="99"/>
    <w:rsid w:val="006107AF"/>
    <w:rPr>
      <w:sz w:val="18"/>
      <w:szCs w:val="18"/>
    </w:rPr>
  </w:style>
  <w:style w:type="character" w:customStyle="1" w:styleId="Char1">
    <w:name w:val="批注框文本 Char"/>
    <w:basedOn w:val="DefaultParagraphFont"/>
    <w:uiPriority w:val="99"/>
    <w:semiHidden/>
    <w:rsid w:val="006107AF"/>
    <w:rPr>
      <w:rFonts w:ascii="Calibri" w:eastAsia="SimSun" w:hAnsi="Calibri" w:cs="Times New Roman"/>
      <w:sz w:val="18"/>
      <w:szCs w:val="18"/>
    </w:rPr>
  </w:style>
  <w:style w:type="character" w:customStyle="1" w:styleId="BalloonTextChar">
    <w:name w:val="Balloon Text Char"/>
    <w:link w:val="BalloonText"/>
    <w:uiPriority w:val="99"/>
    <w:rsid w:val="006107AF"/>
    <w:rPr>
      <w:rFonts w:ascii="Calibri" w:eastAsia="SimSun" w:hAnsi="Calibri" w:cs="Times New Roman"/>
      <w:sz w:val="18"/>
      <w:szCs w:val="18"/>
    </w:rPr>
  </w:style>
  <w:style w:type="paragraph" w:customStyle="1" w:styleId="kwmain1">
    <w:name w:val="kw_main1"/>
    <w:basedOn w:val="Normal"/>
    <w:rsid w:val="006107AF"/>
    <w:pPr>
      <w:widowControl/>
      <w:jc w:val="left"/>
    </w:pPr>
    <w:rPr>
      <w:rFonts w:ascii="SimSun" w:hAnsi="SimSun" w:cs="SimSun"/>
      <w:color w:val="666666"/>
      <w:kern w:val="0"/>
      <w:sz w:val="20"/>
      <w:szCs w:val="20"/>
    </w:rPr>
  </w:style>
  <w:style w:type="character" w:styleId="Emphasis">
    <w:name w:val="Emphasis"/>
    <w:uiPriority w:val="20"/>
    <w:qFormat/>
    <w:rsid w:val="006107AF"/>
    <w:rPr>
      <w:i/>
      <w:iCs/>
    </w:rPr>
  </w:style>
  <w:style w:type="character" w:customStyle="1" w:styleId="fontstyle01">
    <w:name w:val="fontstyle01"/>
    <w:rsid w:val="006107AF"/>
    <w:rPr>
      <w:rFonts w:ascii="NimbusRomNo9L-Regu" w:hAnsi="NimbusRomNo9L-Regu" w:hint="default"/>
      <w:b w:val="0"/>
      <w:bCs w:val="0"/>
      <w:i w:val="0"/>
      <w:iCs w:val="0"/>
      <w:color w:val="000000"/>
      <w:sz w:val="18"/>
      <w:szCs w:val="18"/>
    </w:rPr>
  </w:style>
  <w:style w:type="character" w:styleId="CommentReference">
    <w:name w:val="annotation reference"/>
    <w:uiPriority w:val="99"/>
    <w:unhideWhenUsed/>
    <w:rsid w:val="006107AF"/>
    <w:rPr>
      <w:sz w:val="21"/>
      <w:szCs w:val="21"/>
    </w:rPr>
  </w:style>
  <w:style w:type="paragraph" w:styleId="CommentText">
    <w:name w:val="annotation text"/>
    <w:basedOn w:val="Normal"/>
    <w:link w:val="CommentTextChar"/>
    <w:uiPriority w:val="99"/>
    <w:unhideWhenUsed/>
    <w:rsid w:val="006107AF"/>
    <w:pPr>
      <w:widowControl/>
      <w:spacing w:after="249" w:line="247" w:lineRule="auto"/>
      <w:ind w:left="-17" w:right="11" w:firstLine="340"/>
      <w:jc w:val="left"/>
    </w:pPr>
    <w:rPr>
      <w:rFonts w:ascii="Cambria" w:eastAsia="Cambria" w:hAnsi="Cambria"/>
      <w:color w:val="000000"/>
      <w:sz w:val="24"/>
      <w:szCs w:val="22"/>
    </w:rPr>
  </w:style>
  <w:style w:type="character" w:customStyle="1" w:styleId="CommentTextChar">
    <w:name w:val="Comment Text Char"/>
    <w:basedOn w:val="DefaultParagraphFont"/>
    <w:link w:val="CommentText"/>
    <w:uiPriority w:val="99"/>
    <w:rsid w:val="006107AF"/>
    <w:rPr>
      <w:rFonts w:ascii="Cambria" w:eastAsia="Cambria" w:hAnsi="Cambria" w:cs="Times New Roman"/>
      <w:color w:val="000000"/>
      <w:sz w:val="24"/>
    </w:rPr>
  </w:style>
  <w:style w:type="paragraph" w:customStyle="1" w:styleId="a">
    <w:name w:val="图标题"/>
    <w:basedOn w:val="Caption"/>
    <w:link w:val="Char2"/>
    <w:qFormat/>
    <w:rsid w:val="006107AF"/>
    <w:pPr>
      <w:widowControl/>
      <w:spacing w:after="482" w:line="276" w:lineRule="auto"/>
      <w:ind w:left="-17" w:right="11"/>
    </w:pPr>
    <w:rPr>
      <w:rFonts w:ascii="Times New Roman" w:eastAsia="Cambria" w:hAnsi="Times New Roman"/>
      <w:color w:val="000000"/>
      <w:szCs w:val="22"/>
    </w:rPr>
  </w:style>
  <w:style w:type="character" w:customStyle="1" w:styleId="Char2">
    <w:name w:val="图标题 Char"/>
    <w:link w:val="a"/>
    <w:rsid w:val="006107AF"/>
    <w:rPr>
      <w:rFonts w:ascii="Times New Roman" w:eastAsia="Cambria" w:hAnsi="Times New Roman" w:cs="Times New Roman"/>
      <w:color w:val="000000"/>
      <w:sz w:val="20"/>
    </w:rPr>
  </w:style>
  <w:style w:type="paragraph" w:styleId="Caption">
    <w:name w:val="caption"/>
    <w:basedOn w:val="Normal"/>
    <w:next w:val="Normal"/>
    <w:link w:val="CaptionChar"/>
    <w:uiPriority w:val="35"/>
    <w:unhideWhenUsed/>
    <w:qFormat/>
    <w:rsid w:val="006107AF"/>
    <w:rPr>
      <w:rFonts w:ascii="DengXian Light" w:eastAsia="SimHei" w:hAnsi="DengXian Light"/>
      <w:sz w:val="20"/>
      <w:szCs w:val="20"/>
    </w:rPr>
  </w:style>
  <w:style w:type="character" w:customStyle="1" w:styleId="Heading2Char">
    <w:name w:val="Heading 2 Char"/>
    <w:link w:val="Heading2"/>
    <w:uiPriority w:val="9"/>
    <w:rsid w:val="006107AF"/>
    <w:rPr>
      <w:rFonts w:ascii="Times New Roman" w:eastAsia="Cambria" w:hAnsi="Times New Roman" w:cs="Times New Roman"/>
      <w:i/>
      <w:color w:val="000000"/>
      <w:sz w:val="24"/>
    </w:rPr>
  </w:style>
  <w:style w:type="character" w:customStyle="1" w:styleId="Heading3Char">
    <w:name w:val="Heading 3 Char"/>
    <w:link w:val="Heading3"/>
    <w:uiPriority w:val="9"/>
    <w:rsid w:val="006107AF"/>
    <w:rPr>
      <w:rFonts w:ascii="Times New Roman" w:eastAsia="Cambria" w:hAnsi="Times New Roman" w:cs="Times New Roman"/>
      <w:i/>
      <w:color w:val="000000"/>
      <w:sz w:val="24"/>
    </w:rPr>
  </w:style>
  <w:style w:type="character" w:customStyle="1" w:styleId="Heading1Char">
    <w:name w:val="Heading 1 Char"/>
    <w:link w:val="Heading1"/>
    <w:rsid w:val="006107AF"/>
    <w:rPr>
      <w:rFonts w:ascii="Cambria" w:eastAsia="Cambria" w:hAnsi="Cambria" w:cs="Times New Roman"/>
      <w:b/>
      <w:color w:val="000000"/>
      <w:sz w:val="24"/>
    </w:rPr>
  </w:style>
  <w:style w:type="character" w:customStyle="1" w:styleId="Heading5Char">
    <w:name w:val="Heading 5 Char"/>
    <w:link w:val="Heading5"/>
    <w:uiPriority w:val="9"/>
    <w:semiHidden/>
    <w:rsid w:val="006107AF"/>
    <w:rPr>
      <w:rFonts w:ascii="Cambria" w:eastAsia="Cambria" w:hAnsi="Cambria" w:cs="Times New Roman"/>
      <w:b/>
      <w:bCs/>
      <w:color w:val="000000"/>
      <w:sz w:val="28"/>
      <w:szCs w:val="28"/>
    </w:rPr>
  </w:style>
  <w:style w:type="table" w:customStyle="1" w:styleId="TableGrid0">
    <w:name w:val="TableGrid"/>
    <w:rsid w:val="006107AF"/>
    <w:rPr>
      <w:rFonts w:ascii="Calibri" w:eastAsia="SimSun" w:hAnsi="Calibri" w:cs="Times New Roman"/>
    </w:rPr>
    <w:tblPr>
      <w:tblCellMar>
        <w:top w:w="0" w:type="dxa"/>
        <w:left w:w="0" w:type="dxa"/>
        <w:bottom w:w="0" w:type="dxa"/>
        <w:right w:w="0" w:type="dxa"/>
      </w:tblCellMar>
    </w:tblPr>
  </w:style>
  <w:style w:type="character" w:styleId="PlaceholderText">
    <w:name w:val="Placeholder Text"/>
    <w:uiPriority w:val="99"/>
    <w:semiHidden/>
    <w:rsid w:val="006107AF"/>
    <w:rPr>
      <w:color w:val="808080"/>
    </w:rPr>
  </w:style>
  <w:style w:type="paragraph" w:customStyle="1" w:styleId="1">
    <w:name w:val="1"/>
    <w:basedOn w:val="Normal"/>
    <w:next w:val="ListParagraph"/>
    <w:uiPriority w:val="34"/>
    <w:qFormat/>
    <w:rsid w:val="006107AF"/>
    <w:pPr>
      <w:widowControl/>
      <w:spacing w:after="249" w:line="247" w:lineRule="auto"/>
      <w:ind w:left="-17" w:right="11" w:firstLineChars="200" w:firstLine="420"/>
    </w:pPr>
    <w:rPr>
      <w:rFonts w:ascii="Cambria" w:eastAsia="Cambria" w:hAnsi="Cambria" w:cs="Cambria"/>
      <w:color w:val="000000"/>
      <w:sz w:val="24"/>
      <w:szCs w:val="22"/>
    </w:rPr>
  </w:style>
  <w:style w:type="paragraph" w:styleId="Bibliography">
    <w:name w:val="Bibliography"/>
    <w:basedOn w:val="Normal"/>
    <w:next w:val="Normal"/>
    <w:link w:val="BibliographyChar"/>
    <w:uiPriority w:val="37"/>
    <w:unhideWhenUsed/>
    <w:rsid w:val="006107AF"/>
    <w:pPr>
      <w:widowControl/>
      <w:ind w:left="720" w:right="11" w:hanging="720"/>
    </w:pPr>
    <w:rPr>
      <w:rFonts w:ascii="Cambria" w:eastAsia="Cambria" w:hAnsi="Cambria"/>
      <w:color w:val="000000"/>
      <w:sz w:val="24"/>
      <w:szCs w:val="22"/>
    </w:rPr>
  </w:style>
  <w:style w:type="paragraph" w:customStyle="1" w:styleId="a0">
    <w:name w:val="参考文献"/>
    <w:basedOn w:val="Bibliography"/>
    <w:link w:val="Char3"/>
    <w:qFormat/>
    <w:rsid w:val="006107AF"/>
    <w:pPr>
      <w:spacing w:after="249" w:line="247" w:lineRule="auto"/>
      <w:ind w:hangingChars="300" w:hanging="300"/>
    </w:pPr>
    <w:rPr>
      <w:rFonts w:ascii="Times New Roman" w:hAnsi="Times New Roman"/>
    </w:rPr>
  </w:style>
  <w:style w:type="character" w:customStyle="1" w:styleId="BibliographyChar">
    <w:name w:val="Bibliography Char"/>
    <w:link w:val="Bibliography"/>
    <w:uiPriority w:val="37"/>
    <w:rsid w:val="006107AF"/>
    <w:rPr>
      <w:rFonts w:ascii="Cambria" w:eastAsia="Cambria" w:hAnsi="Cambria" w:cs="Times New Roman"/>
      <w:color w:val="000000"/>
      <w:sz w:val="24"/>
    </w:rPr>
  </w:style>
  <w:style w:type="character" w:customStyle="1" w:styleId="Char3">
    <w:name w:val="参考文献 Char"/>
    <w:link w:val="a0"/>
    <w:rsid w:val="006107AF"/>
    <w:rPr>
      <w:rFonts w:ascii="Times New Roman" w:eastAsia="Cambria" w:hAnsi="Times New Roman" w:cs="Times New Roman"/>
      <w:color w:val="000000"/>
      <w:sz w:val="24"/>
    </w:rPr>
  </w:style>
  <w:style w:type="paragraph" w:customStyle="1" w:styleId="a1">
    <w:name w:val="我的正文"/>
    <w:basedOn w:val="Normal"/>
    <w:link w:val="Char4"/>
    <w:qFormat/>
    <w:rsid w:val="006107AF"/>
    <w:pPr>
      <w:spacing w:line="360" w:lineRule="auto"/>
      <w:ind w:firstLine="420"/>
    </w:pPr>
    <w:rPr>
      <w:rFonts w:ascii="Times New Roman" w:hAnsi="Times New Roman"/>
      <w:kern w:val="0"/>
      <w:sz w:val="24"/>
      <w:szCs w:val="32"/>
    </w:rPr>
  </w:style>
  <w:style w:type="character" w:customStyle="1" w:styleId="CaptionChar">
    <w:name w:val="Caption Char"/>
    <w:link w:val="Caption"/>
    <w:uiPriority w:val="35"/>
    <w:rsid w:val="006107AF"/>
    <w:rPr>
      <w:rFonts w:ascii="DengXian Light" w:eastAsia="SimHei" w:hAnsi="DengXian Light" w:cs="Times New Roman"/>
      <w:sz w:val="20"/>
      <w:szCs w:val="20"/>
    </w:rPr>
  </w:style>
  <w:style w:type="character" w:customStyle="1" w:styleId="Char4">
    <w:name w:val="我的正文 Char"/>
    <w:link w:val="a1"/>
    <w:rsid w:val="006107AF"/>
    <w:rPr>
      <w:rFonts w:ascii="Times New Roman" w:eastAsia="SimSun" w:hAnsi="Times New Roman" w:cs="Times New Roman"/>
      <w:kern w:val="0"/>
      <w:sz w:val="24"/>
      <w:szCs w:val="32"/>
    </w:rPr>
  </w:style>
  <w:style w:type="character" w:customStyle="1" w:styleId="a2">
    <w:name w:val="批注文字 字符"/>
    <w:uiPriority w:val="99"/>
    <w:semiHidden/>
    <w:rsid w:val="006107AF"/>
    <w:rPr>
      <w:rFonts w:ascii="Cambria" w:eastAsia="Cambria" w:hAnsi="Cambria" w:cs="Cambria"/>
      <w:color w:val="000000"/>
      <w:sz w:val="24"/>
    </w:rPr>
  </w:style>
  <w:style w:type="paragraph" w:styleId="CommentSubject">
    <w:name w:val="annotation subject"/>
    <w:basedOn w:val="CommentText"/>
    <w:next w:val="CommentText"/>
    <w:link w:val="CommentSubjectChar"/>
    <w:uiPriority w:val="99"/>
    <w:unhideWhenUsed/>
    <w:rsid w:val="006107AF"/>
    <w:rPr>
      <w:b/>
      <w:bCs/>
    </w:rPr>
  </w:style>
  <w:style w:type="character" w:customStyle="1" w:styleId="Char5">
    <w:name w:val="批注主题 Char"/>
    <w:basedOn w:val="CommentTextChar"/>
    <w:uiPriority w:val="99"/>
    <w:semiHidden/>
    <w:rsid w:val="006107AF"/>
    <w:rPr>
      <w:rFonts w:ascii="Cambria" w:eastAsia="Cambria" w:hAnsi="Cambria" w:cs="Times New Roman"/>
      <w:b/>
      <w:bCs/>
      <w:color w:val="000000"/>
      <w:sz w:val="24"/>
    </w:rPr>
  </w:style>
  <w:style w:type="character" w:customStyle="1" w:styleId="CommentSubjectChar">
    <w:name w:val="Comment Subject Char"/>
    <w:link w:val="CommentSubject"/>
    <w:uiPriority w:val="99"/>
    <w:rsid w:val="006107AF"/>
    <w:rPr>
      <w:rFonts w:ascii="Cambria" w:eastAsia="Cambria" w:hAnsi="Cambria" w:cs="Times New Roman"/>
      <w:b/>
      <w:bCs/>
      <w:color w:val="000000"/>
      <w:sz w:val="24"/>
    </w:rPr>
  </w:style>
  <w:style w:type="paragraph" w:customStyle="1" w:styleId="src">
    <w:name w:val="src"/>
    <w:basedOn w:val="Normal"/>
    <w:rsid w:val="006107AF"/>
    <w:pPr>
      <w:widowControl/>
      <w:spacing w:before="100" w:beforeAutospacing="1" w:after="100" w:afterAutospacing="1"/>
      <w:jc w:val="left"/>
    </w:pPr>
    <w:rPr>
      <w:rFonts w:ascii="SimSun" w:hAnsi="SimSun" w:cs="SimSun"/>
      <w:kern w:val="0"/>
      <w:sz w:val="24"/>
    </w:rPr>
  </w:style>
  <w:style w:type="character" w:customStyle="1" w:styleId="apple-converted-space">
    <w:name w:val="apple-converted-space"/>
    <w:rsid w:val="006107AF"/>
  </w:style>
  <w:style w:type="character" w:customStyle="1" w:styleId="doilabel">
    <w:name w:val="doi__label"/>
    <w:rsid w:val="006107AF"/>
  </w:style>
  <w:style w:type="character" w:styleId="Hyperlink">
    <w:name w:val="Hyperlink"/>
    <w:uiPriority w:val="99"/>
    <w:unhideWhenUsed/>
    <w:rsid w:val="006107AF"/>
    <w:rPr>
      <w:color w:val="0000FF"/>
      <w:u w:val="single"/>
    </w:rPr>
  </w:style>
  <w:style w:type="character" w:styleId="Strong">
    <w:name w:val="Strong"/>
    <w:uiPriority w:val="22"/>
    <w:qFormat/>
    <w:rsid w:val="006107AF"/>
    <w:rPr>
      <w:b/>
      <w:bCs/>
    </w:rPr>
  </w:style>
  <w:style w:type="table" w:customStyle="1" w:styleId="10">
    <w:name w:val="网格型1"/>
    <w:basedOn w:val="TableNormal"/>
    <w:next w:val="TableGrid"/>
    <w:rsid w:val="006107AF"/>
    <w:rPr>
      <w:rFonts w:ascii="Calibri" w:eastAsia="SimSu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107AF"/>
    <w:rPr>
      <w:rFonts w:ascii="Cambria" w:eastAsia="Cambria" w:hAnsi="Cambria" w:cs="Cambria"/>
      <w:color w:val="000000"/>
      <w:sz w:val="24"/>
    </w:rPr>
  </w:style>
  <w:style w:type="paragraph" w:styleId="ListParagraph">
    <w:name w:val="List Paragraph"/>
    <w:basedOn w:val="Normal"/>
    <w:uiPriority w:val="34"/>
    <w:qFormat/>
    <w:rsid w:val="006107AF"/>
    <w:pPr>
      <w:ind w:firstLineChars="200" w:firstLine="420"/>
    </w:pPr>
  </w:style>
  <w:style w:type="paragraph" w:customStyle="1" w:styleId="MTDisplayEquation">
    <w:name w:val="MTDisplayEquation"/>
    <w:basedOn w:val="Normal"/>
    <w:next w:val="Normal"/>
    <w:link w:val="MTDisplayEquationChar"/>
    <w:rsid w:val="00472D5A"/>
    <w:pPr>
      <w:tabs>
        <w:tab w:val="center" w:pos="4160"/>
        <w:tab w:val="right" w:pos="8300"/>
      </w:tabs>
      <w:spacing w:after="64"/>
      <w:ind w:firstLineChars="200" w:firstLine="420"/>
    </w:pPr>
    <w:rPr>
      <w:rFonts w:ascii="Times New Roman" w:hAnsi="Times New Roman"/>
      <w:color w:val="0D0D0D" w:themeColor="text1" w:themeTint="F2"/>
    </w:rPr>
  </w:style>
  <w:style w:type="character" w:customStyle="1" w:styleId="MTDisplayEquationChar">
    <w:name w:val="MTDisplayEquation Char"/>
    <w:basedOn w:val="DefaultParagraphFont"/>
    <w:link w:val="MTDisplayEquation"/>
    <w:rsid w:val="00472D5A"/>
    <w:rPr>
      <w:rFonts w:ascii="Times New Roman" w:eastAsia="SimSun" w:hAnsi="Times New Roman" w:cs="Times New Roman"/>
      <w:color w:val="0D0D0D" w:themeColor="text1" w:themeTint="F2"/>
      <w:szCs w:val="24"/>
    </w:rPr>
  </w:style>
  <w:style w:type="character" w:customStyle="1" w:styleId="2">
    <w:name w:val="标题 2 字符"/>
    <w:uiPriority w:val="9"/>
    <w:rsid w:val="00717C41"/>
    <w:rPr>
      <w:rFonts w:eastAsia="Cambria"/>
      <w:i/>
      <w:color w:val="000000"/>
      <w:kern w:val="2"/>
      <w:sz w:val="24"/>
      <w:szCs w:val="22"/>
    </w:rPr>
  </w:style>
  <w:style w:type="character" w:customStyle="1" w:styleId="a3">
    <w:name w:val="题注 字符"/>
    <w:uiPriority w:val="35"/>
    <w:rsid w:val="00717C41"/>
    <w:rPr>
      <w:rFonts w:ascii="DengXian Light" w:eastAsia="SimHei" w:hAnsi="DengXian Light"/>
      <w:kern w:val="2"/>
    </w:rPr>
  </w:style>
  <w:style w:type="paragraph" w:styleId="Date">
    <w:name w:val="Date"/>
    <w:basedOn w:val="Normal"/>
    <w:next w:val="Normal"/>
    <w:link w:val="DateChar"/>
    <w:uiPriority w:val="99"/>
    <w:semiHidden/>
    <w:unhideWhenUsed/>
    <w:rsid w:val="00162A19"/>
    <w:pPr>
      <w:ind w:leftChars="2500" w:left="100"/>
    </w:pPr>
  </w:style>
  <w:style w:type="character" w:customStyle="1" w:styleId="DateChar">
    <w:name w:val="Date Char"/>
    <w:basedOn w:val="DefaultParagraphFont"/>
    <w:link w:val="Date"/>
    <w:uiPriority w:val="99"/>
    <w:semiHidden/>
    <w:rsid w:val="00162A19"/>
    <w:rPr>
      <w:rFonts w:ascii="Calibri" w:eastAsia="SimSun" w:hAnsi="Calibri" w:cs="Times New Roman"/>
      <w:szCs w:val="24"/>
    </w:rPr>
  </w:style>
  <w:style w:type="paragraph" w:styleId="DocumentMap">
    <w:name w:val="Document Map"/>
    <w:basedOn w:val="Normal"/>
    <w:link w:val="DocumentMapChar"/>
    <w:uiPriority w:val="99"/>
    <w:semiHidden/>
    <w:unhideWhenUsed/>
    <w:rsid w:val="000A0B81"/>
    <w:rPr>
      <w:rFonts w:ascii="SimSun"/>
      <w:sz w:val="18"/>
      <w:szCs w:val="18"/>
    </w:rPr>
  </w:style>
  <w:style w:type="character" w:customStyle="1" w:styleId="DocumentMapChar">
    <w:name w:val="Document Map Char"/>
    <w:basedOn w:val="DefaultParagraphFont"/>
    <w:link w:val="DocumentMap"/>
    <w:uiPriority w:val="99"/>
    <w:semiHidden/>
    <w:rsid w:val="000A0B81"/>
    <w:rPr>
      <w:rFonts w:ascii="SimSun" w:eastAsia="SimSun" w:hAnsi="Calibri" w:cs="Times New Roman"/>
      <w:sz w:val="18"/>
      <w:szCs w:val="18"/>
    </w:rPr>
  </w:style>
  <w:style w:type="paragraph" w:customStyle="1" w:styleId="Default">
    <w:name w:val="Default"/>
    <w:rsid w:val="00E2018C"/>
    <w:pPr>
      <w:widowControl w:val="0"/>
      <w:autoSpaceDE w:val="0"/>
      <w:autoSpaceDN w:val="0"/>
      <w:adjustRightInd w:val="0"/>
    </w:pPr>
    <w:rPr>
      <w:rFonts w:ascii="SimSun" w:eastAsia="SimSun" w:cs="SimSun"/>
      <w:color w:val="000000"/>
      <w:kern w:val="0"/>
      <w:sz w:val="24"/>
      <w:szCs w:val="24"/>
    </w:rPr>
  </w:style>
  <w:style w:type="character" w:customStyle="1" w:styleId="sr-only">
    <w:name w:val="sr-only"/>
    <w:basedOn w:val="DefaultParagraphFont"/>
    <w:rsid w:val="00E77D73"/>
  </w:style>
  <w:style w:type="character" w:customStyle="1" w:styleId="text">
    <w:name w:val="text"/>
    <w:basedOn w:val="DefaultParagraphFont"/>
    <w:rsid w:val="00E77D73"/>
  </w:style>
  <w:style w:type="character" w:customStyle="1" w:styleId="author-ref">
    <w:name w:val="author-ref"/>
    <w:basedOn w:val="DefaultParagraphFont"/>
    <w:rsid w:val="00E77D73"/>
  </w:style>
  <w:style w:type="paragraph" w:styleId="NoSpacing">
    <w:name w:val="No Spacing"/>
    <w:link w:val="NoSpacingChar"/>
    <w:uiPriority w:val="1"/>
    <w:qFormat/>
    <w:rsid w:val="000473CB"/>
    <w:rPr>
      <w:kern w:val="0"/>
      <w:sz w:val="22"/>
    </w:rPr>
  </w:style>
  <w:style w:type="character" w:customStyle="1" w:styleId="NoSpacingChar">
    <w:name w:val="No Spacing Char"/>
    <w:basedOn w:val="DefaultParagraphFont"/>
    <w:link w:val="NoSpacing"/>
    <w:uiPriority w:val="1"/>
    <w:rsid w:val="000473CB"/>
    <w:rPr>
      <w:kern w:val="0"/>
      <w:sz w:val="22"/>
    </w:rPr>
  </w:style>
  <w:style w:type="paragraph" w:customStyle="1" w:styleId="MDPI13authornames">
    <w:name w:val="MDPI_1.3_authornames"/>
    <w:basedOn w:val="Normal"/>
    <w:next w:val="Normal"/>
    <w:qFormat/>
    <w:rsid w:val="00E35113"/>
    <w:pPr>
      <w:widowControl/>
      <w:adjustRightInd w:val="0"/>
      <w:snapToGrid w:val="0"/>
      <w:spacing w:after="120" w:line="260" w:lineRule="atLeast"/>
      <w:jc w:val="left"/>
    </w:pPr>
    <w:rPr>
      <w:rFonts w:ascii="Palatino Linotype" w:eastAsia="Times New Roman" w:hAnsi="Palatino Linotype"/>
      <w:b/>
      <w:color w:val="000000"/>
      <w:kern w:val="0"/>
      <w:sz w:val="20"/>
      <w:szCs w:val="22"/>
      <w:lang w:eastAsia="de-DE" w:bidi="en-US"/>
    </w:rPr>
  </w:style>
  <w:style w:type="paragraph" w:customStyle="1" w:styleId="MDPI21heading1">
    <w:name w:val="MDPI_2.1_heading1"/>
    <w:basedOn w:val="Normal"/>
    <w:link w:val="MDPI21heading1Char"/>
    <w:qFormat/>
    <w:rsid w:val="001508F1"/>
    <w:pPr>
      <w:widowControl/>
      <w:adjustRightInd w:val="0"/>
      <w:snapToGrid w:val="0"/>
      <w:spacing w:before="240" w:after="120" w:line="260" w:lineRule="atLeast"/>
      <w:jc w:val="left"/>
      <w:outlineLvl w:val="0"/>
    </w:pPr>
    <w:rPr>
      <w:rFonts w:ascii="Palatino Linotype" w:eastAsia="Times New Roman" w:hAnsi="Palatino Linotype"/>
      <w:b/>
      <w:snapToGrid w:val="0"/>
      <w:color w:val="000000"/>
      <w:kern w:val="0"/>
      <w:sz w:val="20"/>
      <w:szCs w:val="22"/>
      <w:lang w:eastAsia="de-DE" w:bidi="en-US"/>
    </w:rPr>
  </w:style>
  <w:style w:type="paragraph" w:customStyle="1" w:styleId="EndNoteBibliographyTitle">
    <w:name w:val="EndNote Bibliography Title"/>
    <w:basedOn w:val="Normal"/>
    <w:link w:val="EndNoteBibliographyTitleChar"/>
    <w:rsid w:val="001508F1"/>
    <w:pPr>
      <w:jc w:val="center"/>
    </w:pPr>
    <w:rPr>
      <w:rFonts w:cs="Calibri"/>
      <w:noProof/>
      <w:sz w:val="20"/>
    </w:rPr>
  </w:style>
  <w:style w:type="character" w:customStyle="1" w:styleId="MDPI21heading1Char">
    <w:name w:val="MDPI_2.1_heading1 Char"/>
    <w:basedOn w:val="DefaultParagraphFont"/>
    <w:link w:val="MDPI21heading1"/>
    <w:rsid w:val="001508F1"/>
    <w:rPr>
      <w:rFonts w:ascii="Palatino Linotype" w:eastAsia="Times New Roman" w:hAnsi="Palatino Linotype" w:cs="Times New Roman"/>
      <w:b/>
      <w:snapToGrid w:val="0"/>
      <w:color w:val="000000"/>
      <w:kern w:val="0"/>
      <w:sz w:val="20"/>
      <w:lang w:eastAsia="de-DE" w:bidi="en-US"/>
    </w:rPr>
  </w:style>
  <w:style w:type="character" w:customStyle="1" w:styleId="EndNoteBibliographyTitleChar">
    <w:name w:val="EndNote Bibliography Title Char"/>
    <w:basedOn w:val="MDPI21heading1Char"/>
    <w:link w:val="EndNoteBibliographyTitle"/>
    <w:rsid w:val="001508F1"/>
    <w:rPr>
      <w:rFonts w:ascii="Calibri" w:eastAsia="SimSun" w:hAnsi="Calibri" w:cs="Calibri"/>
      <w:b w:val="0"/>
      <w:noProof/>
      <w:snapToGrid/>
      <w:color w:val="000000"/>
      <w:kern w:val="0"/>
      <w:sz w:val="20"/>
      <w:szCs w:val="24"/>
      <w:lang w:eastAsia="de-DE" w:bidi="en-US"/>
    </w:rPr>
  </w:style>
  <w:style w:type="paragraph" w:customStyle="1" w:styleId="EndNoteBibliography">
    <w:name w:val="EndNote Bibliography"/>
    <w:basedOn w:val="Normal"/>
    <w:link w:val="EndNoteBibliographyChar"/>
    <w:rsid w:val="001508F1"/>
    <w:rPr>
      <w:rFonts w:cs="Calibri"/>
      <w:noProof/>
      <w:sz w:val="20"/>
    </w:rPr>
  </w:style>
  <w:style w:type="character" w:customStyle="1" w:styleId="EndNoteBibliographyChar">
    <w:name w:val="EndNote Bibliography Char"/>
    <w:basedOn w:val="MDPI21heading1Char"/>
    <w:link w:val="EndNoteBibliography"/>
    <w:rsid w:val="001508F1"/>
    <w:rPr>
      <w:rFonts w:ascii="Calibri" w:eastAsia="SimSun" w:hAnsi="Calibri" w:cs="Calibri"/>
      <w:b w:val="0"/>
      <w:noProof/>
      <w:snapToGrid/>
      <w:color w:val="000000"/>
      <w:kern w:val="0"/>
      <w:sz w:val="20"/>
      <w:szCs w:val="24"/>
      <w:lang w:eastAsia="de-DE" w:bidi="en-US"/>
    </w:rPr>
  </w:style>
  <w:style w:type="paragraph" w:customStyle="1" w:styleId="MDPI11articletype">
    <w:name w:val="MDPI_1.1_article_type"/>
    <w:basedOn w:val="MDPI31text"/>
    <w:next w:val="MDPI12title"/>
    <w:qFormat/>
    <w:rsid w:val="00A61D00"/>
    <w:pPr>
      <w:spacing w:before="240" w:line="240" w:lineRule="auto"/>
      <w:ind w:firstLine="0"/>
      <w:jc w:val="left"/>
    </w:pPr>
    <w:rPr>
      <w:i/>
    </w:rPr>
  </w:style>
  <w:style w:type="paragraph" w:customStyle="1" w:styleId="MDPI12title">
    <w:name w:val="MDPI_1.2_title"/>
    <w:next w:val="MDPI13authornames"/>
    <w:qFormat/>
    <w:rsid w:val="00A61D00"/>
    <w:pPr>
      <w:adjustRightInd w:val="0"/>
      <w:snapToGrid w:val="0"/>
      <w:spacing w:after="240" w:line="400" w:lineRule="exact"/>
    </w:pPr>
    <w:rPr>
      <w:rFonts w:ascii="Palatino Linotype" w:eastAsia="Times New Roman" w:hAnsi="Palatino Linotype" w:cs="Times New Roman"/>
      <w:b/>
      <w:snapToGrid w:val="0"/>
      <w:color w:val="000000"/>
      <w:kern w:val="0"/>
      <w:sz w:val="36"/>
      <w:szCs w:val="20"/>
      <w:lang w:eastAsia="de-DE" w:bidi="en-US"/>
    </w:rPr>
  </w:style>
  <w:style w:type="paragraph" w:customStyle="1" w:styleId="MDPI14history">
    <w:name w:val="MDPI_1.4_history"/>
    <w:basedOn w:val="MDPI62Acknowledgments"/>
    <w:next w:val="Normal"/>
    <w:qFormat/>
    <w:rsid w:val="00A61D00"/>
    <w:pPr>
      <w:ind w:left="113"/>
      <w:jc w:val="left"/>
    </w:pPr>
    <w:rPr>
      <w:snapToGrid/>
    </w:rPr>
  </w:style>
  <w:style w:type="paragraph" w:customStyle="1" w:styleId="MDPI16affiliation">
    <w:name w:val="MDPI_1.6_affiliation"/>
    <w:basedOn w:val="MDPI62Acknowledgments"/>
    <w:qFormat/>
    <w:rsid w:val="00A61D00"/>
    <w:pPr>
      <w:spacing w:before="0"/>
      <w:ind w:left="311" w:hanging="198"/>
      <w:jc w:val="left"/>
    </w:pPr>
    <w:rPr>
      <w:snapToGrid/>
      <w:szCs w:val="18"/>
    </w:rPr>
  </w:style>
  <w:style w:type="paragraph" w:customStyle="1" w:styleId="MDPI17abstract">
    <w:name w:val="MDPI_1.7_abstract"/>
    <w:basedOn w:val="MDPI31text"/>
    <w:next w:val="MDPI18keywords"/>
    <w:qFormat/>
    <w:rsid w:val="00A61D00"/>
    <w:pPr>
      <w:spacing w:before="240"/>
      <w:ind w:left="113" w:firstLine="0"/>
    </w:pPr>
    <w:rPr>
      <w:snapToGrid/>
    </w:rPr>
  </w:style>
  <w:style w:type="paragraph" w:customStyle="1" w:styleId="MDPI18keywords">
    <w:name w:val="MDPI_1.8_keywords"/>
    <w:basedOn w:val="MDPI31text"/>
    <w:next w:val="Normal"/>
    <w:qFormat/>
    <w:rsid w:val="00A61D00"/>
    <w:pPr>
      <w:spacing w:before="240"/>
      <w:ind w:left="113" w:firstLine="0"/>
    </w:pPr>
  </w:style>
  <w:style w:type="paragraph" w:customStyle="1" w:styleId="MDPI19line">
    <w:name w:val="MDPI_1.9_line"/>
    <w:basedOn w:val="MDPI31text"/>
    <w:qFormat/>
    <w:rsid w:val="00A61D00"/>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A61D00"/>
    <w:pPr>
      <w:adjustRightInd w:val="0"/>
      <w:snapToGrid w:val="0"/>
      <w:spacing w:line="300" w:lineRule="exact"/>
      <w:jc w:val="center"/>
    </w:pPr>
    <w:rPr>
      <w:rFonts w:ascii="Times New Roman" w:eastAsia="SimSun" w:hAnsi="Times New Roman" w:cs="Times New Roman"/>
      <w:kern w:val="0"/>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headerjournallogo">
    <w:name w:val="MDPI_header_journal_logo"/>
    <w:qFormat/>
    <w:rsid w:val="00A61D00"/>
    <w:pPr>
      <w:adjustRightInd w:val="0"/>
      <w:snapToGrid w:val="0"/>
    </w:pPr>
    <w:rPr>
      <w:rFonts w:ascii="Palatino Linotype" w:eastAsia="Times New Roman" w:hAnsi="Palatino Linotype" w:cs="Times New Roman"/>
      <w:i/>
      <w:color w:val="000000"/>
      <w:kern w:val="0"/>
      <w:sz w:val="24"/>
      <w:lang w:eastAsia="de-CH"/>
    </w:rPr>
  </w:style>
  <w:style w:type="paragraph" w:customStyle="1" w:styleId="MDPI32textnoindent">
    <w:name w:val="MDPI_3.2_text_no_indent"/>
    <w:basedOn w:val="MDPI31text"/>
    <w:qFormat/>
    <w:rsid w:val="00A61D00"/>
    <w:pPr>
      <w:ind w:firstLine="0"/>
    </w:pPr>
  </w:style>
  <w:style w:type="paragraph" w:customStyle="1" w:styleId="MDPI33textspaceafter">
    <w:name w:val="MDPI_3.3_text_space_after"/>
    <w:basedOn w:val="MDPI31text"/>
    <w:qFormat/>
    <w:rsid w:val="00A61D00"/>
    <w:pPr>
      <w:spacing w:after="240"/>
    </w:pPr>
  </w:style>
  <w:style w:type="paragraph" w:customStyle="1" w:styleId="MDPI35textbeforelist">
    <w:name w:val="MDPI_3.5_text_before_list"/>
    <w:basedOn w:val="MDPI31text"/>
    <w:qFormat/>
    <w:rsid w:val="00A61D00"/>
    <w:pPr>
      <w:spacing w:after="120"/>
    </w:pPr>
  </w:style>
  <w:style w:type="paragraph" w:customStyle="1" w:styleId="MDPI36textafterlist">
    <w:name w:val="MDPI_3.6_text_after_list"/>
    <w:basedOn w:val="MDPI31text"/>
    <w:qFormat/>
    <w:rsid w:val="00A61D00"/>
    <w:pPr>
      <w:spacing w:before="120"/>
    </w:pPr>
  </w:style>
  <w:style w:type="paragraph" w:customStyle="1" w:styleId="MDPI37itemize">
    <w:name w:val="MDPI_3.7_itemize"/>
    <w:basedOn w:val="MDPI31text"/>
    <w:qFormat/>
    <w:rsid w:val="00A61D00"/>
    <w:pPr>
      <w:numPr>
        <w:numId w:val="21"/>
      </w:numPr>
      <w:ind w:left="425" w:hanging="425"/>
    </w:pPr>
  </w:style>
  <w:style w:type="paragraph" w:customStyle="1" w:styleId="MDPI38bullet">
    <w:name w:val="MDPI_3.8_bullet"/>
    <w:basedOn w:val="MDPI31text"/>
    <w:qFormat/>
    <w:rsid w:val="00A61D00"/>
    <w:pPr>
      <w:numPr>
        <w:numId w:val="22"/>
      </w:numPr>
      <w:ind w:left="425" w:hanging="425"/>
    </w:pPr>
  </w:style>
  <w:style w:type="paragraph" w:customStyle="1" w:styleId="MDPI39equation">
    <w:name w:val="MDPI_3.9_equation"/>
    <w:basedOn w:val="MDPI31text"/>
    <w:qFormat/>
    <w:rsid w:val="00A61D00"/>
    <w:pPr>
      <w:spacing w:before="120" w:after="120"/>
      <w:ind w:left="709" w:firstLine="0"/>
      <w:jc w:val="center"/>
    </w:pPr>
  </w:style>
  <w:style w:type="paragraph" w:customStyle="1" w:styleId="MDPI3aequationnumber">
    <w:name w:val="MDPI_3.a_equation_number"/>
    <w:basedOn w:val="MDPI31text"/>
    <w:qFormat/>
    <w:rsid w:val="00A61D00"/>
    <w:pPr>
      <w:spacing w:before="120" w:after="120" w:line="240" w:lineRule="auto"/>
      <w:ind w:firstLine="0"/>
      <w:jc w:val="right"/>
    </w:pPr>
  </w:style>
  <w:style w:type="paragraph" w:customStyle="1" w:styleId="MDPI62Acknowledgments">
    <w:name w:val="MDPI_6.2_Acknowledgments"/>
    <w:link w:val="MDPI62AcknowledgmentsChar"/>
    <w:qFormat/>
    <w:rsid w:val="00A61D00"/>
    <w:pPr>
      <w:adjustRightInd w:val="0"/>
      <w:snapToGrid w:val="0"/>
      <w:spacing w:before="120" w:line="200" w:lineRule="atLeast"/>
      <w:jc w:val="both"/>
    </w:pPr>
    <w:rPr>
      <w:rFonts w:ascii="Palatino Linotype" w:eastAsia="Times New Roman" w:hAnsi="Palatino Linotype" w:cs="Times New Roman"/>
      <w:snapToGrid w:val="0"/>
      <w:color w:val="000000"/>
      <w:kern w:val="0"/>
      <w:sz w:val="18"/>
      <w:szCs w:val="20"/>
      <w:lang w:eastAsia="de-DE" w:bidi="en-US"/>
    </w:rPr>
  </w:style>
  <w:style w:type="paragraph" w:customStyle="1" w:styleId="MDPI41tablecaption">
    <w:name w:val="MDPI_4.1_table_caption"/>
    <w:basedOn w:val="MDPI62Acknowledgments"/>
    <w:qFormat/>
    <w:rsid w:val="00A61D00"/>
    <w:pPr>
      <w:spacing w:before="240" w:after="120" w:line="260" w:lineRule="atLeast"/>
      <w:ind w:left="425" w:right="425"/>
    </w:pPr>
    <w:rPr>
      <w:snapToGrid/>
      <w:szCs w:val="22"/>
    </w:rPr>
  </w:style>
  <w:style w:type="paragraph" w:customStyle="1" w:styleId="MDPI42tablebody">
    <w:name w:val="MDPI_4.2_table_body"/>
    <w:qFormat/>
    <w:rsid w:val="00A61D00"/>
    <w:pPr>
      <w:adjustRightInd w:val="0"/>
      <w:snapToGrid w:val="0"/>
      <w:spacing w:line="260" w:lineRule="atLeast"/>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MDPI43tablefooter">
    <w:name w:val="MDPI_4.3_table_footer"/>
    <w:basedOn w:val="MDPI41tablecaption"/>
    <w:next w:val="MDPI31text"/>
    <w:qFormat/>
    <w:rsid w:val="00A61D00"/>
    <w:pPr>
      <w:spacing w:before="0"/>
      <w:ind w:left="0" w:right="0"/>
    </w:pPr>
  </w:style>
  <w:style w:type="paragraph" w:customStyle="1" w:styleId="MDPI51figurecaption">
    <w:name w:val="MDPI_5.1_figure_caption"/>
    <w:basedOn w:val="MDPI62Acknowledgments"/>
    <w:qFormat/>
    <w:rsid w:val="00A61D00"/>
    <w:pPr>
      <w:spacing w:after="240" w:line="260" w:lineRule="atLeast"/>
      <w:ind w:left="425" w:right="425"/>
    </w:pPr>
    <w:rPr>
      <w:snapToGrid/>
    </w:rPr>
  </w:style>
  <w:style w:type="paragraph" w:customStyle="1" w:styleId="MDPI52figure">
    <w:name w:val="MDPI_5.2_figure"/>
    <w:qFormat/>
    <w:rsid w:val="00A61D00"/>
    <w:pPr>
      <w:jc w:val="center"/>
    </w:pPr>
    <w:rPr>
      <w:rFonts w:ascii="Palatino Linotype" w:eastAsia="Times New Roman" w:hAnsi="Palatino Linotype" w:cs="Times New Roman"/>
      <w:snapToGrid w:val="0"/>
      <w:color w:val="000000"/>
      <w:kern w:val="0"/>
      <w:sz w:val="24"/>
      <w:szCs w:val="20"/>
      <w:lang w:eastAsia="de-DE" w:bidi="en-US"/>
    </w:rPr>
  </w:style>
  <w:style w:type="paragraph" w:customStyle="1" w:styleId="MDPI61Supplementary">
    <w:name w:val="MDPI_6.1_Supplementary"/>
    <w:basedOn w:val="MDPI62Acknowledgments"/>
    <w:qFormat/>
    <w:rsid w:val="00A61D00"/>
    <w:pPr>
      <w:spacing w:before="240"/>
    </w:pPr>
    <w:rPr>
      <w:lang w:eastAsia="en-US"/>
    </w:rPr>
  </w:style>
  <w:style w:type="paragraph" w:customStyle="1" w:styleId="MDPI63AuthorContributions">
    <w:name w:val="MDPI_6.3_AuthorContributions"/>
    <w:basedOn w:val="MDPI62Acknowledgments"/>
    <w:qFormat/>
    <w:rsid w:val="00A61D00"/>
    <w:rPr>
      <w:rFonts w:eastAsia="SimSun"/>
      <w:color w:val="auto"/>
      <w:lang w:eastAsia="en-US"/>
    </w:rPr>
  </w:style>
  <w:style w:type="paragraph" w:customStyle="1" w:styleId="MDPI64CoI">
    <w:name w:val="MDPI_6.4_CoI"/>
    <w:basedOn w:val="MDPI62Acknowledgments"/>
    <w:qFormat/>
    <w:rsid w:val="00A61D00"/>
  </w:style>
  <w:style w:type="paragraph" w:customStyle="1" w:styleId="MDPIfooterfirstpage">
    <w:name w:val="MDPI_footer_firstpage"/>
    <w:basedOn w:val="Normal"/>
    <w:qFormat/>
    <w:rsid w:val="00A61D00"/>
    <w:pPr>
      <w:widowControl/>
      <w:tabs>
        <w:tab w:val="right" w:pos="8845"/>
      </w:tabs>
      <w:adjustRightInd w:val="0"/>
      <w:snapToGrid w:val="0"/>
      <w:spacing w:before="120" w:line="160" w:lineRule="exact"/>
      <w:jc w:val="left"/>
    </w:pPr>
    <w:rPr>
      <w:rFonts w:ascii="Palatino Linotype" w:eastAsia="Times New Roman" w:hAnsi="Palatino Linotype"/>
      <w:kern w:val="0"/>
      <w:sz w:val="16"/>
      <w:szCs w:val="20"/>
      <w:lang w:eastAsia="de-DE"/>
    </w:rPr>
  </w:style>
  <w:style w:type="paragraph" w:customStyle="1" w:styleId="MDPI31text">
    <w:name w:val="MDPI_3.1_text"/>
    <w:qFormat/>
    <w:rsid w:val="00A61D00"/>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paragraph" w:customStyle="1" w:styleId="MDPI23heading3">
    <w:name w:val="MDPI_2.3_heading3"/>
    <w:basedOn w:val="MDPI31text"/>
    <w:qFormat/>
    <w:rsid w:val="00A61D00"/>
    <w:pPr>
      <w:spacing w:before="240" w:after="120"/>
      <w:ind w:firstLine="0"/>
      <w:jc w:val="left"/>
      <w:outlineLvl w:val="2"/>
    </w:pPr>
  </w:style>
  <w:style w:type="paragraph" w:customStyle="1" w:styleId="MDPI22heading2">
    <w:name w:val="MDPI_2.2_heading2"/>
    <w:basedOn w:val="Normal"/>
    <w:qFormat/>
    <w:rsid w:val="00A61D00"/>
    <w:pPr>
      <w:widowControl/>
      <w:kinsoku w:val="0"/>
      <w:overflowPunct w:val="0"/>
      <w:autoSpaceDE w:val="0"/>
      <w:autoSpaceDN w:val="0"/>
      <w:adjustRightInd w:val="0"/>
      <w:snapToGrid w:val="0"/>
      <w:spacing w:before="240" w:after="120" w:line="260" w:lineRule="atLeast"/>
      <w:jc w:val="left"/>
      <w:outlineLvl w:val="1"/>
    </w:pPr>
    <w:rPr>
      <w:rFonts w:ascii="Palatino Linotype" w:eastAsia="Times New Roman" w:hAnsi="Palatino Linotype"/>
      <w:i/>
      <w:noProof/>
      <w:snapToGrid w:val="0"/>
      <w:color w:val="000000"/>
      <w:kern w:val="0"/>
      <w:sz w:val="20"/>
      <w:szCs w:val="22"/>
      <w:lang w:eastAsia="de-DE" w:bidi="en-US"/>
    </w:rPr>
  </w:style>
  <w:style w:type="paragraph" w:customStyle="1" w:styleId="MDPI71References">
    <w:name w:val="MDPI_7.1_References"/>
    <w:basedOn w:val="MDPI62Acknowledgments"/>
    <w:link w:val="MDPI71ReferencesChar"/>
    <w:qFormat/>
    <w:rsid w:val="00A61D00"/>
    <w:pPr>
      <w:numPr>
        <w:numId w:val="23"/>
      </w:numPr>
      <w:spacing w:before="0" w:line="260" w:lineRule="atLeast"/>
      <w:ind w:left="425" w:hanging="425"/>
    </w:pPr>
  </w:style>
  <w:style w:type="character" w:styleId="LineNumber">
    <w:name w:val="line number"/>
    <w:basedOn w:val="DefaultParagraphFont"/>
    <w:uiPriority w:val="99"/>
    <w:semiHidden/>
    <w:unhideWhenUsed/>
    <w:rsid w:val="00A61D00"/>
  </w:style>
  <w:style w:type="table" w:customStyle="1" w:styleId="MDPI41threelinetable">
    <w:name w:val="MDPI_4.1_three_line_table"/>
    <w:basedOn w:val="TableNormal"/>
    <w:uiPriority w:val="99"/>
    <w:rsid w:val="00A61D00"/>
    <w:pPr>
      <w:adjustRightInd w:val="0"/>
      <w:snapToGrid w:val="0"/>
      <w:jc w:val="center"/>
    </w:pPr>
    <w:rPr>
      <w:rFonts w:ascii="Palatino Linotype" w:eastAsia="SimSun" w:hAnsi="Palatino Linotype" w:cs="Times New Roman"/>
      <w:color w:val="000000"/>
      <w:kern w:val="0"/>
      <w:sz w:val="20"/>
      <w:szCs w:val="20"/>
      <w:lang w:eastAsia="en-US"/>
    </w:rPr>
    <w:tblPr>
      <w:jc w:val="center"/>
      <w:tblBorders>
        <w:top w:val="single" w:sz="8" w:space="0" w:color="auto"/>
        <w:bottom w:val="single" w:sz="8" w:space="0" w:color="auto"/>
      </w:tblBorders>
    </w:tblPr>
    <w:trPr>
      <w:jc w:val="center"/>
    </w:trPr>
    <w:tcPr>
      <w:vAlign w:val="center"/>
    </w:tcPr>
    <w:tblStylePr w:type="firstRow">
      <w:rPr>
        <w:rFonts w:ascii="Tahoma" w:hAnsi="Tahoma"/>
        <w:b/>
        <w:i w:val="0"/>
        <w:sz w:val="20"/>
      </w:rPr>
      <w:tblPr/>
      <w:tcPr>
        <w:tcBorders>
          <w:bottom w:val="single" w:sz="4" w:space="0" w:color="auto"/>
        </w:tcBorders>
      </w:tcPr>
    </w:tblStylePr>
  </w:style>
  <w:style w:type="character" w:customStyle="1" w:styleId="UnresolvedMention">
    <w:name w:val="Unresolved Mention"/>
    <w:uiPriority w:val="99"/>
    <w:semiHidden/>
    <w:unhideWhenUsed/>
    <w:rsid w:val="00A61D00"/>
    <w:rPr>
      <w:color w:val="605E5C"/>
      <w:shd w:val="clear" w:color="auto" w:fill="E1DFDD"/>
    </w:rPr>
  </w:style>
  <w:style w:type="table" w:customStyle="1" w:styleId="PlainTable41">
    <w:name w:val="Plain Table 41"/>
    <w:basedOn w:val="TableNormal"/>
    <w:uiPriority w:val="44"/>
    <w:rsid w:val="00A61D00"/>
    <w:rPr>
      <w:rFonts w:ascii="Calibri" w:eastAsia="SimSun" w:hAnsi="Calibri" w:cs="Times New Roman"/>
      <w:kern w:val="0"/>
      <w:sz w:val="20"/>
      <w:szCs w:val="20"/>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odyText">
    <w:name w:val="Body Text"/>
    <w:basedOn w:val="Normal"/>
    <w:link w:val="BodyTextChar"/>
    <w:semiHidden/>
    <w:rsid w:val="00A61D00"/>
    <w:pPr>
      <w:widowControl/>
      <w:ind w:firstLine="360"/>
    </w:pPr>
    <w:rPr>
      <w:rFonts w:ascii="Times New Roman" w:eastAsia="Times New Roman" w:hAnsi="Times New Roman"/>
      <w:kern w:val="0"/>
      <w:sz w:val="20"/>
      <w:lang w:eastAsia="de-DE"/>
    </w:rPr>
  </w:style>
  <w:style w:type="character" w:customStyle="1" w:styleId="BodyTextChar">
    <w:name w:val="Body Text Char"/>
    <w:basedOn w:val="DefaultParagraphFont"/>
    <w:link w:val="BodyText"/>
    <w:semiHidden/>
    <w:rsid w:val="00A61D00"/>
    <w:rPr>
      <w:rFonts w:ascii="Times New Roman" w:eastAsia="Times New Roman" w:hAnsi="Times New Roman" w:cs="Times New Roman"/>
      <w:kern w:val="0"/>
      <w:sz w:val="20"/>
      <w:szCs w:val="24"/>
      <w:lang w:eastAsia="de-DE"/>
    </w:rPr>
  </w:style>
  <w:style w:type="character" w:customStyle="1" w:styleId="MDPI62AcknowledgmentsChar">
    <w:name w:val="MDPI_6.2_Acknowledgments Char"/>
    <w:link w:val="MDPI62Acknowledgments"/>
    <w:rsid w:val="00A61D00"/>
    <w:rPr>
      <w:rFonts w:ascii="Palatino Linotype" w:eastAsia="Times New Roman" w:hAnsi="Palatino Linotype" w:cs="Times New Roman"/>
      <w:snapToGrid w:val="0"/>
      <w:color w:val="000000"/>
      <w:kern w:val="0"/>
      <w:sz w:val="18"/>
      <w:szCs w:val="20"/>
      <w:lang w:eastAsia="de-DE" w:bidi="en-US"/>
    </w:rPr>
  </w:style>
  <w:style w:type="character" w:customStyle="1" w:styleId="MDPI71ReferencesChar">
    <w:name w:val="MDPI_7.1_References Char"/>
    <w:basedOn w:val="MDPI62AcknowledgmentsChar"/>
    <w:link w:val="MDPI71References"/>
    <w:rsid w:val="00A61D00"/>
    <w:rPr>
      <w:rFonts w:ascii="Palatino Linotype" w:eastAsia="Times New Roman" w:hAnsi="Palatino Linotype" w:cs="Times New Roman"/>
      <w:snapToGrid w:val="0"/>
      <w:color w:val="000000"/>
      <w:kern w:val="0"/>
      <w:sz w:val="18"/>
      <w:szCs w:val="20"/>
      <w:lang w:eastAsia="de-DE" w:bidi="en-US"/>
    </w:rPr>
  </w:style>
  <w:style w:type="character" w:customStyle="1" w:styleId="ltxtext">
    <w:name w:val="ltx_text"/>
    <w:basedOn w:val="DefaultParagraphFont"/>
    <w:rsid w:val="00A61D00"/>
  </w:style>
  <w:style w:type="character" w:customStyle="1" w:styleId="mjx-char">
    <w:name w:val="mjx-char"/>
    <w:basedOn w:val="DefaultParagraphFont"/>
    <w:rsid w:val="00A61D00"/>
  </w:style>
  <w:style w:type="character" w:customStyle="1" w:styleId="mjxassistivemathml">
    <w:name w:val="mjx_assistive_mathml"/>
    <w:basedOn w:val="DefaultParagraphFont"/>
    <w:rsid w:val="00A61D00"/>
  </w:style>
  <w:style w:type="character" w:customStyle="1" w:styleId="nd-word">
    <w:name w:val="nd-word"/>
    <w:basedOn w:val="DefaultParagraphFont"/>
    <w:rsid w:val="00B85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7297">
      <w:bodyDiv w:val="1"/>
      <w:marLeft w:val="0"/>
      <w:marRight w:val="0"/>
      <w:marTop w:val="0"/>
      <w:marBottom w:val="0"/>
      <w:divBdr>
        <w:top w:val="none" w:sz="0" w:space="0" w:color="auto"/>
        <w:left w:val="none" w:sz="0" w:space="0" w:color="auto"/>
        <w:bottom w:val="none" w:sz="0" w:space="0" w:color="auto"/>
        <w:right w:val="none" w:sz="0" w:space="0" w:color="auto"/>
      </w:divBdr>
    </w:div>
    <w:div w:id="91513620">
      <w:bodyDiv w:val="1"/>
      <w:marLeft w:val="0"/>
      <w:marRight w:val="0"/>
      <w:marTop w:val="0"/>
      <w:marBottom w:val="0"/>
      <w:divBdr>
        <w:top w:val="none" w:sz="0" w:space="0" w:color="auto"/>
        <w:left w:val="none" w:sz="0" w:space="0" w:color="auto"/>
        <w:bottom w:val="none" w:sz="0" w:space="0" w:color="auto"/>
        <w:right w:val="none" w:sz="0" w:space="0" w:color="auto"/>
      </w:divBdr>
    </w:div>
    <w:div w:id="97606347">
      <w:bodyDiv w:val="1"/>
      <w:marLeft w:val="0"/>
      <w:marRight w:val="0"/>
      <w:marTop w:val="0"/>
      <w:marBottom w:val="0"/>
      <w:divBdr>
        <w:top w:val="none" w:sz="0" w:space="0" w:color="auto"/>
        <w:left w:val="none" w:sz="0" w:space="0" w:color="auto"/>
        <w:bottom w:val="none" w:sz="0" w:space="0" w:color="auto"/>
        <w:right w:val="none" w:sz="0" w:space="0" w:color="auto"/>
      </w:divBdr>
    </w:div>
    <w:div w:id="131292060">
      <w:bodyDiv w:val="1"/>
      <w:marLeft w:val="0"/>
      <w:marRight w:val="0"/>
      <w:marTop w:val="0"/>
      <w:marBottom w:val="0"/>
      <w:divBdr>
        <w:top w:val="none" w:sz="0" w:space="0" w:color="auto"/>
        <w:left w:val="none" w:sz="0" w:space="0" w:color="auto"/>
        <w:bottom w:val="none" w:sz="0" w:space="0" w:color="auto"/>
        <w:right w:val="none" w:sz="0" w:space="0" w:color="auto"/>
      </w:divBdr>
    </w:div>
    <w:div w:id="139226154">
      <w:bodyDiv w:val="1"/>
      <w:marLeft w:val="0"/>
      <w:marRight w:val="0"/>
      <w:marTop w:val="0"/>
      <w:marBottom w:val="0"/>
      <w:divBdr>
        <w:top w:val="none" w:sz="0" w:space="0" w:color="auto"/>
        <w:left w:val="none" w:sz="0" w:space="0" w:color="auto"/>
        <w:bottom w:val="none" w:sz="0" w:space="0" w:color="auto"/>
        <w:right w:val="none" w:sz="0" w:space="0" w:color="auto"/>
      </w:divBdr>
    </w:div>
    <w:div w:id="195314437">
      <w:bodyDiv w:val="1"/>
      <w:marLeft w:val="0"/>
      <w:marRight w:val="0"/>
      <w:marTop w:val="0"/>
      <w:marBottom w:val="0"/>
      <w:divBdr>
        <w:top w:val="none" w:sz="0" w:space="0" w:color="auto"/>
        <w:left w:val="none" w:sz="0" w:space="0" w:color="auto"/>
        <w:bottom w:val="none" w:sz="0" w:space="0" w:color="auto"/>
        <w:right w:val="none" w:sz="0" w:space="0" w:color="auto"/>
      </w:divBdr>
    </w:div>
    <w:div w:id="237789119">
      <w:bodyDiv w:val="1"/>
      <w:marLeft w:val="0"/>
      <w:marRight w:val="0"/>
      <w:marTop w:val="0"/>
      <w:marBottom w:val="0"/>
      <w:divBdr>
        <w:top w:val="none" w:sz="0" w:space="0" w:color="auto"/>
        <w:left w:val="none" w:sz="0" w:space="0" w:color="auto"/>
        <w:bottom w:val="none" w:sz="0" w:space="0" w:color="auto"/>
        <w:right w:val="none" w:sz="0" w:space="0" w:color="auto"/>
      </w:divBdr>
    </w:div>
    <w:div w:id="255405176">
      <w:bodyDiv w:val="1"/>
      <w:marLeft w:val="0"/>
      <w:marRight w:val="0"/>
      <w:marTop w:val="0"/>
      <w:marBottom w:val="0"/>
      <w:divBdr>
        <w:top w:val="none" w:sz="0" w:space="0" w:color="auto"/>
        <w:left w:val="none" w:sz="0" w:space="0" w:color="auto"/>
        <w:bottom w:val="none" w:sz="0" w:space="0" w:color="auto"/>
        <w:right w:val="none" w:sz="0" w:space="0" w:color="auto"/>
      </w:divBdr>
    </w:div>
    <w:div w:id="265506045">
      <w:bodyDiv w:val="1"/>
      <w:marLeft w:val="0"/>
      <w:marRight w:val="0"/>
      <w:marTop w:val="0"/>
      <w:marBottom w:val="0"/>
      <w:divBdr>
        <w:top w:val="none" w:sz="0" w:space="0" w:color="auto"/>
        <w:left w:val="none" w:sz="0" w:space="0" w:color="auto"/>
        <w:bottom w:val="none" w:sz="0" w:space="0" w:color="auto"/>
        <w:right w:val="none" w:sz="0" w:space="0" w:color="auto"/>
      </w:divBdr>
    </w:div>
    <w:div w:id="345132402">
      <w:bodyDiv w:val="1"/>
      <w:marLeft w:val="0"/>
      <w:marRight w:val="0"/>
      <w:marTop w:val="0"/>
      <w:marBottom w:val="0"/>
      <w:divBdr>
        <w:top w:val="none" w:sz="0" w:space="0" w:color="auto"/>
        <w:left w:val="none" w:sz="0" w:space="0" w:color="auto"/>
        <w:bottom w:val="none" w:sz="0" w:space="0" w:color="auto"/>
        <w:right w:val="none" w:sz="0" w:space="0" w:color="auto"/>
      </w:divBdr>
    </w:div>
    <w:div w:id="374893808">
      <w:bodyDiv w:val="1"/>
      <w:marLeft w:val="0"/>
      <w:marRight w:val="0"/>
      <w:marTop w:val="0"/>
      <w:marBottom w:val="0"/>
      <w:divBdr>
        <w:top w:val="none" w:sz="0" w:space="0" w:color="auto"/>
        <w:left w:val="none" w:sz="0" w:space="0" w:color="auto"/>
        <w:bottom w:val="none" w:sz="0" w:space="0" w:color="auto"/>
        <w:right w:val="none" w:sz="0" w:space="0" w:color="auto"/>
      </w:divBdr>
    </w:div>
    <w:div w:id="446199943">
      <w:bodyDiv w:val="1"/>
      <w:marLeft w:val="0"/>
      <w:marRight w:val="0"/>
      <w:marTop w:val="0"/>
      <w:marBottom w:val="0"/>
      <w:divBdr>
        <w:top w:val="none" w:sz="0" w:space="0" w:color="auto"/>
        <w:left w:val="none" w:sz="0" w:space="0" w:color="auto"/>
        <w:bottom w:val="none" w:sz="0" w:space="0" w:color="auto"/>
        <w:right w:val="none" w:sz="0" w:space="0" w:color="auto"/>
      </w:divBdr>
    </w:div>
    <w:div w:id="555622698">
      <w:bodyDiv w:val="1"/>
      <w:marLeft w:val="0"/>
      <w:marRight w:val="0"/>
      <w:marTop w:val="0"/>
      <w:marBottom w:val="0"/>
      <w:divBdr>
        <w:top w:val="none" w:sz="0" w:space="0" w:color="auto"/>
        <w:left w:val="none" w:sz="0" w:space="0" w:color="auto"/>
        <w:bottom w:val="none" w:sz="0" w:space="0" w:color="auto"/>
        <w:right w:val="none" w:sz="0" w:space="0" w:color="auto"/>
      </w:divBdr>
    </w:div>
    <w:div w:id="556087106">
      <w:bodyDiv w:val="1"/>
      <w:marLeft w:val="0"/>
      <w:marRight w:val="0"/>
      <w:marTop w:val="0"/>
      <w:marBottom w:val="0"/>
      <w:divBdr>
        <w:top w:val="none" w:sz="0" w:space="0" w:color="auto"/>
        <w:left w:val="none" w:sz="0" w:space="0" w:color="auto"/>
        <w:bottom w:val="none" w:sz="0" w:space="0" w:color="auto"/>
        <w:right w:val="none" w:sz="0" w:space="0" w:color="auto"/>
      </w:divBdr>
    </w:div>
    <w:div w:id="603808070">
      <w:bodyDiv w:val="1"/>
      <w:marLeft w:val="0"/>
      <w:marRight w:val="0"/>
      <w:marTop w:val="0"/>
      <w:marBottom w:val="0"/>
      <w:divBdr>
        <w:top w:val="none" w:sz="0" w:space="0" w:color="auto"/>
        <w:left w:val="none" w:sz="0" w:space="0" w:color="auto"/>
        <w:bottom w:val="none" w:sz="0" w:space="0" w:color="auto"/>
        <w:right w:val="none" w:sz="0" w:space="0" w:color="auto"/>
      </w:divBdr>
    </w:div>
    <w:div w:id="603920505">
      <w:bodyDiv w:val="1"/>
      <w:marLeft w:val="0"/>
      <w:marRight w:val="0"/>
      <w:marTop w:val="0"/>
      <w:marBottom w:val="0"/>
      <w:divBdr>
        <w:top w:val="none" w:sz="0" w:space="0" w:color="auto"/>
        <w:left w:val="none" w:sz="0" w:space="0" w:color="auto"/>
        <w:bottom w:val="none" w:sz="0" w:space="0" w:color="auto"/>
        <w:right w:val="none" w:sz="0" w:space="0" w:color="auto"/>
      </w:divBdr>
    </w:div>
    <w:div w:id="660425182">
      <w:bodyDiv w:val="1"/>
      <w:marLeft w:val="0"/>
      <w:marRight w:val="0"/>
      <w:marTop w:val="0"/>
      <w:marBottom w:val="0"/>
      <w:divBdr>
        <w:top w:val="none" w:sz="0" w:space="0" w:color="auto"/>
        <w:left w:val="none" w:sz="0" w:space="0" w:color="auto"/>
        <w:bottom w:val="none" w:sz="0" w:space="0" w:color="auto"/>
        <w:right w:val="none" w:sz="0" w:space="0" w:color="auto"/>
      </w:divBdr>
    </w:div>
    <w:div w:id="666446757">
      <w:bodyDiv w:val="1"/>
      <w:marLeft w:val="0"/>
      <w:marRight w:val="0"/>
      <w:marTop w:val="0"/>
      <w:marBottom w:val="0"/>
      <w:divBdr>
        <w:top w:val="none" w:sz="0" w:space="0" w:color="auto"/>
        <w:left w:val="none" w:sz="0" w:space="0" w:color="auto"/>
        <w:bottom w:val="none" w:sz="0" w:space="0" w:color="auto"/>
        <w:right w:val="none" w:sz="0" w:space="0" w:color="auto"/>
      </w:divBdr>
    </w:div>
    <w:div w:id="694116609">
      <w:bodyDiv w:val="1"/>
      <w:marLeft w:val="0"/>
      <w:marRight w:val="0"/>
      <w:marTop w:val="0"/>
      <w:marBottom w:val="0"/>
      <w:divBdr>
        <w:top w:val="none" w:sz="0" w:space="0" w:color="auto"/>
        <w:left w:val="none" w:sz="0" w:space="0" w:color="auto"/>
        <w:bottom w:val="none" w:sz="0" w:space="0" w:color="auto"/>
        <w:right w:val="none" w:sz="0" w:space="0" w:color="auto"/>
      </w:divBdr>
    </w:div>
    <w:div w:id="699163555">
      <w:bodyDiv w:val="1"/>
      <w:marLeft w:val="0"/>
      <w:marRight w:val="0"/>
      <w:marTop w:val="0"/>
      <w:marBottom w:val="0"/>
      <w:divBdr>
        <w:top w:val="none" w:sz="0" w:space="0" w:color="auto"/>
        <w:left w:val="none" w:sz="0" w:space="0" w:color="auto"/>
        <w:bottom w:val="none" w:sz="0" w:space="0" w:color="auto"/>
        <w:right w:val="none" w:sz="0" w:space="0" w:color="auto"/>
      </w:divBdr>
    </w:div>
    <w:div w:id="707875046">
      <w:bodyDiv w:val="1"/>
      <w:marLeft w:val="0"/>
      <w:marRight w:val="0"/>
      <w:marTop w:val="0"/>
      <w:marBottom w:val="0"/>
      <w:divBdr>
        <w:top w:val="none" w:sz="0" w:space="0" w:color="auto"/>
        <w:left w:val="none" w:sz="0" w:space="0" w:color="auto"/>
        <w:bottom w:val="none" w:sz="0" w:space="0" w:color="auto"/>
        <w:right w:val="none" w:sz="0" w:space="0" w:color="auto"/>
      </w:divBdr>
    </w:div>
    <w:div w:id="734667790">
      <w:bodyDiv w:val="1"/>
      <w:marLeft w:val="0"/>
      <w:marRight w:val="0"/>
      <w:marTop w:val="0"/>
      <w:marBottom w:val="0"/>
      <w:divBdr>
        <w:top w:val="none" w:sz="0" w:space="0" w:color="auto"/>
        <w:left w:val="none" w:sz="0" w:space="0" w:color="auto"/>
        <w:bottom w:val="none" w:sz="0" w:space="0" w:color="auto"/>
        <w:right w:val="none" w:sz="0" w:space="0" w:color="auto"/>
      </w:divBdr>
    </w:div>
    <w:div w:id="753085722">
      <w:bodyDiv w:val="1"/>
      <w:marLeft w:val="0"/>
      <w:marRight w:val="0"/>
      <w:marTop w:val="0"/>
      <w:marBottom w:val="0"/>
      <w:divBdr>
        <w:top w:val="none" w:sz="0" w:space="0" w:color="auto"/>
        <w:left w:val="none" w:sz="0" w:space="0" w:color="auto"/>
        <w:bottom w:val="none" w:sz="0" w:space="0" w:color="auto"/>
        <w:right w:val="none" w:sz="0" w:space="0" w:color="auto"/>
      </w:divBdr>
    </w:div>
    <w:div w:id="768159609">
      <w:bodyDiv w:val="1"/>
      <w:marLeft w:val="0"/>
      <w:marRight w:val="0"/>
      <w:marTop w:val="0"/>
      <w:marBottom w:val="0"/>
      <w:divBdr>
        <w:top w:val="none" w:sz="0" w:space="0" w:color="auto"/>
        <w:left w:val="none" w:sz="0" w:space="0" w:color="auto"/>
        <w:bottom w:val="none" w:sz="0" w:space="0" w:color="auto"/>
        <w:right w:val="none" w:sz="0" w:space="0" w:color="auto"/>
      </w:divBdr>
    </w:div>
    <w:div w:id="794181843">
      <w:bodyDiv w:val="1"/>
      <w:marLeft w:val="0"/>
      <w:marRight w:val="0"/>
      <w:marTop w:val="0"/>
      <w:marBottom w:val="0"/>
      <w:divBdr>
        <w:top w:val="none" w:sz="0" w:space="0" w:color="auto"/>
        <w:left w:val="none" w:sz="0" w:space="0" w:color="auto"/>
        <w:bottom w:val="none" w:sz="0" w:space="0" w:color="auto"/>
        <w:right w:val="none" w:sz="0" w:space="0" w:color="auto"/>
      </w:divBdr>
    </w:div>
    <w:div w:id="847019892">
      <w:bodyDiv w:val="1"/>
      <w:marLeft w:val="0"/>
      <w:marRight w:val="0"/>
      <w:marTop w:val="0"/>
      <w:marBottom w:val="0"/>
      <w:divBdr>
        <w:top w:val="none" w:sz="0" w:space="0" w:color="auto"/>
        <w:left w:val="none" w:sz="0" w:space="0" w:color="auto"/>
        <w:bottom w:val="none" w:sz="0" w:space="0" w:color="auto"/>
        <w:right w:val="none" w:sz="0" w:space="0" w:color="auto"/>
      </w:divBdr>
    </w:div>
    <w:div w:id="916479762">
      <w:bodyDiv w:val="1"/>
      <w:marLeft w:val="0"/>
      <w:marRight w:val="0"/>
      <w:marTop w:val="0"/>
      <w:marBottom w:val="0"/>
      <w:divBdr>
        <w:top w:val="none" w:sz="0" w:space="0" w:color="auto"/>
        <w:left w:val="none" w:sz="0" w:space="0" w:color="auto"/>
        <w:bottom w:val="none" w:sz="0" w:space="0" w:color="auto"/>
        <w:right w:val="none" w:sz="0" w:space="0" w:color="auto"/>
      </w:divBdr>
    </w:div>
    <w:div w:id="943270742">
      <w:bodyDiv w:val="1"/>
      <w:marLeft w:val="0"/>
      <w:marRight w:val="0"/>
      <w:marTop w:val="0"/>
      <w:marBottom w:val="0"/>
      <w:divBdr>
        <w:top w:val="none" w:sz="0" w:space="0" w:color="auto"/>
        <w:left w:val="none" w:sz="0" w:space="0" w:color="auto"/>
        <w:bottom w:val="none" w:sz="0" w:space="0" w:color="auto"/>
        <w:right w:val="none" w:sz="0" w:space="0" w:color="auto"/>
      </w:divBdr>
    </w:div>
    <w:div w:id="975835700">
      <w:bodyDiv w:val="1"/>
      <w:marLeft w:val="0"/>
      <w:marRight w:val="0"/>
      <w:marTop w:val="0"/>
      <w:marBottom w:val="0"/>
      <w:divBdr>
        <w:top w:val="none" w:sz="0" w:space="0" w:color="auto"/>
        <w:left w:val="none" w:sz="0" w:space="0" w:color="auto"/>
        <w:bottom w:val="none" w:sz="0" w:space="0" w:color="auto"/>
        <w:right w:val="none" w:sz="0" w:space="0" w:color="auto"/>
      </w:divBdr>
    </w:div>
    <w:div w:id="1177236421">
      <w:bodyDiv w:val="1"/>
      <w:marLeft w:val="0"/>
      <w:marRight w:val="0"/>
      <w:marTop w:val="0"/>
      <w:marBottom w:val="0"/>
      <w:divBdr>
        <w:top w:val="none" w:sz="0" w:space="0" w:color="auto"/>
        <w:left w:val="none" w:sz="0" w:space="0" w:color="auto"/>
        <w:bottom w:val="none" w:sz="0" w:space="0" w:color="auto"/>
        <w:right w:val="none" w:sz="0" w:space="0" w:color="auto"/>
      </w:divBdr>
    </w:div>
    <w:div w:id="1191455041">
      <w:bodyDiv w:val="1"/>
      <w:marLeft w:val="0"/>
      <w:marRight w:val="0"/>
      <w:marTop w:val="0"/>
      <w:marBottom w:val="0"/>
      <w:divBdr>
        <w:top w:val="none" w:sz="0" w:space="0" w:color="auto"/>
        <w:left w:val="none" w:sz="0" w:space="0" w:color="auto"/>
        <w:bottom w:val="none" w:sz="0" w:space="0" w:color="auto"/>
        <w:right w:val="none" w:sz="0" w:space="0" w:color="auto"/>
      </w:divBdr>
    </w:div>
    <w:div w:id="1205100188">
      <w:bodyDiv w:val="1"/>
      <w:marLeft w:val="0"/>
      <w:marRight w:val="0"/>
      <w:marTop w:val="0"/>
      <w:marBottom w:val="0"/>
      <w:divBdr>
        <w:top w:val="none" w:sz="0" w:space="0" w:color="auto"/>
        <w:left w:val="none" w:sz="0" w:space="0" w:color="auto"/>
        <w:bottom w:val="none" w:sz="0" w:space="0" w:color="auto"/>
        <w:right w:val="none" w:sz="0" w:space="0" w:color="auto"/>
      </w:divBdr>
    </w:div>
    <w:div w:id="1265073329">
      <w:bodyDiv w:val="1"/>
      <w:marLeft w:val="0"/>
      <w:marRight w:val="0"/>
      <w:marTop w:val="0"/>
      <w:marBottom w:val="0"/>
      <w:divBdr>
        <w:top w:val="none" w:sz="0" w:space="0" w:color="auto"/>
        <w:left w:val="none" w:sz="0" w:space="0" w:color="auto"/>
        <w:bottom w:val="none" w:sz="0" w:space="0" w:color="auto"/>
        <w:right w:val="none" w:sz="0" w:space="0" w:color="auto"/>
      </w:divBdr>
    </w:div>
    <w:div w:id="1284534628">
      <w:bodyDiv w:val="1"/>
      <w:marLeft w:val="0"/>
      <w:marRight w:val="0"/>
      <w:marTop w:val="0"/>
      <w:marBottom w:val="0"/>
      <w:divBdr>
        <w:top w:val="none" w:sz="0" w:space="0" w:color="auto"/>
        <w:left w:val="none" w:sz="0" w:space="0" w:color="auto"/>
        <w:bottom w:val="none" w:sz="0" w:space="0" w:color="auto"/>
        <w:right w:val="none" w:sz="0" w:space="0" w:color="auto"/>
      </w:divBdr>
    </w:div>
    <w:div w:id="1313757081">
      <w:bodyDiv w:val="1"/>
      <w:marLeft w:val="0"/>
      <w:marRight w:val="0"/>
      <w:marTop w:val="0"/>
      <w:marBottom w:val="0"/>
      <w:divBdr>
        <w:top w:val="none" w:sz="0" w:space="0" w:color="auto"/>
        <w:left w:val="none" w:sz="0" w:space="0" w:color="auto"/>
        <w:bottom w:val="none" w:sz="0" w:space="0" w:color="auto"/>
        <w:right w:val="none" w:sz="0" w:space="0" w:color="auto"/>
      </w:divBdr>
    </w:div>
    <w:div w:id="1331984741">
      <w:bodyDiv w:val="1"/>
      <w:marLeft w:val="0"/>
      <w:marRight w:val="0"/>
      <w:marTop w:val="0"/>
      <w:marBottom w:val="0"/>
      <w:divBdr>
        <w:top w:val="none" w:sz="0" w:space="0" w:color="auto"/>
        <w:left w:val="none" w:sz="0" w:space="0" w:color="auto"/>
        <w:bottom w:val="none" w:sz="0" w:space="0" w:color="auto"/>
        <w:right w:val="none" w:sz="0" w:space="0" w:color="auto"/>
      </w:divBdr>
    </w:div>
    <w:div w:id="1354527364">
      <w:bodyDiv w:val="1"/>
      <w:marLeft w:val="0"/>
      <w:marRight w:val="0"/>
      <w:marTop w:val="0"/>
      <w:marBottom w:val="0"/>
      <w:divBdr>
        <w:top w:val="none" w:sz="0" w:space="0" w:color="auto"/>
        <w:left w:val="none" w:sz="0" w:space="0" w:color="auto"/>
        <w:bottom w:val="none" w:sz="0" w:space="0" w:color="auto"/>
        <w:right w:val="none" w:sz="0" w:space="0" w:color="auto"/>
      </w:divBdr>
    </w:div>
    <w:div w:id="1361668092">
      <w:bodyDiv w:val="1"/>
      <w:marLeft w:val="0"/>
      <w:marRight w:val="0"/>
      <w:marTop w:val="0"/>
      <w:marBottom w:val="0"/>
      <w:divBdr>
        <w:top w:val="none" w:sz="0" w:space="0" w:color="auto"/>
        <w:left w:val="none" w:sz="0" w:space="0" w:color="auto"/>
        <w:bottom w:val="none" w:sz="0" w:space="0" w:color="auto"/>
        <w:right w:val="none" w:sz="0" w:space="0" w:color="auto"/>
      </w:divBdr>
    </w:div>
    <w:div w:id="1386757062">
      <w:bodyDiv w:val="1"/>
      <w:marLeft w:val="0"/>
      <w:marRight w:val="0"/>
      <w:marTop w:val="0"/>
      <w:marBottom w:val="0"/>
      <w:divBdr>
        <w:top w:val="none" w:sz="0" w:space="0" w:color="auto"/>
        <w:left w:val="none" w:sz="0" w:space="0" w:color="auto"/>
        <w:bottom w:val="none" w:sz="0" w:space="0" w:color="auto"/>
        <w:right w:val="none" w:sz="0" w:space="0" w:color="auto"/>
      </w:divBdr>
      <w:divsChild>
        <w:div w:id="767581766">
          <w:marLeft w:val="0"/>
          <w:marRight w:val="0"/>
          <w:marTop w:val="0"/>
          <w:marBottom w:val="0"/>
          <w:divBdr>
            <w:top w:val="none" w:sz="0" w:space="0" w:color="auto"/>
            <w:left w:val="none" w:sz="0" w:space="0" w:color="auto"/>
            <w:bottom w:val="none" w:sz="0" w:space="0" w:color="auto"/>
            <w:right w:val="none" w:sz="0" w:space="0" w:color="auto"/>
          </w:divBdr>
        </w:div>
      </w:divsChild>
    </w:div>
    <w:div w:id="1440375598">
      <w:bodyDiv w:val="1"/>
      <w:marLeft w:val="0"/>
      <w:marRight w:val="0"/>
      <w:marTop w:val="0"/>
      <w:marBottom w:val="0"/>
      <w:divBdr>
        <w:top w:val="none" w:sz="0" w:space="0" w:color="auto"/>
        <w:left w:val="none" w:sz="0" w:space="0" w:color="auto"/>
        <w:bottom w:val="none" w:sz="0" w:space="0" w:color="auto"/>
        <w:right w:val="none" w:sz="0" w:space="0" w:color="auto"/>
      </w:divBdr>
    </w:div>
    <w:div w:id="1456413973">
      <w:bodyDiv w:val="1"/>
      <w:marLeft w:val="0"/>
      <w:marRight w:val="0"/>
      <w:marTop w:val="0"/>
      <w:marBottom w:val="0"/>
      <w:divBdr>
        <w:top w:val="none" w:sz="0" w:space="0" w:color="auto"/>
        <w:left w:val="none" w:sz="0" w:space="0" w:color="auto"/>
        <w:bottom w:val="none" w:sz="0" w:space="0" w:color="auto"/>
        <w:right w:val="none" w:sz="0" w:space="0" w:color="auto"/>
      </w:divBdr>
    </w:div>
    <w:div w:id="1461148674">
      <w:bodyDiv w:val="1"/>
      <w:marLeft w:val="0"/>
      <w:marRight w:val="0"/>
      <w:marTop w:val="0"/>
      <w:marBottom w:val="0"/>
      <w:divBdr>
        <w:top w:val="none" w:sz="0" w:space="0" w:color="auto"/>
        <w:left w:val="none" w:sz="0" w:space="0" w:color="auto"/>
        <w:bottom w:val="none" w:sz="0" w:space="0" w:color="auto"/>
        <w:right w:val="none" w:sz="0" w:space="0" w:color="auto"/>
      </w:divBdr>
      <w:divsChild>
        <w:div w:id="2138523538">
          <w:marLeft w:val="562"/>
          <w:marRight w:val="0"/>
          <w:marTop w:val="312"/>
          <w:marBottom w:val="0"/>
          <w:divBdr>
            <w:top w:val="none" w:sz="0" w:space="0" w:color="auto"/>
            <w:left w:val="none" w:sz="0" w:space="0" w:color="auto"/>
            <w:bottom w:val="none" w:sz="0" w:space="0" w:color="auto"/>
            <w:right w:val="none" w:sz="0" w:space="0" w:color="auto"/>
          </w:divBdr>
        </w:div>
      </w:divsChild>
    </w:div>
    <w:div w:id="1589576916">
      <w:bodyDiv w:val="1"/>
      <w:marLeft w:val="0"/>
      <w:marRight w:val="0"/>
      <w:marTop w:val="0"/>
      <w:marBottom w:val="0"/>
      <w:divBdr>
        <w:top w:val="none" w:sz="0" w:space="0" w:color="auto"/>
        <w:left w:val="none" w:sz="0" w:space="0" w:color="auto"/>
        <w:bottom w:val="none" w:sz="0" w:space="0" w:color="auto"/>
        <w:right w:val="none" w:sz="0" w:space="0" w:color="auto"/>
      </w:divBdr>
      <w:divsChild>
        <w:div w:id="1980568742">
          <w:marLeft w:val="0"/>
          <w:marRight w:val="0"/>
          <w:marTop w:val="0"/>
          <w:marBottom w:val="0"/>
          <w:divBdr>
            <w:top w:val="none" w:sz="0" w:space="0" w:color="auto"/>
            <w:left w:val="none" w:sz="0" w:space="0" w:color="auto"/>
            <w:bottom w:val="none" w:sz="0" w:space="0" w:color="auto"/>
            <w:right w:val="none" w:sz="0" w:space="0" w:color="auto"/>
          </w:divBdr>
        </w:div>
        <w:div w:id="1093161495">
          <w:marLeft w:val="0"/>
          <w:marRight w:val="0"/>
          <w:marTop w:val="0"/>
          <w:marBottom w:val="0"/>
          <w:divBdr>
            <w:top w:val="none" w:sz="0" w:space="0" w:color="auto"/>
            <w:left w:val="none" w:sz="0" w:space="0" w:color="auto"/>
            <w:bottom w:val="none" w:sz="0" w:space="0" w:color="auto"/>
            <w:right w:val="none" w:sz="0" w:space="0" w:color="auto"/>
          </w:divBdr>
        </w:div>
      </w:divsChild>
    </w:div>
    <w:div w:id="1610695886">
      <w:bodyDiv w:val="1"/>
      <w:marLeft w:val="0"/>
      <w:marRight w:val="0"/>
      <w:marTop w:val="0"/>
      <w:marBottom w:val="0"/>
      <w:divBdr>
        <w:top w:val="none" w:sz="0" w:space="0" w:color="auto"/>
        <w:left w:val="none" w:sz="0" w:space="0" w:color="auto"/>
        <w:bottom w:val="none" w:sz="0" w:space="0" w:color="auto"/>
        <w:right w:val="none" w:sz="0" w:space="0" w:color="auto"/>
      </w:divBdr>
    </w:div>
    <w:div w:id="1618171417">
      <w:bodyDiv w:val="1"/>
      <w:marLeft w:val="0"/>
      <w:marRight w:val="0"/>
      <w:marTop w:val="0"/>
      <w:marBottom w:val="0"/>
      <w:divBdr>
        <w:top w:val="none" w:sz="0" w:space="0" w:color="auto"/>
        <w:left w:val="none" w:sz="0" w:space="0" w:color="auto"/>
        <w:bottom w:val="none" w:sz="0" w:space="0" w:color="auto"/>
        <w:right w:val="none" w:sz="0" w:space="0" w:color="auto"/>
      </w:divBdr>
    </w:div>
    <w:div w:id="1647903446">
      <w:bodyDiv w:val="1"/>
      <w:marLeft w:val="0"/>
      <w:marRight w:val="0"/>
      <w:marTop w:val="0"/>
      <w:marBottom w:val="0"/>
      <w:divBdr>
        <w:top w:val="none" w:sz="0" w:space="0" w:color="auto"/>
        <w:left w:val="none" w:sz="0" w:space="0" w:color="auto"/>
        <w:bottom w:val="none" w:sz="0" w:space="0" w:color="auto"/>
        <w:right w:val="none" w:sz="0" w:space="0" w:color="auto"/>
      </w:divBdr>
      <w:divsChild>
        <w:div w:id="2050492095">
          <w:marLeft w:val="562"/>
          <w:marRight w:val="0"/>
          <w:marTop w:val="312"/>
          <w:marBottom w:val="0"/>
          <w:divBdr>
            <w:top w:val="none" w:sz="0" w:space="0" w:color="auto"/>
            <w:left w:val="none" w:sz="0" w:space="0" w:color="auto"/>
            <w:bottom w:val="none" w:sz="0" w:space="0" w:color="auto"/>
            <w:right w:val="none" w:sz="0" w:space="0" w:color="auto"/>
          </w:divBdr>
        </w:div>
      </w:divsChild>
    </w:div>
    <w:div w:id="1651137021">
      <w:bodyDiv w:val="1"/>
      <w:marLeft w:val="0"/>
      <w:marRight w:val="0"/>
      <w:marTop w:val="0"/>
      <w:marBottom w:val="0"/>
      <w:divBdr>
        <w:top w:val="none" w:sz="0" w:space="0" w:color="auto"/>
        <w:left w:val="none" w:sz="0" w:space="0" w:color="auto"/>
        <w:bottom w:val="none" w:sz="0" w:space="0" w:color="auto"/>
        <w:right w:val="none" w:sz="0" w:space="0" w:color="auto"/>
      </w:divBdr>
    </w:div>
    <w:div w:id="1691833076">
      <w:bodyDiv w:val="1"/>
      <w:marLeft w:val="0"/>
      <w:marRight w:val="0"/>
      <w:marTop w:val="0"/>
      <w:marBottom w:val="0"/>
      <w:divBdr>
        <w:top w:val="none" w:sz="0" w:space="0" w:color="auto"/>
        <w:left w:val="none" w:sz="0" w:space="0" w:color="auto"/>
        <w:bottom w:val="none" w:sz="0" w:space="0" w:color="auto"/>
        <w:right w:val="none" w:sz="0" w:space="0" w:color="auto"/>
      </w:divBdr>
    </w:div>
    <w:div w:id="1769307916">
      <w:bodyDiv w:val="1"/>
      <w:marLeft w:val="0"/>
      <w:marRight w:val="0"/>
      <w:marTop w:val="0"/>
      <w:marBottom w:val="0"/>
      <w:divBdr>
        <w:top w:val="none" w:sz="0" w:space="0" w:color="auto"/>
        <w:left w:val="none" w:sz="0" w:space="0" w:color="auto"/>
        <w:bottom w:val="none" w:sz="0" w:space="0" w:color="auto"/>
        <w:right w:val="none" w:sz="0" w:space="0" w:color="auto"/>
      </w:divBdr>
    </w:div>
    <w:div w:id="2052413105">
      <w:bodyDiv w:val="1"/>
      <w:marLeft w:val="0"/>
      <w:marRight w:val="0"/>
      <w:marTop w:val="0"/>
      <w:marBottom w:val="0"/>
      <w:divBdr>
        <w:top w:val="none" w:sz="0" w:space="0" w:color="auto"/>
        <w:left w:val="none" w:sz="0" w:space="0" w:color="auto"/>
        <w:bottom w:val="none" w:sz="0" w:space="0" w:color="auto"/>
        <w:right w:val="none" w:sz="0" w:space="0" w:color="auto"/>
      </w:divBdr>
    </w:div>
    <w:div w:id="2060277266">
      <w:bodyDiv w:val="1"/>
      <w:marLeft w:val="0"/>
      <w:marRight w:val="0"/>
      <w:marTop w:val="0"/>
      <w:marBottom w:val="0"/>
      <w:divBdr>
        <w:top w:val="none" w:sz="0" w:space="0" w:color="auto"/>
        <w:left w:val="none" w:sz="0" w:space="0" w:color="auto"/>
        <w:bottom w:val="none" w:sz="0" w:space="0" w:color="auto"/>
        <w:right w:val="none" w:sz="0" w:space="0" w:color="auto"/>
      </w:divBdr>
    </w:div>
    <w:div w:id="2071340585">
      <w:bodyDiv w:val="1"/>
      <w:marLeft w:val="0"/>
      <w:marRight w:val="0"/>
      <w:marTop w:val="0"/>
      <w:marBottom w:val="0"/>
      <w:divBdr>
        <w:top w:val="none" w:sz="0" w:space="0" w:color="auto"/>
        <w:left w:val="none" w:sz="0" w:space="0" w:color="auto"/>
        <w:bottom w:val="none" w:sz="0" w:space="0" w:color="auto"/>
        <w:right w:val="none" w:sz="0" w:space="0" w:color="auto"/>
      </w:divBdr>
    </w:div>
    <w:div w:id="212823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gi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CDDF3-77F9-47A9-A724-612F74BA1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1</Pages>
  <Words>64214</Words>
  <Characters>366021</Characters>
  <Application>Microsoft Office Word</Application>
  <DocSecurity>0</DocSecurity>
  <Lines>3050</Lines>
  <Paragraphs>858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Win10NeT.COM</Company>
  <LinksUpToDate>false</LinksUpToDate>
  <CharactersWithSpaces>429377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User</cp:lastModifiedBy>
  <cp:revision>39</cp:revision>
  <cp:lastPrinted>2020-12-22T17:18:00Z</cp:lastPrinted>
  <dcterms:created xsi:type="dcterms:W3CDTF">2020-12-26T21:29:00Z</dcterms:created>
  <dcterms:modified xsi:type="dcterms:W3CDTF">2020-12-31T16:39:00Z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